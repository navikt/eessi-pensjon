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Pr="0068789D" w:rsidR="002D5E96" w:rsidP="001C3C95" w:rsidRDefault="008B02AA" w14:paraId="3F4872FC" w14:textId="0E160FFF">
      <w:pPr>
        <w:jc w:val="both"/>
      </w:pPr>
      <w:r>
        <w:t xml:space="preserve"> </w:t>
      </w:r>
    </w:p>
    <w:sdt>
      <w:sdtPr>
        <w:id w:val="-1882402098"/>
        <w:docPartObj>
          <w:docPartGallery w:val="Cover Pages"/>
          <w:docPartUnique/>
        </w:docPartObj>
      </w:sdtPr>
      <w:sdtContent>
        <w:p w:rsidR="006A3F26" w:rsidRDefault="00442023" w14:paraId="58978E9B" w14:textId="658CA7AE">
          <w:r>
            <w:rPr>
              <w:noProof/>
              <w:lang w:eastAsia="nb-NO"/>
            </w:rPr>
            <mc:AlternateContent>
              <mc:Choice Requires="wpg">
                <w:drawing>
                  <wp:anchor distT="0" distB="0" distL="114300" distR="114300" simplePos="0" relativeHeight="251658241" behindDoc="0" locked="0" layoutInCell="1" allowOverlap="1" wp14:anchorId="14A34AF8" wp14:editId="238DF3CA">
                    <wp:simplePos x="0" y="0"/>
                    <wp:positionH relativeFrom="page">
                      <wp:align>right</wp:align>
                    </wp:positionH>
                    <wp:positionV relativeFrom="page">
                      <wp:align>top</wp:align>
                    </wp:positionV>
                    <wp:extent cx="3096260" cy="10058400"/>
                    <wp:effectExtent l="0" t="0" r="8890" b="0"/>
                    <wp:wrapNone/>
                    <wp:docPr id="453" name="Gruppe 453"/>
                    <wp:cNvGraphicFramePr/>
                    <a:graphic xmlns:a="http://schemas.openxmlformats.org/drawingml/2006/main">
                      <a:graphicData uri="http://schemas.microsoft.com/office/word/2010/wordprocessingGroup">
                        <wpg:wgp>
                          <wpg:cNvGrpSpPr/>
                          <wpg:grpSpPr>
                            <a:xfrm>
                              <a:off x="0" y="0"/>
                              <a:ext cx="3096491" cy="10058400"/>
                              <a:chOff x="0" y="0"/>
                              <a:chExt cx="3096491" cy="10058400"/>
                            </a:xfrm>
                            <a:solidFill>
                              <a:srgbClr val="C00000"/>
                            </a:solidFill>
                          </wpg:grpSpPr>
                          <wps:wsp>
                            <wps:cNvPr id="459" name="Rektangel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ktangel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ktangel 461"/>
                            <wps:cNvSpPr>
                              <a:spLocks noChangeArrowheads="1"/>
                            </wps:cNvSpPr>
                            <wps:spPr bwMode="auto">
                              <a:xfrm>
                                <a:off x="13432" y="0"/>
                                <a:ext cx="2981939" cy="2505919"/>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0418BB" w:rsidRDefault="00000000" w14:paraId="4D654D4E" w14:textId="6B1B662C">
                                  <w:pPr>
                                    <w:pStyle w:val="Ingenmellomrom"/>
                                    <w:rPr>
                                      <w:color w:val="FFFFFF" w:themeColor="background1"/>
                                      <w:sz w:val="96"/>
                                      <w:szCs w:val="96"/>
                                    </w:rPr>
                                  </w:pPr>
                                  <w:sdt>
                                    <w:sdtPr>
                                      <w:rPr>
                                        <w:color w:val="FFFFFF" w:themeColor="background1"/>
                                        <w:sz w:val="96"/>
                                        <w:szCs w:val="96"/>
                                      </w:rPr>
                                      <w:alias w:val="År"/>
                                      <w:id w:val="-840698264"/>
                                      <w:dataBinding w:prefixMappings="xmlns:ns0='http://schemas.microsoft.com/office/2006/coverPageProps'" w:xpath="/ns0:CoverPageProperties[1]/ns0:PublishDate[1]" w:storeItemID="{55AF091B-3C7A-41E3-B477-F2FDAA23CFDA}"/>
                                      <w:date w:fullDate="2021-05-05T00:00:00Z">
                                        <w:dateFormat w:val="yyyy"/>
                                        <w:lid w:val="nb-NO"/>
                                        <w:storeMappedDataAs w:val="dateTime"/>
                                        <w:calendar w:val="gregorian"/>
                                      </w:date>
                                    </w:sdtPr>
                                    <w:sdtContent>
                                      <w:del w:author="Støylen, Mari" w:date="2021-04-13T12:18:00Z" w:id="0">
                                        <w:r w:rsidDel="00095C5C" w:rsidR="000418BB">
                                          <w:rPr>
                                            <w:color w:val="FFFFFF" w:themeColor="background1"/>
                                            <w:sz w:val="96"/>
                                            <w:szCs w:val="96"/>
                                            <w:lang w:val="nb-NO"/>
                                          </w:rPr>
                                          <w:delText>2019</w:delText>
                                        </w:r>
                                      </w:del>
                                      <w:ins w:author="Støylen, Mari" w:date="2021-04-13T12:18:00Z" w:id="1">
                                        <w:r w:rsidR="00095C5C">
                                          <w:rPr>
                                            <w:color w:val="FFFFFF" w:themeColor="background1"/>
                                            <w:sz w:val="96"/>
                                            <w:szCs w:val="96"/>
                                            <w:lang w:val="nb-NO"/>
                                          </w:rPr>
                                          <w:t>2021</w:t>
                                        </w:r>
                                      </w:ins>
                                    </w:sdtContent>
                                  </w:sdt>
                                  <w:r w:rsidR="000418BB">
                                    <w:rPr>
                                      <w:color w:val="FFFFFF" w:themeColor="background1"/>
                                      <w:sz w:val="96"/>
                                      <w:szCs w:val="96"/>
                                    </w:rPr>
                                    <w:t xml:space="preserve"> </w:t>
                                  </w:r>
                                </w:p>
                              </w:txbxContent>
                            </wps:txbx>
                            <wps:bodyPr rot="0" vert="horz" wrap="square" lIns="365760" tIns="182880" rIns="182880" bIns="182880" anchor="b" anchorCtr="0" upright="1">
                              <a:noAutofit/>
                            </wps:bodyPr>
                          </wps:wsp>
                          <wps:wsp>
                            <wps:cNvPr id="462" name="Rektangel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Firma"/>
                                    <w:id w:val="1686556415"/>
                                    <w:dataBinding w:prefixMappings="xmlns:ns0='http://schemas.openxmlformats.org/officeDocument/2006/extended-properties'" w:xpath="/ns0:Properties[1]/ns0:Company[1]" w:storeItemID="{6668398D-A668-4E3E-A5EB-62B293D839F1}"/>
                                    <w:text/>
                                  </w:sdtPr>
                                  <w:sdtContent>
                                    <w:p w:rsidR="000418BB" w:rsidRDefault="000418BB" w14:paraId="7A18B9B8" w14:textId="77777777">
                                      <w:pPr>
                                        <w:pStyle w:val="Ingenmellomrom"/>
                                        <w:spacing w:line="360" w:lineRule="auto"/>
                                        <w:rPr>
                                          <w:color w:val="FFFFFF" w:themeColor="background1"/>
                                        </w:rPr>
                                      </w:pPr>
                                      <w:r>
                                        <w:rPr>
                                          <w:color w:val="FFFFFF" w:themeColor="background1"/>
                                        </w:rPr>
                                        <w:t>NAV</w:t>
                                      </w:r>
                                    </w:p>
                                  </w:sdtContent>
                                </w:sdt>
                                <w:sdt>
                                  <w:sdtPr>
                                    <w:rPr>
                                      <w:color w:val="FFFFFF" w:themeColor="background1"/>
                                    </w:rPr>
                                    <w:alias w:val="Dato"/>
                                    <w:id w:val="2037307677"/>
                                    <w:dataBinding w:prefixMappings="xmlns:ns0='http://schemas.microsoft.com/office/2006/coverPageProps'" w:xpath="/ns0:CoverPageProperties[1]/ns0:PublishDate[1]" w:storeItemID="{55AF091B-3C7A-41E3-B477-F2FDAA23CFDA}"/>
                                    <w:date w:fullDate="2021-05-05T00:00:00Z">
                                      <w:dateFormat w:val="dd.MM.yyyy"/>
                                      <w:lid w:val="nb-NO"/>
                                      <w:storeMappedDataAs w:val="dateTime"/>
                                      <w:calendar w:val="gregorian"/>
                                    </w:date>
                                  </w:sdtPr>
                                  <w:sdtContent>
                                    <w:p w:rsidR="000418BB" w:rsidRDefault="00095C5C" w14:paraId="2199CBCB" w14:textId="75C3E731">
                                      <w:pPr>
                                        <w:pStyle w:val="Ingenmellomrom"/>
                                        <w:spacing w:line="360" w:lineRule="auto"/>
                                        <w:rPr>
                                          <w:color w:val="FFFFFF" w:themeColor="background1"/>
                                        </w:rPr>
                                      </w:pPr>
                                      <w:del w:author="Støylen, Mari" w:date="2021-04-13T12:18:00Z" w:id="2">
                                        <w:r w:rsidDel="00095C5C">
                                          <w:rPr>
                                            <w:color w:val="FFFFFF" w:themeColor="background1"/>
                                            <w:lang w:val="nb-NO"/>
                                          </w:rPr>
                                          <w:delText>04.09.2019</w:delText>
                                        </w:r>
                                      </w:del>
                                      <w:ins w:author="Støylen, Mari" w:date="2021-05-03T08:00:00Z" w:id="3">
                                        <w:r w:rsidR="00020EC7">
                                          <w:rPr>
                                            <w:color w:val="FFFFFF" w:themeColor="background1"/>
                                            <w:lang w:val="nb-NO"/>
                                          </w:rPr>
                                          <w:t>0</w:t>
                                        </w:r>
                                      </w:ins>
                                      <w:ins w:author="Støylen, Mari" w:date="2021-05-06T10:30:00Z" w:id="4">
                                        <w:r w:rsidR="00C60C71">
                                          <w:rPr>
                                            <w:color w:val="FFFFFF" w:themeColor="background1"/>
                                            <w:lang w:val="nb-NO"/>
                                          </w:rPr>
                                          <w:t>5</w:t>
                                        </w:r>
                                      </w:ins>
                                      <w:ins w:author="Støylen, Mari" w:date="2021-04-13T12:18:00Z" w:id="5">
                                        <w:r>
                                          <w:rPr>
                                            <w:color w:val="FFFFFF" w:themeColor="background1"/>
                                            <w:lang w:val="nb-NO"/>
                                          </w:rPr>
                                          <w:t>.0</w:t>
                                        </w:r>
                                      </w:ins>
                                      <w:ins w:author="Støylen, Mari" w:date="2021-05-03T08:00:00Z" w:id="6">
                                        <w:r w:rsidR="00AA1354">
                                          <w:rPr>
                                            <w:color w:val="FFFFFF" w:themeColor="background1"/>
                                            <w:lang w:val="nb-NO"/>
                                          </w:rPr>
                                          <w:t>5</w:t>
                                        </w:r>
                                      </w:ins>
                                      <w:ins w:author="Støylen, Mari" w:date="2021-04-13T12:18:00Z" w:id="7">
                                        <w:r>
                                          <w:rPr>
                                            <w:color w:val="FFFFFF" w:themeColor="background1"/>
                                            <w:lang w:val="nb-NO"/>
                                          </w:rPr>
                                          <w:t>.2021</w:t>
                                        </w:r>
                                      </w:ins>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w14:anchorId="24108A9E">
                  <v:group id="Gruppe 453" style="position:absolute;margin-left:192.6pt;margin-top:0;width:243.8pt;height:11in;z-index:251658241;mso-height-percent:1000;mso-position-horizontal:right;mso-position-horizontal-relative:page;mso-position-vertical:top;mso-position-vertical-relative:page;mso-height-percent:1000" coordsize="30964,100584" o:spid="_x0000_s1026" w14:anchorId="14A34A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">
                    <v:rect id="Rektangel 459" style="position:absolute;width:1385;height:100584;visibility:visible;mso-wrap-style:square;v-text-anchor:middle" alt="Light vertical" o:spid="_x0000_s1027" filled="f" stroked="f" strokecolor="whit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v:shadow color="#d8d8d8" offset="3pt,3pt"/>
                    </v:rect>
                    <v:rect id="Rektangel 460" style="position:absolute;left:1246;width:29718;height:100584;visibility:visible;mso-wrap-style:square;v-text-anchor:top" o:spid="_x0000_s1028" filled="f" stroked="f" strokecolor="#d8d8d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v:rect id="Rektangel 461" style="position:absolute;left:134;width:29819;height:25059;visibility:visible;mso-wrap-style:square;v-text-anchor:bottom" o:spid="_x0000_s1029" filled="f" stroked="f" strokecolor="whit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">
                      <v:shadow color="#d8d8d8" offset="3pt,3pt"/>
                      <v:textbox inset="28.8pt,14.4pt,14.4pt,14.4pt">
                        <w:txbxContent>
                          <w:p w:rsidR="000418BB" w:rsidRDefault="00000000" w14:paraId="03B14ADA" w14:textId="6B1B662C">
                            <w:pPr>
                              <w:pStyle w:val="Ingenmellomrom"/>
                              <w:rPr>
                                <w:color w:val="FFFFFF" w:themeColor="background1"/>
                                <w:sz w:val="96"/>
                                <w:szCs w:val="96"/>
                              </w:rPr>
                            </w:pPr>
                            <w:sdt>
                              <w:sdtPr>
                                <w:id w:val="1678268784"/>
                                <w:rPr>
                                  <w:color w:val="FFFFFF" w:themeColor="background1"/>
                                  <w:sz w:val="96"/>
                                  <w:szCs w:val="96"/>
                                </w:rPr>
                                <w:alias w:val="År"/>
                                <w:id w:val="-840698264"/>
                                <w:dataBinding w:prefixMappings="xmlns:ns0='http://schemas.microsoft.com/office/2006/coverPageProps'" w:xpath="/ns0:CoverPageProperties[1]/ns0:PublishDate[1]" w:storeItemID="{55AF091B-3C7A-41E3-B477-F2FDAA23CFDA}"/>
                                <w:date w:fullDate="2021-05-05T00:00:00Z">
                                  <w:dateFormat w:val="yyyy"/>
                                  <w:lid w:val="nb-NO"/>
                                  <w:storeMappedDataAs w:val="dateTime"/>
                                  <w:calendar w:val="gregorian"/>
                                </w:date>
                              </w:sdtPr>
                              <w:sdtContent>
                                <w:del w:author="Støylen, Mari" w:date="2021-04-13T12:18:00Z" w:id="8">
                                  <w:r w:rsidDel="00095C5C" w:rsidR="000418BB">
                                    <w:rPr>
                                      <w:color w:val="FFFFFF" w:themeColor="background1"/>
                                      <w:sz w:val="96"/>
                                      <w:szCs w:val="96"/>
                                      <w:lang w:val="nb-NO"/>
                                    </w:rPr>
                                    <w:delText>2019</w:delText>
                                  </w:r>
                                </w:del>
                                <w:ins w:author="Støylen, Mari" w:date="2021-04-13T12:18:00Z" w:id="9">
                                  <w:r w:rsidR="00095C5C">
                                    <w:rPr>
                                      <w:color w:val="FFFFFF" w:themeColor="background1"/>
                                      <w:sz w:val="96"/>
                                      <w:szCs w:val="96"/>
                                      <w:lang w:val="nb-NO"/>
                                    </w:rPr>
                                    <w:t>2021</w:t>
                                  </w:r>
                                </w:ins>
                              </w:sdtContent>
                            </w:sdt>
                            <w:r w:rsidR="000418BB">
                              <w:rPr>
                                <w:color w:val="FFFFFF" w:themeColor="background1"/>
                                <w:sz w:val="96"/>
                                <w:szCs w:val="96"/>
                              </w:rPr>
                              <w:t xml:space="preserve"> </w:t>
                            </w:r>
                          </w:p>
                        </w:txbxContent>
                      </v:textbox>
                    </v:rect>
                    <v:rect id="Rektangel 9" style="position:absolute;top:67610;width:30895;height:28333;visibility:visible;mso-wrap-style:square;v-text-anchor:bottom" o:spid="_x0000_s1030" filled="f" stroked="f" strokecolor="whit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v:shadow color="#d8d8d8" offset="3pt,3pt"/>
                      <v:textbox inset="28.8pt,14.4pt,14.4pt,14.4pt">
                        <w:txbxContent>
                          <w:sdt>
                            <w:sdtPr>
                              <w:id w:val="319929285"/>
                              <w:rPr>
                                <w:color w:val="FFFFFF" w:themeColor="background1"/>
                              </w:rPr>
                              <w:alias w:val="Firma"/>
                              <w:id w:val="1686556415"/>
                              <w:dataBinding w:prefixMappings="xmlns:ns0='http://schemas.openxmlformats.org/officeDocument/2006/extended-properties'" w:xpath="/ns0:Properties[1]/ns0:Company[1]" w:storeItemID="{6668398D-A668-4E3E-A5EB-62B293D839F1}"/>
                              <w:text/>
                            </w:sdtPr>
                            <w:sdtContent>
                              <w:p w:rsidR="000418BB" w:rsidRDefault="000418BB" w14:paraId="097E8649" w14:textId="77777777">
                                <w:pPr>
                                  <w:pStyle w:val="Ingenmellomrom"/>
                                  <w:spacing w:line="360" w:lineRule="auto"/>
                                  <w:rPr>
                                    <w:color w:val="FFFFFF" w:themeColor="background1"/>
                                  </w:rPr>
                                </w:pPr>
                                <w:r>
                                  <w:rPr>
                                    <w:color w:val="FFFFFF" w:themeColor="background1"/>
                                  </w:rPr>
                                  <w:t>NAV</w:t>
                                </w:r>
                              </w:p>
                            </w:sdtContent>
                          </w:sdt>
                          <w:sdt>
                            <w:sdtPr>
                              <w:id w:val="1124249079"/>
                              <w:rPr>
                                <w:color w:val="FFFFFF" w:themeColor="background1"/>
                              </w:rPr>
                              <w:alias w:val="Dato"/>
                              <w:id w:val="2037307677"/>
                              <w:dataBinding w:prefixMappings="xmlns:ns0='http://schemas.microsoft.com/office/2006/coverPageProps'" w:xpath="/ns0:CoverPageProperties[1]/ns0:PublishDate[1]" w:storeItemID="{55AF091B-3C7A-41E3-B477-F2FDAA23CFDA}"/>
                              <w:date w:fullDate="2021-05-05T00:00:00Z">
                                <w:dateFormat w:val="dd.MM.yyyy"/>
                                <w:lid w:val="nb-NO"/>
                                <w:storeMappedDataAs w:val="dateTime"/>
                                <w:calendar w:val="gregorian"/>
                              </w:date>
                            </w:sdtPr>
                            <w:sdtContent>
                              <w:p w:rsidR="000418BB" w:rsidRDefault="00095C5C" w14:paraId="6E61ECAE" w14:textId="75C3E731">
                                <w:pPr>
                                  <w:pStyle w:val="Ingenmellomrom"/>
                                  <w:spacing w:line="360" w:lineRule="auto"/>
                                  <w:rPr>
                                    <w:color w:val="FFFFFF" w:themeColor="background1"/>
                                  </w:rPr>
                                </w:pPr>
                                <w:del w:author="Støylen, Mari" w:date="2021-04-13T12:18:00Z" w:id="10">
                                  <w:r w:rsidDel="00095C5C">
                                    <w:rPr>
                                      <w:color w:val="FFFFFF" w:themeColor="background1"/>
                                      <w:lang w:val="nb-NO"/>
                                    </w:rPr>
                                    <w:delText>04.09.2019</w:delText>
                                  </w:r>
                                </w:del>
                                <w:ins w:author="Støylen, Mari" w:date="2021-05-03T08:00:00Z" w:id="11">
                                  <w:r w:rsidR="00020EC7">
                                    <w:rPr>
                                      <w:color w:val="FFFFFF" w:themeColor="background1"/>
                                      <w:lang w:val="nb-NO"/>
                                    </w:rPr>
                                    <w:t>0</w:t>
                                  </w:r>
                                </w:ins>
                                <w:ins w:author="Støylen, Mari" w:date="2021-05-06T10:30:00Z" w:id="12">
                                  <w:r w:rsidR="00C60C71">
                                    <w:rPr>
                                      <w:color w:val="FFFFFF" w:themeColor="background1"/>
                                      <w:lang w:val="nb-NO"/>
                                    </w:rPr>
                                    <w:t>5</w:t>
                                  </w:r>
                                </w:ins>
                                <w:ins w:author="Støylen, Mari" w:date="2021-04-13T12:18:00Z" w:id="13">
                                  <w:r>
                                    <w:rPr>
                                      <w:color w:val="FFFFFF" w:themeColor="background1"/>
                                      <w:lang w:val="nb-NO"/>
                                    </w:rPr>
                                    <w:t>.0</w:t>
                                  </w:r>
                                </w:ins>
                                <w:ins w:author="Støylen, Mari" w:date="2021-05-03T08:00:00Z" w:id="14">
                                  <w:r w:rsidR="00AA1354">
                                    <w:rPr>
                                      <w:color w:val="FFFFFF" w:themeColor="background1"/>
                                      <w:lang w:val="nb-NO"/>
                                    </w:rPr>
                                    <w:t>5</w:t>
                                  </w:r>
                                </w:ins>
                                <w:ins w:author="Støylen, Mari" w:date="2021-04-13T12:18:00Z" w:id="15">
                                  <w:r>
                                    <w:rPr>
                                      <w:color w:val="FFFFFF" w:themeColor="background1"/>
                                      <w:lang w:val="nb-NO"/>
                                    </w:rPr>
                                    <w:t>.2021</w:t>
                                  </w:r>
                                </w:ins>
                              </w:p>
                            </w:sdtContent>
                          </w:sdt>
                        </w:txbxContent>
                      </v:textbox>
                    </v:rect>
                    <w10:wrap anchorx="page" anchory="page"/>
                  </v:group>
                </w:pict>
              </mc:Fallback>
            </mc:AlternateContent>
          </w:r>
          <w:r w:rsidR="006A3F26">
            <w:rPr>
              <w:noProof/>
              <w:lang w:eastAsia="nb-NO"/>
            </w:rPr>
            <mc:AlternateContent>
              <mc:Choice Requires="wps">
                <w:drawing>
                  <wp:anchor distT="0" distB="0" distL="114300" distR="114300" simplePos="0" relativeHeight="251658243" behindDoc="0" locked="0" layoutInCell="0" allowOverlap="1" wp14:anchorId="5CAB4147" wp14:editId="30F41B3C">
                    <wp:simplePos x="0" y="0"/>
                    <wp:positionH relativeFrom="page">
                      <wp:align>left</wp:align>
                    </wp:positionH>
                    <wp:positionV relativeFrom="page">
                      <wp:posOffset>2671638</wp:posOffset>
                    </wp:positionV>
                    <wp:extent cx="6970395" cy="640080"/>
                    <wp:effectExtent l="0" t="0" r="15875" b="11430"/>
                    <wp:wrapNone/>
                    <wp:docPr id="5" name="Rektange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rgbClr val="FFC0C0"/>
                            </a:solidFill>
                            <a:ln w="19050">
                              <a:solidFill>
                                <a:srgbClr val="C00000"/>
                              </a:solidFill>
                              <a:miter lim="800000"/>
                              <a:headEnd/>
                              <a:tailEnd/>
                            </a:ln>
                          </wps:spPr>
                          <wps:txbx>
                            <w:txbxContent>
                              <w:sdt>
                                <w:sdtPr>
                                  <w:rPr>
                                    <w:sz w:val="72"/>
                                    <w:szCs w:val="72"/>
                                    <w:lang w:val="nb-NO"/>
                                  </w:rPr>
                                  <w:alias w:val="Tittel"/>
                                  <w:id w:val="-1938975179"/>
                                  <w:dataBinding w:prefixMappings="xmlns:ns0='http://schemas.openxmlformats.org/package/2006/metadata/core-properties' xmlns:ns1='http://purl.org/dc/elements/1.1/'" w:xpath="/ns0:coreProperties[1]/ns1:title[1]" w:storeItemID="{6C3C8BC8-F283-45AE-878A-BAB7291924A1}"/>
                                  <w:text/>
                                </w:sdtPr>
                                <w:sdtContent>
                                  <w:p w:rsidRPr="006A3F26" w:rsidR="000418BB" w:rsidP="006A3F26" w:rsidRDefault="000418BB" w14:paraId="46FB08B3" w14:textId="660E2436">
                                    <w:pPr>
                                      <w:pStyle w:val="Ingenmellomrom"/>
                                      <w:jc w:val="right"/>
                                      <w:rPr>
                                        <w:sz w:val="72"/>
                                        <w:szCs w:val="72"/>
                                      </w:rPr>
                                    </w:pPr>
                                    <w:r w:rsidRPr="00B43EA5">
                                      <w:rPr>
                                        <w:sz w:val="72"/>
                                        <w:szCs w:val="72"/>
                                        <w:lang w:val="nb-NO"/>
                                      </w:rPr>
                                      <w:t>Vurdering av personvernkonsekvenser (PVK)</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w14:anchorId="60C71AD7">
                  <v:rect id="Rektangel 16" style="position:absolute;margin-left:0;margin-top:210.35pt;width:548.85pt;height:50.4pt;z-index:251658243;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spid="_x0000_s1031" o:allowincell="f" fillcolor="#ffc0c0" strokecolor="#c00000" strokeweight="1.5pt" w14:anchorId="5CAB4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">
                    <v:textbox style="mso-fit-shape-to-text:t" inset="14.4pt,,14.4pt">
                      <w:txbxContent>
                        <w:sdt>
                          <w:sdtPr>
                            <w:id w:val="186442141"/>
                            <w:rPr>
                              <w:sz w:val="72"/>
                              <w:szCs w:val="72"/>
                              <w:lang w:val="nb-NO"/>
                            </w:rPr>
                            <w:alias w:val="Tittel"/>
                            <w:id w:val="-1938975179"/>
                            <w:dataBinding w:prefixMappings="xmlns:ns0='http://schemas.openxmlformats.org/package/2006/metadata/core-properties' xmlns:ns1='http://purl.org/dc/elements/1.1/'" w:xpath="/ns0:coreProperties[1]/ns1:title[1]" w:storeItemID="{6C3C8BC8-F283-45AE-878A-BAB7291924A1}"/>
                            <w:text/>
                          </w:sdtPr>
                          <w:sdtContent>
                            <w:p w:rsidRPr="006A3F26" w:rsidR="000418BB" w:rsidP="006A3F26" w:rsidRDefault="000418BB" w14:paraId="52BCE385" w14:textId="660E2436">
                              <w:pPr>
                                <w:pStyle w:val="Ingenmellomrom"/>
                                <w:jc w:val="right"/>
                                <w:rPr>
                                  <w:sz w:val="72"/>
                                  <w:szCs w:val="72"/>
                                </w:rPr>
                              </w:pPr>
                              <w:r w:rsidRPr="00B43EA5">
                                <w:rPr>
                                  <w:sz w:val="72"/>
                                  <w:szCs w:val="72"/>
                                  <w:lang w:val="nb-NO"/>
                                </w:rPr>
                                <w:t>Vurdering av personvernkonsekvenser (PVK)</w:t>
                              </w:r>
                            </w:p>
                          </w:sdtContent>
                        </w:sdt>
                      </w:txbxContent>
                    </v:textbox>
                    <w10:wrap anchorx="page" anchory="page"/>
                  </v:rect>
                </w:pict>
              </mc:Fallback>
            </mc:AlternateContent>
          </w:r>
          <w:r w:rsidR="006A3F26">
            <w:rPr>
              <w:noProof/>
              <w:lang w:eastAsia="nb-NO"/>
            </w:rPr>
            <mc:AlternateContent>
              <mc:Choice Requires="wps">
                <w:drawing>
                  <wp:anchor distT="0" distB="0" distL="114300" distR="114300" simplePos="0" relativeHeight="251658242" behindDoc="0" locked="0" layoutInCell="0" allowOverlap="1" wp14:anchorId="1FC5897E" wp14:editId="78385F31">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15875" b="11430"/>
                    <wp:wrapNone/>
                    <wp:docPr id="463" name="Rektange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rgbClr val="FFC0C0"/>
                            </a:solidFill>
                            <a:ln w="19050">
                              <a:solidFill>
                                <a:srgbClr val="C00000"/>
                              </a:solidFill>
                              <a:miter lim="800000"/>
                              <a:headEnd/>
                              <a:tailEnd/>
                            </a:ln>
                          </wps:spPr>
                          <wps:txbx>
                            <w:txbxContent>
                              <w:sdt>
                                <w:sdtPr>
                                  <w:rPr>
                                    <w:sz w:val="72"/>
                                    <w:szCs w:val="72"/>
                                  </w:rPr>
                                  <w:alias w:val="Tittel"/>
                                  <w:id w:val="-528875617"/>
                                  <w:dataBinding w:prefixMappings="xmlns:ns0='http://schemas.openxmlformats.org/package/2006/metadata/core-properties' xmlns:ns1='http://purl.org/dc/elements/1.1/'" w:xpath="/ns0:coreProperties[1]/ns1:title[1]" w:storeItemID="{6C3C8BC8-F283-45AE-878A-BAB7291924A1}"/>
                                  <w:text/>
                                </w:sdtPr>
                                <w:sdtContent>
                                  <w:p w:rsidRPr="006A3F26" w:rsidR="000418BB" w:rsidRDefault="000418BB" w14:paraId="6493D525" w14:textId="7E4D4738">
                                    <w:pPr>
                                      <w:pStyle w:val="Ingenmellomrom"/>
                                      <w:jc w:val="right"/>
                                      <w:rPr>
                                        <w:sz w:val="72"/>
                                        <w:szCs w:val="72"/>
                                      </w:rPr>
                                    </w:pPr>
                                    <w:r>
                                      <w:rPr>
                                        <w:sz w:val="72"/>
                                        <w:szCs w:val="72"/>
                                      </w:rPr>
                                      <w:t>Vurdering av personvernkonsekvenser (PVK)</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w14:anchorId="44056845">
                  <v:rect id="_x0000_s1032" style="position:absolute;margin-left:0;margin-top:0;width:548.85pt;height:50.4pt;z-index:25165824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allowincell="f" fillcolor="#ffc0c0" strokecolor="#c00000" strokeweight="1.5pt" w14:anchorId="1FC589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">
                    <v:textbox style="mso-fit-shape-to-text:t" inset="14.4pt,,14.4pt">
                      <w:txbxContent>
                        <w:sdt>
                          <w:sdtPr>
                            <w:id w:val="1744573796"/>
                            <w:rPr>
                              <w:sz w:val="72"/>
                              <w:szCs w:val="72"/>
                            </w:rPr>
                            <w:alias w:val="Tittel"/>
                            <w:id w:val="-528875617"/>
                            <w:dataBinding w:prefixMappings="xmlns:ns0='http://schemas.openxmlformats.org/package/2006/metadata/core-properties' xmlns:ns1='http://purl.org/dc/elements/1.1/'" w:xpath="/ns0:coreProperties[1]/ns1:title[1]" w:storeItemID="{6C3C8BC8-F283-45AE-878A-BAB7291924A1}"/>
                            <w:text/>
                          </w:sdtPr>
                          <w:sdtContent>
                            <w:p w:rsidRPr="006A3F26" w:rsidR="000418BB" w:rsidRDefault="000418BB" w14:paraId="7F29D33D" w14:textId="7E4D4738">
                              <w:pPr>
                                <w:pStyle w:val="Ingenmellomrom"/>
                                <w:jc w:val="right"/>
                                <w:rPr>
                                  <w:sz w:val="72"/>
                                  <w:szCs w:val="72"/>
                                </w:rPr>
                              </w:pPr>
                              <w:r>
                                <w:rPr>
                                  <w:sz w:val="72"/>
                                  <w:szCs w:val="72"/>
                                </w:rPr>
                                <w:t>Vurdering av personvernkonsekvenser (PVK)</w:t>
                              </w:r>
                            </w:p>
                          </w:sdtContent>
                        </w:sdt>
                      </w:txbxContent>
                    </v:textbox>
                    <w10:wrap anchorx="page" anchory="page"/>
                  </v:rect>
                </w:pict>
              </mc:Fallback>
            </mc:AlternateContent>
          </w:r>
        </w:p>
        <w:p w:rsidR="006A3F26" w:rsidRDefault="004E2441" w14:paraId="4946AEB8" w14:textId="613D000D">
          <w:r>
            <w:rPr>
              <w:noProof/>
              <w:lang w:eastAsia="nb-NO"/>
            </w:rPr>
            <mc:AlternateContent>
              <mc:Choice Requires="wps">
                <w:drawing>
                  <wp:anchor distT="0" distB="0" distL="114300" distR="114300" simplePos="0" relativeHeight="251658244" behindDoc="0" locked="0" layoutInCell="1" allowOverlap="1" wp14:anchorId="25A8D263" wp14:editId="0DE1BE40">
                    <wp:simplePos x="0" y="0"/>
                    <wp:positionH relativeFrom="column">
                      <wp:posOffset>1700530</wp:posOffset>
                    </wp:positionH>
                    <wp:positionV relativeFrom="paragraph">
                      <wp:posOffset>2614930</wp:posOffset>
                    </wp:positionV>
                    <wp:extent cx="4949190" cy="1611630"/>
                    <wp:effectExtent l="0" t="0" r="3810" b="7620"/>
                    <wp:wrapNone/>
                    <wp:docPr id="6" name="Rectangle 6"/>
                    <wp:cNvGraphicFramePr/>
                    <a:graphic xmlns:a="http://schemas.openxmlformats.org/drawingml/2006/main">
                      <a:graphicData uri="http://schemas.microsoft.com/office/word/2010/wordprocessingShape">
                        <wps:wsp>
                          <wps:cNvSpPr/>
                          <wps:spPr>
                            <a:xfrm>
                              <a:off x="0" y="0"/>
                              <a:ext cx="4949190" cy="161163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CA6EB5" w:rsidR="000418BB" w:rsidP="00547B76" w:rsidRDefault="000418BB" w14:paraId="34D01E2B" w14:textId="0ECEAE43">
                                <w:pPr>
                                  <w:jc w:val="center"/>
                                  <w:rPr>
                                    <w:i/>
                                    <w:sz w:val="36"/>
                                  </w:rPr>
                                </w:pPr>
                                <w:r w:rsidRPr="00AD7FA2">
                                  <w:rPr>
                                    <w:i/>
                                    <w:sz w:val="36"/>
                                  </w:rPr>
                                  <w:t>Behandling av personopplysninger i</w:t>
                                </w:r>
                                <w:r>
                                  <w:rPr>
                                    <w:i/>
                                    <w:sz w:val="36"/>
                                  </w:rPr>
                                  <w:t xml:space="preserve"> </w:t>
                                </w:r>
                                <w:r w:rsidRPr="00CA6EB5">
                                  <w:rPr>
                                    <w:i/>
                                    <w:sz w:val="36"/>
                                  </w:rPr>
                                  <w:t xml:space="preserve">Electronic Exchange of Social Security Information (EESSI) </w:t>
                                </w:r>
                                <w:r>
                                  <w:rPr>
                                    <w:i/>
                                    <w:sz w:val="36"/>
                                  </w:rPr>
                                  <w:t xml:space="preserve">Pensjon </w:t>
                                </w:r>
                              </w:p>
                              <w:p w:rsidRPr="004E2441" w:rsidR="000418BB" w:rsidP="004E2441" w:rsidRDefault="000418BB" w14:paraId="28D2C4B6" w14:textId="0BF5C553">
                                <w:pPr>
                                  <w:jc w:val="center"/>
                                  <w:rPr>
                                    <w:rFonts w:eastAsia="Times New Roman" w:cs="Times New Roman"/>
                                    <w:i/>
                                    <w:sz w:val="28"/>
                                  </w:rPr>
                                </w:pPr>
                                <w:r w:rsidRPr="004E2441">
                                  <w:rPr>
                                    <w:rFonts w:eastAsia="Times New Roman" w:cs="Times New Roman"/>
                                    <w:i/>
                                    <w:sz w:val="28"/>
                                  </w:rPr>
                                  <w:t>Pensjon og uføretrygd</w:t>
                                </w:r>
                              </w:p>
                              <w:p w:rsidRPr="00971C53" w:rsidR="000418BB" w:rsidP="00971C53" w:rsidRDefault="000418BB" w14:paraId="296BD4E3" w14:textId="77777777">
                                <w:pPr>
                                  <w:jc w:val="center"/>
                                  <w:rPr>
                                    <w:i/>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61545DF">
                  <v:rect id="Rectangle 6" style="position:absolute;margin-left:133.9pt;margin-top:205.9pt;width:389.7pt;height:126.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c00000" stroked="f" strokeweight="1pt" w14:anchorId="25A8D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">
                    <v:textbox>
                      <w:txbxContent>
                        <w:p w:rsidRPr="00CA6EB5" w:rsidR="000418BB" w:rsidP="00547B76" w:rsidRDefault="000418BB" w14:paraId="07D71436" w14:textId="0ECEAE43">
                          <w:pPr>
                            <w:jc w:val="center"/>
                            <w:rPr>
                              <w:i/>
                              <w:sz w:val="36"/>
                            </w:rPr>
                          </w:pPr>
                          <w:r w:rsidRPr="00AD7FA2">
                            <w:rPr>
                              <w:i/>
                              <w:sz w:val="36"/>
                            </w:rPr>
                            <w:t>Behandling av personopplysninger i</w:t>
                          </w:r>
                          <w:r>
                            <w:rPr>
                              <w:i/>
                              <w:sz w:val="36"/>
                            </w:rPr>
                            <w:t xml:space="preserve"> </w:t>
                          </w:r>
                          <w:r w:rsidRPr="00CA6EB5">
                            <w:rPr>
                              <w:i/>
                              <w:sz w:val="36"/>
                            </w:rPr>
                            <w:t xml:space="preserve">Electronic Exchange of Social Security Information (EESSI) </w:t>
                          </w:r>
                          <w:r>
                            <w:rPr>
                              <w:i/>
                              <w:sz w:val="36"/>
                            </w:rPr>
                            <w:t xml:space="preserve">Pensjon </w:t>
                          </w:r>
                        </w:p>
                        <w:p w:rsidRPr="004E2441" w:rsidR="000418BB" w:rsidP="004E2441" w:rsidRDefault="000418BB" w14:paraId="15E2030A" w14:textId="0BF5C553">
                          <w:pPr>
                            <w:jc w:val="center"/>
                            <w:rPr>
                              <w:rFonts w:eastAsia="Times New Roman" w:cs="Times New Roman"/>
                              <w:i/>
                              <w:sz w:val="28"/>
                            </w:rPr>
                          </w:pPr>
                          <w:r w:rsidRPr="004E2441">
                            <w:rPr>
                              <w:rFonts w:eastAsia="Times New Roman" w:cs="Times New Roman"/>
                              <w:i/>
                              <w:sz w:val="28"/>
                            </w:rPr>
                            <w:t>Pensjon og uføretrygd</w:t>
                          </w:r>
                        </w:p>
                        <w:p w:rsidRPr="00971C53" w:rsidR="000418BB" w:rsidP="00971C53" w:rsidRDefault="000418BB" w14:paraId="672A6659" w14:textId="77777777">
                          <w:pPr>
                            <w:jc w:val="center"/>
                            <w:rPr>
                              <w:i/>
                              <w:sz w:val="36"/>
                            </w:rPr>
                          </w:pPr>
                        </w:p>
                      </w:txbxContent>
                    </v:textbox>
                  </v:rect>
                </w:pict>
              </mc:Fallback>
            </mc:AlternateContent>
          </w:r>
          <w:r w:rsidRPr="00B32D52" w:rsidR="001C3C95">
            <w:rPr>
              <w:noProof/>
              <w:lang w:eastAsia="nb-NO"/>
            </w:rPr>
            <w:drawing>
              <wp:anchor distT="0" distB="0" distL="114300" distR="114300" simplePos="0" relativeHeight="251658247" behindDoc="0" locked="0" layoutInCell="1" allowOverlap="1" wp14:anchorId="7DEA32FC" wp14:editId="7C37DFBD">
                <wp:simplePos x="0" y="0"/>
                <wp:positionH relativeFrom="margin">
                  <wp:posOffset>2827020</wp:posOffset>
                </wp:positionH>
                <wp:positionV relativeFrom="paragraph">
                  <wp:posOffset>4226669</wp:posOffset>
                </wp:positionV>
                <wp:extent cx="2925445" cy="2925445"/>
                <wp:effectExtent l="0" t="0" r="8255" b="8255"/>
                <wp:wrapSquare wrapText="bothSides"/>
                <wp:docPr id="16" name="Bilde 16" descr="X:\Prosjekter\Personvernforordn fase3\7_Leveranser\7_Informasjon- og opplæring\6. Bilder for opplæring\Personvern_bilder\33370412_hig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Prosjekter\Personvernforordn fase3\7_Leveranser\7_Informasjon- og opplæring\6. Bilder for opplæring\Personvern_bilder\33370412_high.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5445" cy="2925445"/>
                        </a:xfrm>
                        <a:prstGeom prst="rect">
                          <a:avLst/>
                        </a:prstGeom>
                        <a:noFill/>
                        <a:ln>
                          <a:noFill/>
                        </a:ln>
                      </pic:spPr>
                    </pic:pic>
                  </a:graphicData>
                </a:graphic>
                <wp14:sizeRelH relativeFrom="page">
                  <wp14:pctWidth>0</wp14:pctWidth>
                </wp14:sizeRelH>
                <wp14:sizeRelV relativeFrom="page">
                  <wp14:pctHeight>0</wp14:pctHeight>
                </wp14:sizeRelV>
              </wp:anchor>
            </w:drawing>
          </w:r>
          <w:r w:rsidR="00453599">
            <w:rPr>
              <w:noProof/>
              <w:lang w:eastAsia="nb-NO"/>
            </w:rPr>
            <mc:AlternateContent>
              <mc:Choice Requires="wps">
                <w:drawing>
                  <wp:anchor distT="0" distB="0" distL="114300" distR="114300" simplePos="0" relativeHeight="251658240" behindDoc="0" locked="0" layoutInCell="1" allowOverlap="1" wp14:anchorId="0B722504" wp14:editId="4D5C4A8E">
                    <wp:simplePos x="0" y="0"/>
                    <wp:positionH relativeFrom="page">
                      <wp:align>left</wp:align>
                    </wp:positionH>
                    <wp:positionV relativeFrom="paragraph">
                      <wp:posOffset>8549005</wp:posOffset>
                    </wp:positionV>
                    <wp:extent cx="3476300" cy="651510"/>
                    <wp:effectExtent l="0" t="0" r="0" b="0"/>
                    <wp:wrapNone/>
                    <wp:docPr id="9" name="Rectangle 6"/>
                    <wp:cNvGraphicFramePr/>
                    <a:graphic xmlns:a="http://schemas.openxmlformats.org/drawingml/2006/main">
                      <a:graphicData uri="http://schemas.microsoft.com/office/word/2010/wordprocessingShape">
                        <wps:wsp>
                          <wps:cNvSpPr/>
                          <wps:spPr>
                            <a:xfrm>
                              <a:off x="0" y="0"/>
                              <a:ext cx="3476300" cy="651510"/>
                            </a:xfrm>
                            <a:prstGeom prst="rect">
                              <a:avLst/>
                            </a:prstGeom>
                            <a:noFill/>
                            <a:ln w="12700" cap="flat" cmpd="sng" algn="ctr">
                              <a:noFill/>
                              <a:prstDash val="solid"/>
                              <a:miter lim="800000"/>
                            </a:ln>
                            <a:effectLst/>
                          </wps:spPr>
                          <wps:txbx>
                            <w:txbxContent>
                              <w:p w:rsidRPr="00971C53" w:rsidR="000418BB" w:rsidP="00D0532B" w:rsidRDefault="000418BB" w14:paraId="22347424" w14:textId="5D2F15AB">
                                <w:pPr>
                                  <w:spacing w:after="0"/>
                                  <w:jc w:val="center"/>
                                  <w:rPr>
                                    <w:i/>
                                    <w:sz w:val="36"/>
                                  </w:rPr>
                                </w:pPr>
                                <w:r>
                                  <w:rPr>
                                    <w:i/>
                                    <w:sz w:val="36"/>
                                  </w:rPr>
                                  <w:t>Versjon 1.</w:t>
                                </w:r>
                                <w:r w:rsidR="00095C5C">
                                  <w:rPr>
                                    <w:i/>
                                    <w:sz w:val="3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7D0BFF0A">
                  <v:rect id="_x0000_s1034" style="position:absolute;margin-left:0;margin-top:673.15pt;width:273.7pt;height:51.3pt;z-index:25165824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filled="f" stroked="f" strokeweight="1pt" w14:anchorId="0B722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">
                    <v:textbox>
                      <w:txbxContent>
                        <w:p w:rsidRPr="00971C53" w:rsidR="000418BB" w:rsidP="00D0532B" w:rsidRDefault="000418BB" w14:paraId="5BE888E0" w14:textId="5D2F15AB">
                          <w:pPr>
                            <w:spacing w:after="0"/>
                            <w:jc w:val="center"/>
                            <w:rPr>
                              <w:i/>
                              <w:sz w:val="36"/>
                            </w:rPr>
                          </w:pPr>
                          <w:r>
                            <w:rPr>
                              <w:i/>
                              <w:sz w:val="36"/>
                            </w:rPr>
                            <w:t>Versjon 1.</w:t>
                          </w:r>
                          <w:r w:rsidR="00095C5C">
                            <w:rPr>
                              <w:i/>
                              <w:sz w:val="36"/>
                            </w:rPr>
                            <w:t>1</w:t>
                          </w:r>
                        </w:p>
                      </w:txbxContent>
                    </v:textbox>
                    <w10:wrap anchorx="page"/>
                  </v:rect>
                </w:pict>
              </mc:Fallback>
            </mc:AlternateContent>
          </w:r>
          <w:r w:rsidR="006A3F26">
            <w:br w:type="page"/>
          </w:r>
        </w:p>
      </w:sdtContent>
    </w:sdt>
    <w:p w:rsidR="000F4A29" w:rsidP="00547B76" w:rsidRDefault="00547B76" w14:paraId="7EB84363" w14:textId="77777777">
      <w:pPr>
        <w:pStyle w:val="Overskrift1"/>
        <w:rPr>
          <w:noProof/>
        </w:rPr>
      </w:pPr>
      <w:bookmarkStart w:name="_Toc22546450" w:id="16"/>
      <w:bookmarkStart w:name="_Toc1743381" w:id="17"/>
      <w:r>
        <w:t>Innholdsfortegnelse</w:t>
      </w:r>
      <w:bookmarkEnd w:id="16"/>
      <w:r>
        <w:fldChar w:fldCharType="begin"/>
      </w:r>
      <w:r>
        <w:instrText xml:space="preserve"> TOC \o "1-1" \h \z \u </w:instrText>
      </w:r>
      <w:r>
        <w:fldChar w:fldCharType="separate"/>
      </w:r>
    </w:p>
    <w:p w:rsidR="000F4A29" w:rsidRDefault="00000000" w14:paraId="55D960F6" w14:textId="1EF63015">
      <w:pPr>
        <w:pStyle w:val="INNH1"/>
        <w:tabs>
          <w:tab w:val="right" w:leader="dot" w:pos="9062"/>
        </w:tabs>
        <w:rPr>
          <w:rFonts w:eastAsiaTheme="minorEastAsia"/>
          <w:noProof/>
          <w:lang w:eastAsia="nb-NO"/>
        </w:rPr>
      </w:pPr>
      <w:hyperlink w:history="1" w:anchor="_Toc22546450">
        <w:r w:rsidRPr="00663A98" w:rsidR="000F4A29">
          <w:rPr>
            <w:rStyle w:val="Hyperkobling"/>
            <w:noProof/>
          </w:rPr>
          <w:t>Innholdsfortegnelse</w:t>
        </w:r>
        <w:r w:rsidR="000F4A29">
          <w:rPr>
            <w:noProof/>
            <w:webHidden/>
          </w:rPr>
          <w:tab/>
        </w:r>
        <w:r w:rsidR="000F4A29">
          <w:rPr>
            <w:noProof/>
            <w:webHidden/>
          </w:rPr>
          <w:fldChar w:fldCharType="begin"/>
        </w:r>
        <w:r w:rsidR="000F4A29">
          <w:rPr>
            <w:noProof/>
            <w:webHidden/>
          </w:rPr>
          <w:instrText xml:space="preserve"> PAGEREF _Toc22546450 \h </w:instrText>
        </w:r>
        <w:r w:rsidR="000F4A29">
          <w:rPr>
            <w:noProof/>
            <w:webHidden/>
          </w:rPr>
        </w:r>
        <w:r w:rsidR="000F4A29">
          <w:rPr>
            <w:noProof/>
            <w:webHidden/>
          </w:rPr>
          <w:fldChar w:fldCharType="separate"/>
        </w:r>
        <w:r w:rsidR="000F4A29">
          <w:rPr>
            <w:noProof/>
            <w:webHidden/>
          </w:rPr>
          <w:t>1</w:t>
        </w:r>
        <w:r w:rsidR="000F4A29">
          <w:rPr>
            <w:noProof/>
            <w:webHidden/>
          </w:rPr>
          <w:fldChar w:fldCharType="end"/>
        </w:r>
      </w:hyperlink>
    </w:p>
    <w:p w:rsidR="000F4A29" w:rsidRDefault="00000000" w14:paraId="0F69B22F" w14:textId="426A29BE">
      <w:pPr>
        <w:pStyle w:val="INNH1"/>
        <w:tabs>
          <w:tab w:val="left" w:pos="440"/>
          <w:tab w:val="right" w:leader="dot" w:pos="9062"/>
        </w:tabs>
        <w:rPr>
          <w:rFonts w:eastAsiaTheme="minorEastAsia"/>
          <w:noProof/>
          <w:lang w:eastAsia="nb-NO"/>
        </w:rPr>
      </w:pPr>
      <w:hyperlink w:history="1" w:anchor="_Toc22546451">
        <w:r w:rsidRPr="00663A98" w:rsidR="000F4A29">
          <w:rPr>
            <w:rStyle w:val="Hyperkobling"/>
            <w:noProof/>
          </w:rPr>
          <w:t>1.</w:t>
        </w:r>
        <w:r w:rsidR="000F4A29">
          <w:rPr>
            <w:rFonts w:eastAsiaTheme="minorEastAsia"/>
            <w:noProof/>
            <w:lang w:eastAsia="nb-NO"/>
          </w:rPr>
          <w:tab/>
        </w:r>
        <w:r w:rsidRPr="00663A98" w:rsidR="000F4A29">
          <w:rPr>
            <w:rStyle w:val="Hyperkobling"/>
            <w:noProof/>
          </w:rPr>
          <w:t>Oppstart</w:t>
        </w:r>
        <w:r w:rsidR="000F4A29">
          <w:rPr>
            <w:noProof/>
            <w:webHidden/>
          </w:rPr>
          <w:tab/>
        </w:r>
        <w:r w:rsidR="000F4A29">
          <w:rPr>
            <w:noProof/>
            <w:webHidden/>
          </w:rPr>
          <w:fldChar w:fldCharType="begin"/>
        </w:r>
        <w:r w:rsidR="000F4A29">
          <w:rPr>
            <w:noProof/>
            <w:webHidden/>
          </w:rPr>
          <w:instrText xml:space="preserve"> PAGEREF _Toc22546451 \h </w:instrText>
        </w:r>
        <w:r w:rsidR="000F4A29">
          <w:rPr>
            <w:noProof/>
            <w:webHidden/>
          </w:rPr>
        </w:r>
        <w:r w:rsidR="000F4A29">
          <w:rPr>
            <w:noProof/>
            <w:webHidden/>
          </w:rPr>
          <w:fldChar w:fldCharType="separate"/>
        </w:r>
        <w:r w:rsidR="000F4A29">
          <w:rPr>
            <w:noProof/>
            <w:webHidden/>
          </w:rPr>
          <w:t>2</w:t>
        </w:r>
        <w:r w:rsidR="000F4A29">
          <w:rPr>
            <w:noProof/>
            <w:webHidden/>
          </w:rPr>
          <w:fldChar w:fldCharType="end"/>
        </w:r>
      </w:hyperlink>
    </w:p>
    <w:p w:rsidR="000F4A29" w:rsidRDefault="00E53380" w14:paraId="64E56F5E" w14:textId="10ACB920">
      <w:pPr>
        <w:pStyle w:val="INNH1"/>
        <w:tabs>
          <w:tab w:val="left" w:pos="440"/>
          <w:tab w:val="right" w:leader="dot" w:pos="9062"/>
        </w:tabs>
        <w:rPr>
          <w:rFonts w:eastAsiaTheme="minorEastAsia"/>
          <w:noProof/>
          <w:lang w:eastAsia="nb-NO"/>
        </w:rPr>
      </w:pPr>
      <w:hyperlink w:history="1" w:anchor="_Toc22546452">
        <w:r w:rsidRPr="00663A98">
          <w:rPr>
            <w:rStyle w:val="Hyperkobling"/>
            <w:noProof/>
          </w:rPr>
          <w:t>2.</w:t>
        </w:r>
        <w:r>
          <w:rPr>
            <w:rFonts w:eastAsiaTheme="minorEastAsia"/>
            <w:noProof/>
            <w:lang w:eastAsia="nb-NO"/>
          </w:rPr>
          <w:tab/>
        </w:r>
        <w:r w:rsidRPr="00663A98">
          <w:rPr>
            <w:rStyle w:val="Hyperkobling"/>
            <w:noProof/>
          </w:rPr>
          <w:t>Generell beskrivelse av behandlingsaktiviteter</w:t>
        </w:r>
        <w:r>
          <w:rPr>
            <w:noProof/>
            <w:webHidden/>
          </w:rPr>
          <w:tab/>
        </w:r>
        <w:r>
          <w:rPr>
            <w:noProof/>
            <w:webHidden/>
          </w:rPr>
          <w:t>4</w:t>
        </w:r>
      </w:hyperlink>
    </w:p>
    <w:p w:rsidR="000F4A29" w:rsidRDefault="000C631D" w14:paraId="50EE4F20" w14:textId="7D35A656">
      <w:pPr>
        <w:pStyle w:val="INNH1"/>
        <w:tabs>
          <w:tab w:val="left" w:pos="440"/>
          <w:tab w:val="right" w:leader="dot" w:pos="9062"/>
        </w:tabs>
        <w:rPr>
          <w:rFonts w:eastAsiaTheme="minorEastAsia"/>
          <w:noProof/>
          <w:lang w:eastAsia="nb-NO"/>
        </w:rPr>
      </w:pPr>
      <w:hyperlink w:history="1" w:anchor="_Toc22546453">
        <w:r w:rsidRPr="00663A98">
          <w:rPr>
            <w:rStyle w:val="Hyperkobling"/>
            <w:noProof/>
          </w:rPr>
          <w:t>3.</w:t>
        </w:r>
        <w:r>
          <w:rPr>
            <w:rFonts w:eastAsiaTheme="minorEastAsia"/>
            <w:noProof/>
            <w:lang w:eastAsia="nb-NO"/>
          </w:rPr>
          <w:tab/>
        </w:r>
        <w:r w:rsidRPr="00663A98">
          <w:rPr>
            <w:rStyle w:val="Hyperkobling"/>
            <w:noProof/>
          </w:rPr>
          <w:t>Relaterte krav og prosesser</w:t>
        </w:r>
        <w:r>
          <w:rPr>
            <w:noProof/>
            <w:webHidden/>
          </w:rPr>
          <w:tab/>
        </w:r>
        <w:r>
          <w:rPr>
            <w:noProof/>
            <w:webHidden/>
          </w:rPr>
          <w:t>9</w:t>
        </w:r>
      </w:hyperlink>
    </w:p>
    <w:p w:rsidR="000F4A29" w:rsidRDefault="00D01B5B" w14:paraId="615E60A1" w14:textId="3E8748FF">
      <w:pPr>
        <w:pStyle w:val="INNH1"/>
        <w:tabs>
          <w:tab w:val="left" w:pos="440"/>
          <w:tab w:val="right" w:leader="dot" w:pos="9062"/>
        </w:tabs>
        <w:rPr>
          <w:rFonts w:eastAsiaTheme="minorEastAsia"/>
          <w:noProof/>
          <w:lang w:eastAsia="nb-NO"/>
        </w:rPr>
      </w:pPr>
      <w:hyperlink w:history="1" w:anchor="_Toc22546454">
        <w:r w:rsidRPr="00663A98" w:rsidR="000F4A29">
          <w:rPr>
            <w:rStyle w:val="Hyperkobling"/>
            <w:noProof/>
          </w:rPr>
          <w:t>4.</w:t>
        </w:r>
        <w:r w:rsidR="000F4A29">
          <w:rPr>
            <w:rFonts w:eastAsiaTheme="minorEastAsia"/>
            <w:noProof/>
            <w:lang w:eastAsia="nb-NO"/>
          </w:rPr>
          <w:tab/>
        </w:r>
        <w:r w:rsidRPr="00663A98" w:rsidR="000F4A29">
          <w:rPr>
            <w:rStyle w:val="Hyperkobling"/>
            <w:noProof/>
          </w:rPr>
          <w:t>Konsekvenser for den enkelte</w:t>
        </w:r>
        <w:r w:rsidR="000F4A29">
          <w:rPr>
            <w:noProof/>
            <w:webHidden/>
          </w:rPr>
          <w:tab/>
        </w:r>
        <w:r w:rsidR="000F4A29">
          <w:rPr>
            <w:noProof/>
            <w:webHidden/>
          </w:rPr>
          <w:fldChar w:fldCharType="begin"/>
        </w:r>
        <w:r w:rsidR="000F4A29">
          <w:rPr>
            <w:noProof/>
            <w:webHidden/>
          </w:rPr>
          <w:instrText xml:space="preserve"> PAGEREF _Toc22546454 \h </w:instrText>
        </w:r>
        <w:r w:rsidR="000F4A29">
          <w:rPr>
            <w:noProof/>
            <w:webHidden/>
          </w:rPr>
        </w:r>
        <w:r w:rsidR="000F4A29">
          <w:rPr>
            <w:noProof/>
            <w:webHidden/>
          </w:rPr>
          <w:fldChar w:fldCharType="separate"/>
        </w:r>
        <w:r w:rsidR="000F4A29">
          <w:rPr>
            <w:noProof/>
            <w:webHidden/>
          </w:rPr>
          <w:t>1</w:t>
        </w:r>
        <w:r w:rsidR="000F4A29">
          <w:rPr>
            <w:noProof/>
            <w:webHidden/>
          </w:rPr>
          <w:fldChar w:fldCharType="end"/>
        </w:r>
      </w:hyperlink>
      <w:r w:rsidR="003119FA">
        <w:rPr>
          <w:noProof/>
        </w:rPr>
        <w:t>2</w:t>
      </w:r>
    </w:p>
    <w:p w:rsidR="000F4A29" w:rsidRDefault="00D01B5B" w14:paraId="7CADF0CD" w14:textId="2E5CE4A7">
      <w:pPr>
        <w:pStyle w:val="INNH1"/>
        <w:tabs>
          <w:tab w:val="left" w:pos="440"/>
          <w:tab w:val="right" w:leader="dot" w:pos="9062"/>
        </w:tabs>
        <w:rPr>
          <w:rFonts w:eastAsiaTheme="minorEastAsia"/>
          <w:noProof/>
          <w:lang w:eastAsia="nb-NO"/>
        </w:rPr>
      </w:pPr>
      <w:hyperlink w:history="1" w:anchor="_Toc22546455">
        <w:r w:rsidRPr="00663A98" w:rsidR="000F4A29">
          <w:rPr>
            <w:rStyle w:val="Hyperkobling"/>
            <w:noProof/>
          </w:rPr>
          <w:t>5</w:t>
        </w:r>
        <w:r w:rsidR="000F4A29">
          <w:rPr>
            <w:rFonts w:eastAsiaTheme="minorEastAsia"/>
            <w:noProof/>
            <w:lang w:eastAsia="nb-NO"/>
          </w:rPr>
          <w:tab/>
        </w:r>
        <w:r w:rsidRPr="00663A98" w:rsidR="000F4A29">
          <w:rPr>
            <w:rStyle w:val="Hyperkobling"/>
            <w:noProof/>
          </w:rPr>
          <w:t>Tiltak</w:t>
        </w:r>
        <w:r w:rsidR="000F4A29">
          <w:rPr>
            <w:noProof/>
            <w:webHidden/>
          </w:rPr>
          <w:tab/>
        </w:r>
        <w:r w:rsidR="000F4A29">
          <w:rPr>
            <w:noProof/>
            <w:webHidden/>
          </w:rPr>
          <w:fldChar w:fldCharType="begin"/>
        </w:r>
        <w:r w:rsidR="000F4A29">
          <w:rPr>
            <w:noProof/>
            <w:webHidden/>
          </w:rPr>
          <w:instrText xml:space="preserve"> PAGEREF _Toc22546455 \h </w:instrText>
        </w:r>
        <w:r w:rsidR="000F4A29">
          <w:rPr>
            <w:noProof/>
            <w:webHidden/>
          </w:rPr>
        </w:r>
        <w:r w:rsidR="000F4A29">
          <w:rPr>
            <w:noProof/>
            <w:webHidden/>
          </w:rPr>
          <w:fldChar w:fldCharType="separate"/>
        </w:r>
        <w:r w:rsidR="000F4A29">
          <w:rPr>
            <w:noProof/>
            <w:webHidden/>
          </w:rPr>
          <w:t>1</w:t>
        </w:r>
        <w:r w:rsidR="000F4A29">
          <w:rPr>
            <w:noProof/>
            <w:webHidden/>
          </w:rPr>
          <w:fldChar w:fldCharType="end"/>
        </w:r>
      </w:hyperlink>
      <w:r w:rsidR="002431C4">
        <w:rPr>
          <w:noProof/>
        </w:rPr>
        <w:t>5</w:t>
      </w:r>
    </w:p>
    <w:p w:rsidR="000F4A29" w:rsidRDefault="00D01B5B" w14:paraId="37FBF364" w14:textId="037AEAAC">
      <w:pPr>
        <w:pStyle w:val="INNH1"/>
        <w:tabs>
          <w:tab w:val="left" w:pos="440"/>
          <w:tab w:val="right" w:leader="dot" w:pos="9062"/>
        </w:tabs>
        <w:rPr>
          <w:rFonts w:eastAsiaTheme="minorEastAsia"/>
          <w:noProof/>
          <w:lang w:eastAsia="nb-NO"/>
        </w:rPr>
      </w:pPr>
      <w:hyperlink w:history="1" w:anchor="_Toc22546456">
        <w:r w:rsidRPr="00663A98" w:rsidR="000F4A29">
          <w:rPr>
            <w:rStyle w:val="Hyperkobling"/>
            <w:noProof/>
          </w:rPr>
          <w:t>6</w:t>
        </w:r>
        <w:r w:rsidR="000F4A29">
          <w:rPr>
            <w:rFonts w:eastAsiaTheme="minorEastAsia"/>
            <w:noProof/>
            <w:lang w:eastAsia="nb-NO"/>
          </w:rPr>
          <w:tab/>
        </w:r>
        <w:r w:rsidRPr="00663A98" w:rsidR="000F4A29">
          <w:rPr>
            <w:rStyle w:val="Hyperkobling"/>
            <w:noProof/>
          </w:rPr>
          <w:t>Avslutning</w:t>
        </w:r>
        <w:r w:rsidR="000F4A29">
          <w:rPr>
            <w:noProof/>
            <w:webHidden/>
          </w:rPr>
          <w:tab/>
        </w:r>
        <w:r w:rsidR="002C325F">
          <w:rPr>
            <w:noProof/>
            <w:webHidden/>
          </w:rPr>
          <w:t>25</w:t>
        </w:r>
      </w:hyperlink>
    </w:p>
    <w:p w:rsidR="000F4A29" w:rsidRDefault="00D01B5B" w14:paraId="57B5142D" w14:textId="1D897AFD">
      <w:pPr>
        <w:pStyle w:val="INNH1"/>
        <w:tabs>
          <w:tab w:val="right" w:leader="dot" w:pos="9062"/>
        </w:tabs>
        <w:rPr>
          <w:rFonts w:eastAsiaTheme="minorEastAsia"/>
          <w:noProof/>
          <w:lang w:eastAsia="nb-NO"/>
        </w:rPr>
      </w:pPr>
      <w:hyperlink w:history="1" w:anchor="_Toc22546457">
        <w:r w:rsidRPr="00663A98" w:rsidR="000F4A29">
          <w:rPr>
            <w:rStyle w:val="Hyperkobling"/>
            <w:noProof/>
          </w:rPr>
          <w:t>Vedlegg 1 Vurdering om det skal foretas en personvernkonsekvensvurdering</w:t>
        </w:r>
        <w:r w:rsidR="000F4A29">
          <w:rPr>
            <w:noProof/>
            <w:webHidden/>
          </w:rPr>
          <w:tab/>
        </w:r>
        <w:r w:rsidR="000F4A29">
          <w:rPr>
            <w:noProof/>
            <w:webHidden/>
          </w:rPr>
          <w:fldChar w:fldCharType="begin"/>
        </w:r>
        <w:r w:rsidR="000F4A29">
          <w:rPr>
            <w:noProof/>
            <w:webHidden/>
          </w:rPr>
          <w:instrText xml:space="preserve"> PAGEREF _Toc22546457 \h </w:instrText>
        </w:r>
        <w:r w:rsidR="000F4A29">
          <w:rPr>
            <w:noProof/>
            <w:webHidden/>
          </w:rPr>
        </w:r>
        <w:r w:rsidR="000F4A29">
          <w:rPr>
            <w:noProof/>
            <w:webHidden/>
          </w:rPr>
          <w:fldChar w:fldCharType="separate"/>
        </w:r>
        <w:r w:rsidR="000F4A29">
          <w:rPr>
            <w:noProof/>
            <w:webHidden/>
          </w:rPr>
          <w:t>3</w:t>
        </w:r>
        <w:r w:rsidR="000F4A29">
          <w:rPr>
            <w:noProof/>
            <w:webHidden/>
          </w:rPr>
          <w:fldChar w:fldCharType="end"/>
        </w:r>
      </w:hyperlink>
      <w:r w:rsidR="008B1A07">
        <w:rPr>
          <w:noProof/>
        </w:rPr>
        <w:t>0</w:t>
      </w:r>
    </w:p>
    <w:p w:rsidR="000F4A29" w:rsidRDefault="00D01B5B" w14:paraId="58D3DBD0" w14:textId="38421E72">
      <w:pPr>
        <w:pStyle w:val="INNH1"/>
        <w:tabs>
          <w:tab w:val="right" w:leader="dot" w:pos="9062"/>
        </w:tabs>
        <w:rPr>
          <w:rFonts w:eastAsiaTheme="minorEastAsia"/>
          <w:noProof/>
          <w:lang w:eastAsia="nb-NO"/>
        </w:rPr>
      </w:pPr>
      <w:hyperlink w:history="1" w:anchor="_Toc22546458">
        <w:r w:rsidRPr="00663A98" w:rsidR="000F4A29">
          <w:rPr>
            <w:rStyle w:val="Hyperkobling"/>
            <w:noProof/>
          </w:rPr>
          <w:t>Vedlegg 2 Oversikt over personopplysninger som behandles</w:t>
        </w:r>
        <w:r w:rsidR="000F4A29">
          <w:rPr>
            <w:noProof/>
            <w:webHidden/>
          </w:rPr>
          <w:tab/>
        </w:r>
        <w:r w:rsidR="000F4A29">
          <w:rPr>
            <w:noProof/>
            <w:webHidden/>
          </w:rPr>
          <w:fldChar w:fldCharType="begin"/>
        </w:r>
        <w:r w:rsidR="000F4A29">
          <w:rPr>
            <w:noProof/>
            <w:webHidden/>
          </w:rPr>
          <w:instrText xml:space="preserve"> PAGEREF _Toc22546458 \h </w:instrText>
        </w:r>
        <w:r w:rsidR="000F4A29">
          <w:rPr>
            <w:noProof/>
            <w:webHidden/>
          </w:rPr>
        </w:r>
        <w:r w:rsidR="000F4A29">
          <w:rPr>
            <w:noProof/>
            <w:webHidden/>
          </w:rPr>
          <w:fldChar w:fldCharType="separate"/>
        </w:r>
        <w:r w:rsidR="002C325F">
          <w:rPr>
            <w:noProof/>
            <w:webHidden/>
          </w:rPr>
          <w:t>3</w:t>
        </w:r>
        <w:r w:rsidR="000F4A29">
          <w:rPr>
            <w:noProof/>
            <w:webHidden/>
          </w:rPr>
          <w:fldChar w:fldCharType="end"/>
        </w:r>
      </w:hyperlink>
      <w:r w:rsidR="008B1A07">
        <w:rPr>
          <w:noProof/>
        </w:rPr>
        <w:t>7</w:t>
      </w:r>
    </w:p>
    <w:p w:rsidR="000F4A29" w:rsidRDefault="00D01B5B" w14:paraId="52A48FC1" w14:textId="5B96C4C4">
      <w:pPr>
        <w:pStyle w:val="INNH1"/>
        <w:tabs>
          <w:tab w:val="right" w:leader="dot" w:pos="9062"/>
        </w:tabs>
        <w:rPr>
          <w:rFonts w:eastAsiaTheme="minorEastAsia"/>
          <w:noProof/>
          <w:lang w:eastAsia="nb-NO"/>
        </w:rPr>
      </w:pPr>
      <w:hyperlink w:history="1" w:anchor="_Toc22546459">
        <w:r w:rsidRPr="00663A98" w:rsidR="000F4A29">
          <w:rPr>
            <w:rStyle w:val="Hyperkobling"/>
            <w:noProof/>
          </w:rPr>
          <w:t>Vedlegg 3 Beskrivelse av løsningen</w:t>
        </w:r>
        <w:r w:rsidR="000F4A29">
          <w:rPr>
            <w:noProof/>
            <w:webHidden/>
          </w:rPr>
          <w:tab/>
        </w:r>
        <w:r w:rsidR="000F4A29">
          <w:rPr>
            <w:noProof/>
            <w:webHidden/>
          </w:rPr>
          <w:fldChar w:fldCharType="begin"/>
        </w:r>
        <w:r w:rsidR="000F4A29">
          <w:rPr>
            <w:noProof/>
            <w:webHidden/>
          </w:rPr>
          <w:instrText xml:space="preserve"> PAGEREF _Toc22546459 \h </w:instrText>
        </w:r>
        <w:r w:rsidR="000F4A29">
          <w:rPr>
            <w:noProof/>
            <w:webHidden/>
          </w:rPr>
        </w:r>
        <w:r w:rsidR="000F4A29">
          <w:rPr>
            <w:noProof/>
            <w:webHidden/>
          </w:rPr>
          <w:fldChar w:fldCharType="separate"/>
        </w:r>
        <w:r w:rsidR="000F4A29">
          <w:rPr>
            <w:noProof/>
            <w:webHidden/>
          </w:rPr>
          <w:t>4</w:t>
        </w:r>
        <w:r w:rsidR="000F4A29">
          <w:rPr>
            <w:noProof/>
            <w:webHidden/>
          </w:rPr>
          <w:fldChar w:fldCharType="end"/>
        </w:r>
      </w:hyperlink>
      <w:r w:rsidR="00FC4AF7">
        <w:rPr>
          <w:noProof/>
        </w:rPr>
        <w:t>1</w:t>
      </w:r>
    </w:p>
    <w:p w:rsidR="000F4A29" w:rsidRDefault="00D01B5B" w14:paraId="0E2BCD1D" w14:textId="42078CBD">
      <w:pPr>
        <w:pStyle w:val="INNH1"/>
        <w:tabs>
          <w:tab w:val="right" w:leader="dot" w:pos="9062"/>
        </w:tabs>
        <w:rPr>
          <w:rFonts w:eastAsiaTheme="minorEastAsia"/>
          <w:noProof/>
          <w:lang w:eastAsia="nb-NO"/>
        </w:rPr>
      </w:pPr>
      <w:hyperlink w:history="1" w:anchor="_Toc22546460">
        <w:r w:rsidRPr="00663A98" w:rsidR="000F4A29">
          <w:rPr>
            <w:rStyle w:val="Hyperkobling"/>
            <w:noProof/>
          </w:rPr>
          <w:t>Vedlegg 4 Etterlevelseskrav</w:t>
        </w:r>
        <w:r w:rsidR="000F4A29">
          <w:rPr>
            <w:noProof/>
            <w:webHidden/>
          </w:rPr>
          <w:tab/>
        </w:r>
        <w:r w:rsidR="008A0685">
          <w:rPr>
            <w:noProof/>
            <w:webHidden/>
          </w:rPr>
          <w:t>4</w:t>
        </w:r>
      </w:hyperlink>
      <w:r w:rsidR="00FC4AF7">
        <w:rPr>
          <w:noProof/>
        </w:rPr>
        <w:t>8</w:t>
      </w:r>
    </w:p>
    <w:p w:rsidR="000F4A29" w:rsidRDefault="00D01B5B" w14:paraId="41687786" w14:textId="36AEF9F7">
      <w:pPr>
        <w:pStyle w:val="INNH1"/>
        <w:tabs>
          <w:tab w:val="right" w:leader="dot" w:pos="9062"/>
        </w:tabs>
        <w:rPr>
          <w:rFonts w:eastAsiaTheme="minorEastAsia"/>
          <w:noProof/>
          <w:lang w:eastAsia="nb-NO"/>
        </w:rPr>
      </w:pPr>
      <w:hyperlink w:history="1" w:anchor="_Toc22546461">
        <w:r w:rsidRPr="00663A98" w:rsidR="000F4A29">
          <w:rPr>
            <w:rStyle w:val="Hyperkobling"/>
            <w:noProof/>
          </w:rPr>
          <w:t>Vedlegg 5 Vurdering av personvernscenarioer</w:t>
        </w:r>
        <w:r w:rsidR="000F4A29">
          <w:rPr>
            <w:noProof/>
            <w:webHidden/>
          </w:rPr>
          <w:tab/>
        </w:r>
        <w:r w:rsidR="000F4A29">
          <w:rPr>
            <w:noProof/>
            <w:webHidden/>
          </w:rPr>
          <w:fldChar w:fldCharType="begin"/>
        </w:r>
        <w:r w:rsidR="000F4A29">
          <w:rPr>
            <w:noProof/>
            <w:webHidden/>
          </w:rPr>
          <w:instrText xml:space="preserve"> PAGEREF _Toc22546461 \h </w:instrText>
        </w:r>
        <w:r w:rsidR="000F4A29">
          <w:rPr>
            <w:noProof/>
            <w:webHidden/>
          </w:rPr>
        </w:r>
        <w:r w:rsidR="000F4A29">
          <w:rPr>
            <w:noProof/>
            <w:webHidden/>
          </w:rPr>
          <w:fldChar w:fldCharType="separate"/>
        </w:r>
        <w:r w:rsidR="000F4A29">
          <w:rPr>
            <w:noProof/>
            <w:webHidden/>
          </w:rPr>
          <w:t>6</w:t>
        </w:r>
        <w:r w:rsidR="000F4A29">
          <w:rPr>
            <w:noProof/>
            <w:webHidden/>
          </w:rPr>
          <w:fldChar w:fldCharType="end"/>
        </w:r>
      </w:hyperlink>
      <w:r w:rsidR="00FC4AF7">
        <w:rPr>
          <w:noProof/>
        </w:rPr>
        <w:t>3</w:t>
      </w:r>
    </w:p>
    <w:p w:rsidR="000F4A29" w:rsidRDefault="00D01B5B" w14:paraId="5FBE2D0A" w14:textId="71B84142">
      <w:pPr>
        <w:pStyle w:val="INNH1"/>
        <w:tabs>
          <w:tab w:val="right" w:leader="dot" w:pos="9062"/>
        </w:tabs>
        <w:rPr>
          <w:rFonts w:eastAsiaTheme="minorEastAsia"/>
          <w:noProof/>
          <w:lang w:eastAsia="nb-NO"/>
        </w:rPr>
      </w:pPr>
      <w:hyperlink w:history="1" w:anchor="_Toc22546462">
        <w:r w:rsidRPr="00663A98" w:rsidR="000F4A29">
          <w:rPr>
            <w:rStyle w:val="Hyperkobling"/>
            <w:noProof/>
          </w:rPr>
          <w:t>Vedlegg 6 De registrertes mening</w:t>
        </w:r>
        <w:r w:rsidR="000F4A29">
          <w:rPr>
            <w:noProof/>
            <w:webHidden/>
          </w:rPr>
          <w:tab/>
        </w:r>
        <w:r w:rsidR="000F4A29">
          <w:rPr>
            <w:noProof/>
            <w:webHidden/>
          </w:rPr>
          <w:fldChar w:fldCharType="begin"/>
        </w:r>
        <w:r w:rsidR="000F4A29">
          <w:rPr>
            <w:noProof/>
            <w:webHidden/>
          </w:rPr>
          <w:instrText xml:space="preserve"> PAGEREF _Toc22546462 \h </w:instrText>
        </w:r>
        <w:r w:rsidR="000F4A29">
          <w:rPr>
            <w:noProof/>
            <w:webHidden/>
          </w:rPr>
        </w:r>
        <w:r w:rsidR="000F4A29">
          <w:rPr>
            <w:noProof/>
            <w:webHidden/>
          </w:rPr>
          <w:fldChar w:fldCharType="separate"/>
        </w:r>
        <w:r w:rsidR="000F4A29">
          <w:rPr>
            <w:noProof/>
            <w:webHidden/>
          </w:rPr>
          <w:t>11</w:t>
        </w:r>
        <w:r w:rsidR="000F4A29">
          <w:rPr>
            <w:noProof/>
            <w:webHidden/>
          </w:rPr>
          <w:fldChar w:fldCharType="end"/>
        </w:r>
      </w:hyperlink>
      <w:r w:rsidR="00FC4AF7">
        <w:rPr>
          <w:noProof/>
        </w:rPr>
        <w:t>0</w:t>
      </w:r>
    </w:p>
    <w:p w:rsidR="001747D7" w:rsidRDefault="00547B76" w14:paraId="70667375" w14:textId="2606DDED">
      <w:pPr>
        <w:rPr>
          <w:rFonts w:asciiTheme="majorHAnsi" w:hAnsiTheme="majorHAnsi" w:eastAsiaTheme="majorEastAsia" w:cstheme="majorBidi"/>
          <w:color w:val="2E74B5" w:themeColor="accent1" w:themeShade="BF"/>
          <w:sz w:val="32"/>
          <w:szCs w:val="32"/>
        </w:rPr>
      </w:pPr>
      <w:r>
        <w:fldChar w:fldCharType="end"/>
      </w:r>
    </w:p>
    <w:p w:rsidR="00547B76" w:rsidRDefault="00547B76" w14:paraId="350326CA" w14:textId="77777777">
      <w:pPr>
        <w:rPr>
          <w:rFonts w:asciiTheme="majorHAnsi" w:hAnsiTheme="majorHAnsi" w:eastAsiaTheme="majorEastAsia" w:cstheme="majorBidi"/>
          <w:color w:val="2E74B5" w:themeColor="accent1" w:themeShade="BF"/>
          <w:sz w:val="32"/>
          <w:szCs w:val="32"/>
        </w:rPr>
      </w:pPr>
      <w:r>
        <w:br w:type="page"/>
      </w:r>
    </w:p>
    <w:p w:rsidR="007F2231" w:rsidP="00D97B41" w:rsidRDefault="009211C7" w14:paraId="74A702DD" w14:textId="696A7B25">
      <w:pPr>
        <w:pStyle w:val="Overskrift1"/>
        <w:numPr>
          <w:ilvl w:val="0"/>
          <w:numId w:val="1"/>
        </w:numPr>
      </w:pPr>
      <w:bookmarkStart w:name="_Toc22546451" w:id="18"/>
      <w:r>
        <w:t>Oppstart</w:t>
      </w:r>
      <w:bookmarkEnd w:id="17"/>
      <w:bookmarkEnd w:id="18"/>
      <w:r>
        <w:t xml:space="preserve"> </w:t>
      </w:r>
    </w:p>
    <w:p w:rsidR="00C43BCC" w:rsidP="00D97B41" w:rsidRDefault="002E2A50" w14:paraId="1097105B" w14:textId="221F3366">
      <w:pPr>
        <w:pStyle w:val="Overskrift2"/>
        <w:numPr>
          <w:ilvl w:val="1"/>
          <w:numId w:val="1"/>
        </w:numPr>
      </w:pPr>
      <w:bookmarkStart w:name="_Toc1743382" w:id="19"/>
      <w:r>
        <w:t>Dokumentasjon av vurderingen</w:t>
      </w:r>
      <w:bookmarkEnd w:id="19"/>
    </w:p>
    <w:tbl>
      <w:tblPr>
        <w:tblW w:w="9073" w:type="dxa"/>
        <w:tblInd w:w="-10" w:type="dxa"/>
        <w:tblCellMar>
          <w:left w:w="0" w:type="dxa"/>
          <w:right w:w="0" w:type="dxa"/>
        </w:tblCellMar>
        <w:tblLook w:val="0600" w:firstRow="0" w:lastRow="0" w:firstColumn="0" w:lastColumn="0" w:noHBand="1" w:noVBand="1"/>
      </w:tblPr>
      <w:tblGrid>
        <w:gridCol w:w="4086"/>
        <w:gridCol w:w="4987"/>
      </w:tblGrid>
      <w:tr w:rsidRPr="00103C67" w:rsidR="00103C67" w:rsidTr="00847326" w14:paraId="52593B32" w14:textId="77777777">
        <w:trPr>
          <w:trHeight w:val="197"/>
        </w:trPr>
        <w:tc>
          <w:tcPr>
            <w:tcW w:w="4086" w:type="dxa"/>
            <w:tcBorders>
              <w:top w:val="single" w:color="FFFFFF" w:sz="8" w:space="0"/>
              <w:left w:val="single" w:color="FFFFFF" w:sz="8" w:space="0"/>
              <w:bottom w:val="single" w:color="FFFFFF" w:sz="8" w:space="0"/>
              <w:right w:val="single" w:color="FFFFFF" w:sz="8" w:space="0"/>
            </w:tcBorders>
            <w:shd w:val="clear" w:color="auto" w:fill="FFC0C0"/>
            <w:tcMar>
              <w:top w:w="15" w:type="dxa"/>
              <w:left w:w="15" w:type="dxa"/>
              <w:bottom w:w="0" w:type="dxa"/>
              <w:right w:w="15" w:type="dxa"/>
            </w:tcMar>
            <w:vAlign w:val="center"/>
            <w:hideMark/>
          </w:tcPr>
          <w:p w:rsidRPr="00103C67" w:rsidR="00103C67" w:rsidP="00103C67" w:rsidRDefault="00A54B79" w14:paraId="6768753D" w14:textId="4D6E6861">
            <w:pPr>
              <w:jc w:val="center"/>
            </w:pPr>
            <w:r>
              <w:t>Tema</w:t>
            </w:r>
          </w:p>
        </w:tc>
        <w:tc>
          <w:tcPr>
            <w:tcW w:w="4987" w:type="dxa"/>
            <w:tcBorders>
              <w:top w:val="single" w:color="FFFFFF" w:sz="8" w:space="0"/>
              <w:left w:val="single" w:color="FFFFFF" w:sz="8" w:space="0"/>
              <w:bottom w:val="single" w:color="FFFFFF" w:sz="8" w:space="0"/>
              <w:right w:val="single" w:color="FFFFFF" w:sz="8" w:space="0"/>
            </w:tcBorders>
            <w:shd w:val="clear" w:color="auto" w:fill="FFC0C0"/>
            <w:tcMar>
              <w:top w:w="15" w:type="dxa"/>
              <w:left w:w="15" w:type="dxa"/>
              <w:bottom w:w="0" w:type="dxa"/>
              <w:right w:w="15" w:type="dxa"/>
            </w:tcMar>
            <w:vAlign w:val="center"/>
            <w:hideMark/>
          </w:tcPr>
          <w:p w:rsidRPr="00103C67" w:rsidR="00103C67" w:rsidP="00103C67" w:rsidRDefault="00103C67" w14:paraId="2D668DC3" w14:textId="77777777">
            <w:pPr>
              <w:jc w:val="center"/>
            </w:pPr>
            <w:r w:rsidRPr="00103C67">
              <w:t>Svar</w:t>
            </w:r>
          </w:p>
        </w:tc>
      </w:tr>
      <w:tr w:rsidRPr="00847326" w:rsidR="00103C67" w:rsidTr="00847326" w14:paraId="67E0B963" w14:textId="77777777">
        <w:trPr>
          <w:trHeight w:val="622"/>
        </w:trPr>
        <w:tc>
          <w:tcPr>
            <w:tcW w:w="4086" w:type="dxa"/>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hideMark/>
          </w:tcPr>
          <w:p w:rsidRPr="00D07E7B" w:rsidR="00D07E7B" w:rsidP="004E2441" w:rsidRDefault="00D07E7B" w14:paraId="4440C056" w14:textId="57207AAC">
            <w:pPr>
              <w:jc w:val="right"/>
              <w:rPr>
                <w:color w:val="808080" w:themeColor="background1" w:themeShade="80"/>
              </w:rPr>
            </w:pPr>
            <w:r w:rsidRPr="00D07E7B">
              <w:t>Prosjektets</w:t>
            </w:r>
            <w:r w:rsidR="004E2441">
              <w:t xml:space="preserve"> </w:t>
            </w:r>
            <w:r w:rsidRPr="00D07E7B" w:rsidR="00103C67">
              <w:t>navn</w:t>
            </w:r>
            <w:r w:rsidRPr="00D07E7B" w:rsidR="00293532">
              <w:t>:</w:t>
            </w:r>
          </w:p>
        </w:tc>
        <w:tc>
          <w:tcPr>
            <w:tcW w:w="4987" w:type="dxa"/>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hideMark/>
          </w:tcPr>
          <w:p w:rsidRPr="00313C16" w:rsidR="00103C67" w:rsidP="00AC7AAE" w:rsidRDefault="004E2441" w14:paraId="031F6E8D" w14:textId="67876625">
            <w:pPr>
              <w:ind w:left="113"/>
              <w:jc w:val="both"/>
              <w:rPr>
                <w:lang w:val="en-US"/>
              </w:rPr>
            </w:pPr>
            <w:r w:rsidRPr="0027206B">
              <w:rPr>
                <w:lang w:val="en-US"/>
              </w:rPr>
              <w:t>Electronic Exchange of Social Security Information (EESSI)</w:t>
            </w:r>
          </w:p>
        </w:tc>
      </w:tr>
      <w:tr w:rsidRPr="00103C67" w:rsidR="00103C67" w:rsidTr="00847326" w14:paraId="7B0C228D" w14:textId="77777777">
        <w:trPr>
          <w:trHeight w:val="189"/>
        </w:trPr>
        <w:tc>
          <w:tcPr>
            <w:tcW w:w="4086" w:type="dxa"/>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hideMark/>
          </w:tcPr>
          <w:p w:rsidRPr="00103C67" w:rsidR="00103C67" w:rsidP="00293532" w:rsidRDefault="0057524E" w14:paraId="33350494" w14:textId="44AC7A96">
            <w:pPr>
              <w:jc w:val="right"/>
            </w:pPr>
            <w:r>
              <w:t>Leder PO-Pensjon</w:t>
            </w:r>
            <w:r w:rsidR="00B75CBA">
              <w:t xml:space="preserve"> (ansvarlig eier av endringen og herav PVK)</w:t>
            </w:r>
            <w:r w:rsidR="00293532">
              <w:t>:</w:t>
            </w:r>
          </w:p>
        </w:tc>
        <w:tc>
          <w:tcPr>
            <w:tcW w:w="4987" w:type="dxa"/>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hideMark/>
          </w:tcPr>
          <w:p w:rsidRPr="00103C67" w:rsidR="00103C67" w:rsidP="00AC7AAE" w:rsidRDefault="00EC669A" w14:paraId="13FD64AE" w14:textId="27E79ED7">
            <w:pPr>
              <w:ind w:left="113"/>
              <w:jc w:val="both"/>
            </w:pPr>
            <w:r>
              <w:t>Kjersti Monland</w:t>
            </w:r>
            <w:r w:rsidRPr="00103C67" w:rsidR="00103C67">
              <w:t> </w:t>
            </w:r>
          </w:p>
        </w:tc>
      </w:tr>
      <w:tr w:rsidRPr="00103C67" w:rsidR="00103C67" w:rsidTr="00847326" w14:paraId="4BA30633" w14:textId="77777777">
        <w:trPr>
          <w:trHeight w:val="568"/>
        </w:trPr>
        <w:tc>
          <w:tcPr>
            <w:tcW w:w="4086" w:type="dxa"/>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hideMark/>
          </w:tcPr>
          <w:p w:rsidRPr="00103C67" w:rsidR="00103C67" w:rsidP="004E2441" w:rsidRDefault="001B4A40" w14:paraId="1B967608" w14:textId="0B89FFD1">
            <w:pPr>
              <w:spacing w:after="0"/>
              <w:jc w:val="right"/>
            </w:pPr>
            <w:r>
              <w:t>Gjennomføringsp</w:t>
            </w:r>
            <w:r w:rsidRPr="00103C67" w:rsidR="00103C67">
              <w:t>eriode</w:t>
            </w:r>
            <w:r w:rsidR="0096143C">
              <w:t xml:space="preserve"> for PVK</w:t>
            </w:r>
            <w:r w:rsidR="004E2441">
              <w:t>:</w:t>
            </w:r>
          </w:p>
        </w:tc>
        <w:tc>
          <w:tcPr>
            <w:tcW w:w="4987" w:type="dxa"/>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hideMark/>
          </w:tcPr>
          <w:p w:rsidRPr="00103C67" w:rsidR="00103C67" w:rsidP="00B52D5E" w:rsidRDefault="007F51E1" w14:paraId="763ADFA7" w14:textId="5DF1974D">
            <w:pPr>
              <w:ind w:left="113"/>
              <w:jc w:val="both"/>
            </w:pPr>
            <w:r w:rsidRPr="00710A0E">
              <w:t xml:space="preserve">Uke </w:t>
            </w:r>
            <w:r w:rsidRPr="00710A0E" w:rsidR="00431AEB">
              <w:t>15-18 2021</w:t>
            </w:r>
            <w:r w:rsidR="00431AEB">
              <w:t xml:space="preserve"> </w:t>
            </w:r>
          </w:p>
        </w:tc>
      </w:tr>
    </w:tbl>
    <w:p w:rsidR="00293532" w:rsidRDefault="00293532" w14:paraId="5274C664" w14:textId="77777777"/>
    <w:tbl>
      <w:tblPr>
        <w:tblW w:w="9105" w:type="dxa"/>
        <w:tblCellMar>
          <w:left w:w="0" w:type="dxa"/>
          <w:right w:w="0" w:type="dxa"/>
        </w:tblCellMar>
        <w:tblLook w:val="0600" w:firstRow="0" w:lastRow="0" w:firstColumn="0" w:lastColumn="0" w:noHBand="1" w:noVBand="1"/>
      </w:tblPr>
      <w:tblGrid>
        <w:gridCol w:w="1814"/>
        <w:gridCol w:w="1295"/>
        <w:gridCol w:w="2249"/>
        <w:gridCol w:w="3747"/>
      </w:tblGrid>
      <w:tr w:rsidRPr="00103C67" w:rsidR="0030184E" w:rsidTr="0030184E" w14:paraId="7EF4D683" w14:textId="77777777">
        <w:trPr>
          <w:trHeight w:val="182"/>
        </w:trPr>
        <w:tc>
          <w:tcPr>
            <w:tcW w:w="9105" w:type="dxa"/>
            <w:gridSpan w:val="4"/>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hideMark/>
          </w:tcPr>
          <w:p w:rsidRPr="00103C67" w:rsidR="0030184E" w:rsidP="00BA614F" w:rsidRDefault="0030184E" w14:paraId="4699378C" w14:textId="172894B5">
            <w:pPr>
              <w:jc w:val="center"/>
            </w:pPr>
            <w:r w:rsidRPr="00103C67">
              <w:t>Deltagelse i vurderingen</w:t>
            </w:r>
            <w:r>
              <w:t xml:space="preserve"> (</w:t>
            </w:r>
            <w:r w:rsidR="00BA614F">
              <w:t>l</w:t>
            </w:r>
            <w:r>
              <w:t>egg til flere rader ved behov)</w:t>
            </w:r>
          </w:p>
        </w:tc>
      </w:tr>
      <w:tr w:rsidRPr="00103C67" w:rsidR="0030184E" w:rsidTr="006D30DD" w14:paraId="2715DD4E" w14:textId="77777777">
        <w:trPr>
          <w:trHeight w:val="183"/>
        </w:trPr>
        <w:tc>
          <w:tcPr>
            <w:tcW w:w="1814" w:type="dxa"/>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hideMark/>
          </w:tcPr>
          <w:p w:rsidRPr="00103C67" w:rsidR="0030184E" w:rsidP="001C6BF6" w:rsidRDefault="0030184E" w14:paraId="11D66BEF" w14:textId="77777777">
            <w:pPr>
              <w:jc w:val="center"/>
            </w:pPr>
            <w:r w:rsidRPr="00103C67">
              <w:t>Navn</w:t>
            </w:r>
          </w:p>
        </w:tc>
        <w:tc>
          <w:tcPr>
            <w:tcW w:w="3544" w:type="dxa"/>
            <w:gridSpan w:val="2"/>
            <w:tcBorders>
              <w:top w:val="single" w:color="FFFFFF" w:sz="8" w:space="0"/>
              <w:left w:val="single" w:color="FFFFFF" w:sz="8" w:space="0"/>
              <w:bottom w:val="single" w:color="FFFFFF" w:sz="8" w:space="0"/>
              <w:right w:val="single" w:color="FFFFFF" w:sz="8" w:space="0"/>
            </w:tcBorders>
            <w:shd w:val="clear" w:color="auto" w:fill="D7D7D7"/>
            <w:tcMar>
              <w:top w:w="15" w:type="dxa"/>
              <w:left w:w="113" w:type="dxa"/>
              <w:bottom w:w="0" w:type="dxa"/>
              <w:right w:w="15" w:type="dxa"/>
            </w:tcMar>
            <w:vAlign w:val="center"/>
            <w:hideMark/>
          </w:tcPr>
          <w:p w:rsidRPr="00103C67" w:rsidR="0030184E" w:rsidP="001C6BF6" w:rsidRDefault="0030184E" w14:paraId="69F76B8A" w14:textId="0433FDD2">
            <w:pPr>
              <w:jc w:val="center"/>
            </w:pPr>
            <w:r>
              <w:t>Rolle</w:t>
            </w:r>
          </w:p>
        </w:tc>
        <w:tc>
          <w:tcPr>
            <w:tcW w:w="3747" w:type="dxa"/>
            <w:tcBorders>
              <w:top w:val="single" w:color="FFFFFF" w:sz="8" w:space="0"/>
              <w:left w:val="single" w:color="FFFFFF" w:sz="8" w:space="0"/>
              <w:bottom w:val="single" w:color="FFFFFF" w:sz="8" w:space="0"/>
              <w:right w:val="single" w:color="FFFFFF" w:sz="8" w:space="0"/>
            </w:tcBorders>
            <w:shd w:val="clear" w:color="auto" w:fill="D7D7D7"/>
            <w:vAlign w:val="center"/>
          </w:tcPr>
          <w:p w:rsidRPr="00103C67" w:rsidR="0030184E" w:rsidP="001C6BF6" w:rsidRDefault="0030184E" w14:paraId="53E5846B" w14:textId="77777777">
            <w:pPr>
              <w:jc w:val="center"/>
            </w:pPr>
            <w:r>
              <w:t>Avdeling/Seksjon/Enhet</w:t>
            </w:r>
          </w:p>
        </w:tc>
      </w:tr>
      <w:tr w:rsidRPr="00103C67" w:rsidR="0030184E" w:rsidTr="006D30DD" w14:paraId="5B95DBC1" w14:textId="77777777">
        <w:trPr>
          <w:trHeight w:val="254"/>
        </w:trPr>
        <w:tc>
          <w:tcPr>
            <w:tcW w:w="1814"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103C67" w:rsidR="0030184E" w:rsidP="004E2441" w:rsidRDefault="00797744" w14:paraId="0CD7CA69" w14:textId="233D9674">
            <w:r>
              <w:t>Anund Knutsen</w:t>
            </w:r>
          </w:p>
        </w:tc>
        <w:tc>
          <w:tcPr>
            <w:tcW w:w="3544" w:type="dxa"/>
            <w:gridSpan w:val="2"/>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hideMark/>
          </w:tcPr>
          <w:p w:rsidRPr="00103C67" w:rsidR="0030184E" w:rsidP="001A435F" w:rsidRDefault="001A435F" w14:paraId="4D7CE626" w14:textId="5888898E">
            <w:r w:rsidRPr="001A435F">
              <w:t>Produkteier</w:t>
            </w:r>
          </w:p>
        </w:tc>
        <w:tc>
          <w:tcPr>
            <w:tcW w:w="3747" w:type="dxa"/>
            <w:tcBorders>
              <w:top w:val="single" w:color="FFFFFF" w:sz="8" w:space="0"/>
              <w:left w:val="single" w:color="FFFFFF" w:sz="8" w:space="0"/>
              <w:bottom w:val="single" w:color="FFFFFF" w:sz="8" w:space="0"/>
              <w:right w:val="single" w:color="FFFFFF" w:sz="8" w:space="0"/>
            </w:tcBorders>
            <w:shd w:val="clear" w:color="auto" w:fill="EFEFEF"/>
          </w:tcPr>
          <w:p w:rsidRPr="00103C67" w:rsidR="0030184E" w:rsidP="001A435F" w:rsidRDefault="006475B2" w14:paraId="4B962EFF" w14:textId="0CC1A65A">
            <w:r>
              <w:t xml:space="preserve">Team </w:t>
            </w:r>
            <w:proofErr w:type="spellStart"/>
            <w:r>
              <w:t>Eessi</w:t>
            </w:r>
            <w:proofErr w:type="spellEnd"/>
            <w:r>
              <w:t>-pensjon</w:t>
            </w:r>
            <w:r w:rsidDel="00D82FD7">
              <w:t xml:space="preserve"> </w:t>
            </w:r>
          </w:p>
        </w:tc>
      </w:tr>
      <w:tr w:rsidRPr="00103C67" w:rsidR="001A435F" w:rsidTr="006D30DD" w14:paraId="0A9D11AC" w14:textId="77777777">
        <w:trPr>
          <w:trHeight w:val="198"/>
        </w:trPr>
        <w:tc>
          <w:tcPr>
            <w:tcW w:w="1814"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1A435F" w:rsidP="004E2441" w:rsidRDefault="00797744" w14:paraId="306A9A10" w14:textId="3D096631">
            <w:r>
              <w:t>Mari Støylen</w:t>
            </w:r>
          </w:p>
        </w:tc>
        <w:tc>
          <w:tcPr>
            <w:tcW w:w="3544" w:type="dxa"/>
            <w:gridSpan w:val="2"/>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tcPr>
          <w:p w:rsidRPr="00103C67" w:rsidR="001A435F" w:rsidP="004E2441" w:rsidRDefault="00BB7F5D" w14:paraId="04A531E1" w14:textId="6433B0F7">
            <w:r>
              <w:t xml:space="preserve">Prosjektmedarbeider </w:t>
            </w:r>
            <w:r w:rsidR="00D80B7F">
              <w:t xml:space="preserve">og ansvarlig for oppdatering av </w:t>
            </w:r>
            <w:proofErr w:type="spellStart"/>
            <w:r w:rsidR="00D80B7F">
              <w:t>PVKen</w:t>
            </w:r>
            <w:proofErr w:type="spellEnd"/>
          </w:p>
        </w:tc>
        <w:tc>
          <w:tcPr>
            <w:tcW w:w="3747" w:type="dxa"/>
            <w:tcBorders>
              <w:top w:val="single" w:color="FFFFFF" w:sz="8" w:space="0"/>
              <w:left w:val="single" w:color="FFFFFF" w:sz="8" w:space="0"/>
              <w:bottom w:val="single" w:color="FFFFFF" w:sz="8" w:space="0"/>
              <w:right w:val="single" w:color="FFFFFF" w:sz="8" w:space="0"/>
            </w:tcBorders>
            <w:shd w:val="clear" w:color="auto" w:fill="EFEFEF"/>
          </w:tcPr>
          <w:p w:rsidRPr="00103C67" w:rsidR="001A435F" w:rsidP="004E2441" w:rsidRDefault="006475B2" w14:paraId="507744F3" w14:textId="2E18EE17">
            <w:r>
              <w:t xml:space="preserve">Team </w:t>
            </w:r>
            <w:proofErr w:type="spellStart"/>
            <w:r>
              <w:t>Eessi</w:t>
            </w:r>
            <w:proofErr w:type="spellEnd"/>
            <w:r>
              <w:t>-pensjon</w:t>
            </w:r>
            <w:r w:rsidDel="00797744">
              <w:t xml:space="preserve"> </w:t>
            </w:r>
          </w:p>
        </w:tc>
      </w:tr>
      <w:tr w:rsidRPr="00103C67" w:rsidR="0030184E" w:rsidTr="001C6BF6" w14:paraId="50C70757" w14:textId="77777777">
        <w:trPr>
          <w:trHeight w:val="198"/>
        </w:trPr>
        <w:tc>
          <w:tcPr>
            <w:tcW w:w="9105" w:type="dxa"/>
            <w:gridSpan w:val="4"/>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tcPr>
          <w:p w:rsidRPr="00103C67" w:rsidR="0030184E" w:rsidP="00BA614F" w:rsidRDefault="0030184E" w14:paraId="55A908E4" w14:textId="3BA423C9">
            <w:pPr>
              <w:jc w:val="center"/>
            </w:pPr>
            <w:r>
              <w:t xml:space="preserve">Ekstern deltagelse i vurderingen </w:t>
            </w:r>
            <w:r w:rsidR="00BA614F">
              <w:br/>
            </w:r>
            <w:r>
              <w:t>(</w:t>
            </w:r>
            <w:r w:rsidR="00BA614F">
              <w:t>eventuelt</w:t>
            </w:r>
            <w:r>
              <w:t xml:space="preserve"> d</w:t>
            </w:r>
            <w:r w:rsidR="00D20465">
              <w:t>okumenter</w:t>
            </w:r>
            <w:r>
              <w:t xml:space="preserve"> begrunnelsen</w:t>
            </w:r>
            <w:r w:rsidR="00BA614F">
              <w:t xml:space="preserve"> for hvorfor slik deltagelse ikke er aktuelt</w:t>
            </w:r>
            <w:r>
              <w:t>)</w:t>
            </w:r>
          </w:p>
        </w:tc>
      </w:tr>
      <w:tr w:rsidRPr="00103C67" w:rsidR="00D07E7B" w:rsidTr="001C6BF6" w14:paraId="66201E58" w14:textId="77777777">
        <w:trPr>
          <w:trHeight w:val="198"/>
        </w:trPr>
        <w:tc>
          <w:tcPr>
            <w:tcW w:w="3109" w:type="dxa"/>
            <w:gridSpan w:val="2"/>
            <w:tcBorders>
              <w:top w:val="single" w:color="FFFFFF" w:sz="8" w:space="0"/>
              <w:left w:val="single" w:color="FFFFFF" w:sz="8" w:space="0"/>
              <w:bottom w:val="single" w:color="FFFFFF" w:sz="8" w:space="0"/>
              <w:right w:val="single" w:color="FFFFFF" w:sz="8" w:space="0"/>
            </w:tcBorders>
            <w:shd w:val="clear" w:color="auto" w:fill="D0CECE" w:themeFill="background2" w:themeFillShade="E6"/>
            <w:tcMar>
              <w:top w:w="8" w:type="dxa"/>
              <w:left w:w="113" w:type="dxa"/>
              <w:bottom w:w="0" w:type="dxa"/>
              <w:right w:w="8" w:type="dxa"/>
            </w:tcMar>
          </w:tcPr>
          <w:p w:rsidR="00D07E7B" w:rsidP="001C6BF6" w:rsidRDefault="00D07E7B" w14:paraId="7281334C" w14:textId="7789CB5D">
            <w:pPr>
              <w:jc w:val="both"/>
            </w:pPr>
            <w:r>
              <w:t>Dersom ingen ekstern deltagelse, begrunn valget her:</w:t>
            </w:r>
          </w:p>
        </w:tc>
        <w:tc>
          <w:tcPr>
            <w:tcW w:w="5996" w:type="dxa"/>
            <w:gridSpan w:val="2"/>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vAlign w:val="bottom"/>
          </w:tcPr>
          <w:p w:rsidR="007B371B" w:rsidP="00FD0838" w:rsidRDefault="007B371B" w14:paraId="50A93DD1" w14:textId="0F5444C9">
            <w:pPr>
              <w:ind w:left="113"/>
            </w:pPr>
            <w:r>
              <w:t>Nå: Siden dette bare er en oppdatering av PVK</w:t>
            </w:r>
            <w:r w:rsidR="00927614">
              <w:t xml:space="preserve">, hvor vi har fjernet </w:t>
            </w:r>
            <w:r w:rsidR="00B53D8D">
              <w:t>noe fra forrige versjon</w:t>
            </w:r>
            <w:r w:rsidR="00971A2E">
              <w:t xml:space="preserve">, </w:t>
            </w:r>
            <w:r w:rsidR="00F81549">
              <w:t>finner vi</w:t>
            </w:r>
            <w:r w:rsidR="00971A2E">
              <w:t xml:space="preserve"> det ikke aktuelt med ekstern delta</w:t>
            </w:r>
            <w:r w:rsidR="00F81549">
              <w:t>gelse.</w:t>
            </w:r>
          </w:p>
          <w:p w:rsidRPr="00A71282" w:rsidR="00A71282" w:rsidP="00FD0838" w:rsidRDefault="00F81549" w14:paraId="2506C929" w14:textId="14FD4C6F">
            <w:pPr>
              <w:ind w:left="113"/>
            </w:pPr>
            <w:r>
              <w:t>(</w:t>
            </w:r>
            <w:r w:rsidR="0077411D">
              <w:t>Fra tidligere</w:t>
            </w:r>
            <w:r w:rsidR="007B371B">
              <w:t xml:space="preserve">: </w:t>
            </w:r>
            <w:r w:rsidRPr="00A71282" w:rsidR="00FD0838">
              <w:t>NAV har ingen databehandler for EESSI</w:t>
            </w:r>
            <w:r w:rsidRPr="00847326" w:rsidR="00FD0838">
              <w:t>,</w:t>
            </w:r>
            <w:r w:rsidRPr="00F81549" w:rsidR="00FD0838">
              <w:t xml:space="preserve"> </w:t>
            </w:r>
            <w:r w:rsidRPr="003422BD" w:rsidR="00FD0838">
              <w:t>da</w:t>
            </w:r>
            <w:r w:rsidRPr="00A71282" w:rsidR="00FD0838">
              <w:t xml:space="preserve"> NAV selv dri</w:t>
            </w:r>
            <w:r w:rsidR="002F7FEF">
              <w:t>fter og videreutvikler systemet, se</w:t>
            </w:r>
            <w:r w:rsidR="00FA04BC">
              <w:t xml:space="preserve"> </w:t>
            </w:r>
            <w:r w:rsidR="00FA04BC">
              <w:fldChar w:fldCharType="begin"/>
            </w:r>
            <w:r w:rsidR="00FA04BC">
              <w:instrText xml:space="preserve"> REF _Ref8637974 \h </w:instrText>
            </w:r>
            <w:r w:rsidR="00FA04BC">
              <w:fldChar w:fldCharType="separate"/>
            </w:r>
            <w:r w:rsidR="00FA04BC">
              <w:t>Vedlegg 4 Etterlevelseskrav</w:t>
            </w:r>
            <w:r w:rsidR="00FA04BC">
              <w:fldChar w:fldCharType="end"/>
            </w:r>
            <w:r w:rsidR="00E562B4">
              <w:t>)</w:t>
            </w:r>
          </w:p>
          <w:p w:rsidRPr="00A71282" w:rsidR="00D07E7B" w:rsidP="00FD0838" w:rsidRDefault="00D07E7B" w14:paraId="6199D8D4" w14:textId="1E32B310">
            <w:pPr>
              <w:ind w:left="113"/>
            </w:pPr>
          </w:p>
        </w:tc>
      </w:tr>
    </w:tbl>
    <w:p w:rsidR="0030184E" w:rsidRDefault="0030184E" w14:paraId="6FB51499" w14:textId="77777777"/>
    <w:tbl>
      <w:tblPr>
        <w:tblW w:w="9105" w:type="dxa"/>
        <w:tblCellMar>
          <w:left w:w="0" w:type="dxa"/>
          <w:right w:w="0" w:type="dxa"/>
        </w:tblCellMar>
        <w:tblLook w:val="0600" w:firstRow="0" w:lastRow="0" w:firstColumn="0" w:lastColumn="0" w:noHBand="1" w:noVBand="1"/>
      </w:tblPr>
      <w:tblGrid>
        <w:gridCol w:w="3109"/>
        <w:gridCol w:w="3118"/>
        <w:gridCol w:w="2878"/>
      </w:tblGrid>
      <w:tr w:rsidRPr="00103C67" w:rsidR="0030184E" w:rsidTr="001C6BF6" w14:paraId="177FED89" w14:textId="77777777">
        <w:trPr>
          <w:trHeight w:val="182"/>
        </w:trPr>
        <w:tc>
          <w:tcPr>
            <w:tcW w:w="9105" w:type="dxa"/>
            <w:gridSpan w:val="3"/>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hideMark/>
          </w:tcPr>
          <w:p w:rsidRPr="00103C67" w:rsidR="0030184E" w:rsidP="001C6BF6" w:rsidRDefault="0030184E" w14:paraId="6721D1F1" w14:textId="77777777">
            <w:pPr>
              <w:jc w:val="center"/>
            </w:pPr>
            <w:r w:rsidRPr="00103C67">
              <w:t>Endringslogg</w:t>
            </w:r>
          </w:p>
        </w:tc>
      </w:tr>
      <w:tr w:rsidRPr="00103C67" w:rsidR="0030184E" w:rsidTr="001C6BF6" w14:paraId="36E50A4B" w14:textId="77777777">
        <w:trPr>
          <w:trHeight w:val="236"/>
        </w:trPr>
        <w:tc>
          <w:tcPr>
            <w:tcW w:w="3109" w:type="dxa"/>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hideMark/>
          </w:tcPr>
          <w:p w:rsidRPr="00103C67" w:rsidR="0030184E" w:rsidP="00D20465" w:rsidRDefault="0030184E" w14:paraId="21C85239" w14:textId="6378D0F4">
            <w:pPr>
              <w:jc w:val="right"/>
            </w:pPr>
            <w:r w:rsidRPr="00103C67">
              <w:t>Dato for første vurdering</w:t>
            </w:r>
            <w:r w:rsidR="00D20465">
              <w:t>:</w:t>
            </w:r>
          </w:p>
        </w:tc>
        <w:tc>
          <w:tcPr>
            <w:tcW w:w="5996" w:type="dxa"/>
            <w:gridSpan w:val="2"/>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vAlign w:val="bottom"/>
            <w:hideMark/>
          </w:tcPr>
          <w:p w:rsidRPr="00103C67" w:rsidR="0030184E" w:rsidP="001C6BF6" w:rsidRDefault="0089080A" w14:paraId="1D072A0E" w14:textId="09540A15">
            <w:pPr>
              <w:ind w:left="113"/>
              <w:jc w:val="both"/>
            </w:pPr>
            <w:r>
              <w:t>04.09.2019</w:t>
            </w:r>
          </w:p>
        </w:tc>
      </w:tr>
      <w:tr w:rsidRPr="00103C67" w:rsidR="0030184E" w:rsidTr="001C6BF6" w14:paraId="3A612E3A" w14:textId="77777777">
        <w:trPr>
          <w:trHeight w:val="198"/>
        </w:trPr>
        <w:tc>
          <w:tcPr>
            <w:tcW w:w="3109" w:type="dxa"/>
            <w:tcBorders>
              <w:top w:val="single" w:color="FFFFFF" w:sz="8" w:space="0"/>
              <w:left w:val="single" w:color="FFFFFF" w:sz="8" w:space="0"/>
              <w:bottom w:val="single" w:color="FFFFFF" w:sz="8" w:space="0"/>
              <w:right w:val="single" w:color="FFFFFF" w:sz="8" w:space="0"/>
            </w:tcBorders>
            <w:shd w:val="clear" w:color="auto" w:fill="D7D7D7"/>
            <w:tcMar>
              <w:top w:w="8" w:type="dxa"/>
              <w:left w:w="113" w:type="dxa"/>
              <w:bottom w:w="0" w:type="dxa"/>
              <w:right w:w="8" w:type="dxa"/>
            </w:tcMar>
            <w:vAlign w:val="center"/>
            <w:hideMark/>
          </w:tcPr>
          <w:p w:rsidRPr="00103C67" w:rsidR="0030184E" w:rsidP="001C6BF6" w:rsidRDefault="0030184E" w14:paraId="0BC8A35C" w14:textId="0383EB11">
            <w:pPr>
              <w:jc w:val="center"/>
            </w:pPr>
            <w:r>
              <w:t xml:space="preserve">Evt. </w:t>
            </w:r>
            <w:r w:rsidR="007D0583">
              <w:t>D</w:t>
            </w:r>
            <w:r w:rsidRPr="00103C67">
              <w:t>ato for endring i vurdering</w:t>
            </w:r>
            <w:r>
              <w:t>:</w:t>
            </w:r>
          </w:p>
        </w:tc>
        <w:tc>
          <w:tcPr>
            <w:tcW w:w="3118" w:type="dxa"/>
            <w:tcBorders>
              <w:top w:val="single" w:color="FFFFFF" w:sz="8" w:space="0"/>
              <w:left w:val="single" w:color="FFFFFF" w:sz="8" w:space="0"/>
              <w:bottom w:val="single" w:color="FFFFFF" w:sz="8" w:space="0"/>
              <w:right w:val="single" w:color="FFFFFF" w:sz="8" w:space="0"/>
            </w:tcBorders>
            <w:shd w:val="clear" w:color="auto" w:fill="D7D7D7"/>
            <w:tcMar>
              <w:top w:w="8" w:type="dxa"/>
              <w:left w:w="113" w:type="dxa"/>
              <w:bottom w:w="0" w:type="dxa"/>
              <w:right w:w="8" w:type="dxa"/>
            </w:tcMar>
            <w:vAlign w:val="center"/>
            <w:hideMark/>
          </w:tcPr>
          <w:p w:rsidRPr="00103C67" w:rsidR="0030184E" w:rsidP="001C6BF6" w:rsidRDefault="00D07E7B" w14:paraId="2B2FB82C" w14:textId="0C33DD02">
            <w:pPr>
              <w:jc w:val="center"/>
            </w:pPr>
            <w:r>
              <w:t>E</w:t>
            </w:r>
            <w:r w:rsidRPr="00103C67" w:rsidR="0030184E">
              <w:t>ndringer</w:t>
            </w:r>
            <w:r w:rsidR="0030184E">
              <w:t>:</w:t>
            </w:r>
          </w:p>
        </w:tc>
        <w:tc>
          <w:tcPr>
            <w:tcW w:w="2878" w:type="dxa"/>
            <w:tcBorders>
              <w:top w:val="single" w:color="FFFFFF" w:sz="8" w:space="0"/>
              <w:left w:val="single" w:color="FFFFFF" w:sz="8" w:space="0"/>
              <w:bottom w:val="single" w:color="FFFFFF" w:sz="8" w:space="0"/>
              <w:right w:val="single" w:color="FFFFFF" w:sz="8" w:space="0"/>
            </w:tcBorders>
            <w:shd w:val="clear" w:color="auto" w:fill="D7D7D7"/>
            <w:tcMar>
              <w:top w:w="8" w:type="dxa"/>
              <w:left w:w="113" w:type="dxa"/>
              <w:bottom w:w="0" w:type="dxa"/>
              <w:right w:w="8" w:type="dxa"/>
            </w:tcMar>
            <w:vAlign w:val="center"/>
            <w:hideMark/>
          </w:tcPr>
          <w:p w:rsidRPr="00103C67" w:rsidR="0030184E" w:rsidP="001C6BF6" w:rsidRDefault="0030184E" w14:paraId="60B928DA" w14:textId="14F59A95">
            <w:pPr>
              <w:jc w:val="center"/>
            </w:pPr>
            <w:r w:rsidRPr="00103C67">
              <w:t>Signert av</w:t>
            </w:r>
            <w:r w:rsidR="00BA614F">
              <w:t xml:space="preserve"> eier av PVK</w:t>
            </w:r>
            <w:r w:rsidRPr="00103C67">
              <w:t>:</w:t>
            </w:r>
          </w:p>
        </w:tc>
      </w:tr>
      <w:tr w:rsidRPr="00103C67" w:rsidR="0030184E" w:rsidTr="001C6BF6" w14:paraId="4BC34283" w14:textId="77777777">
        <w:trPr>
          <w:trHeight w:val="180"/>
        </w:trPr>
        <w:tc>
          <w:tcPr>
            <w:tcW w:w="3109"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CE0944" w:rsidR="0030184E" w:rsidP="001C6BF6" w:rsidRDefault="00F654B5" w14:paraId="3D374AA7" w14:textId="61366669">
            <w:pPr>
              <w:ind w:left="113"/>
              <w:jc w:val="both"/>
              <w:rPr>
                <w:highlight w:val="yellow"/>
              </w:rPr>
            </w:pPr>
            <w:r>
              <w:rPr>
                <w:highlight w:val="yellow"/>
              </w:rPr>
              <w:t>0</w:t>
            </w:r>
            <w:r w:rsidR="00366676">
              <w:rPr>
                <w:highlight w:val="yellow"/>
              </w:rPr>
              <w:t>5</w:t>
            </w:r>
            <w:r w:rsidR="00E46A44">
              <w:rPr>
                <w:highlight w:val="yellow"/>
              </w:rPr>
              <w:t>.0</w:t>
            </w:r>
            <w:r>
              <w:rPr>
                <w:highlight w:val="yellow"/>
              </w:rPr>
              <w:t>5</w:t>
            </w:r>
            <w:r w:rsidR="00E46A44">
              <w:rPr>
                <w:highlight w:val="yellow"/>
              </w:rPr>
              <w:t>.2021</w:t>
            </w:r>
          </w:p>
        </w:tc>
        <w:tc>
          <w:tcPr>
            <w:tcW w:w="3118"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CE0944" w:rsidR="0030184E" w:rsidP="00847326" w:rsidRDefault="0072523C" w14:paraId="0D37AB82" w14:textId="288EE652">
            <w:pPr>
              <w:rPr>
                <w:highlight w:val="yellow"/>
              </w:rPr>
            </w:pPr>
            <w:r w:rsidRPr="0072523C">
              <w:t>Fjernet om selvbetjeningsløsningen</w:t>
            </w:r>
            <w:r w:rsidR="00F77F77">
              <w:t>,</w:t>
            </w:r>
            <w:r w:rsidRPr="0072523C" w:rsidR="00F77F77">
              <w:t xml:space="preserve"> siden denne ikke er blitt satt i produksjon</w:t>
            </w:r>
            <w:r w:rsidR="00F77F77">
              <w:t>.</w:t>
            </w:r>
            <w:r w:rsidR="008D4109">
              <w:t xml:space="preserve"> Fjernet</w:t>
            </w:r>
            <w:r w:rsidR="00174878">
              <w:t xml:space="preserve"> i hoveddokumentet</w:t>
            </w:r>
            <w:r w:rsidRPr="0072523C">
              <w:t xml:space="preserve">. Har ikke </w:t>
            </w:r>
            <w:r w:rsidR="007567E8">
              <w:t xml:space="preserve">fjernet </w:t>
            </w:r>
            <w:r w:rsidRPr="0072523C">
              <w:t>fra vedlegg</w:t>
            </w:r>
            <w:r w:rsidR="00710240">
              <w:t>ene</w:t>
            </w:r>
            <w:r w:rsidRPr="0072523C">
              <w:t xml:space="preserve">, men bare </w:t>
            </w:r>
            <w:r w:rsidR="00174878">
              <w:t xml:space="preserve">streket </w:t>
            </w:r>
            <w:r w:rsidR="00710240">
              <w:t>over.</w:t>
            </w:r>
            <w:r w:rsidRPr="0072523C">
              <w:t xml:space="preserve"> Ellers ingen endringer.</w:t>
            </w:r>
          </w:p>
        </w:tc>
        <w:tc>
          <w:tcPr>
            <w:tcW w:w="2878"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103C67" w:rsidR="0030184E" w:rsidP="001C6BF6" w:rsidRDefault="0030184E" w14:paraId="2BBB4E9A" w14:textId="082FDBBE">
            <w:pPr>
              <w:jc w:val="both"/>
            </w:pPr>
          </w:p>
        </w:tc>
      </w:tr>
    </w:tbl>
    <w:p w:rsidR="0030184E" w:rsidRDefault="0030184E" w14:paraId="21F24A87" w14:textId="77777777"/>
    <w:p w:rsidR="00D0532B" w:rsidP="00D97B41" w:rsidRDefault="0096039E" w14:paraId="7C1F3B16" w14:textId="644DB9B9">
      <w:pPr>
        <w:pStyle w:val="Overskrift2"/>
        <w:numPr>
          <w:ilvl w:val="1"/>
          <w:numId w:val="1"/>
        </w:numPr>
      </w:pPr>
      <w:bookmarkStart w:name="_Toc1743383" w:id="20"/>
      <w:r>
        <w:t xml:space="preserve">Beskrivelse av </w:t>
      </w:r>
      <w:r w:rsidR="00B43EA5">
        <w:t>prosess</w:t>
      </w:r>
      <w:r w:rsidR="002F7D86">
        <w:t>en</w:t>
      </w:r>
      <w:r w:rsidR="00B43EA5">
        <w:t>, prosjekt</w:t>
      </w:r>
      <w:r w:rsidR="002F7D86">
        <w:t>et</w:t>
      </w:r>
      <w:r w:rsidR="00B43EA5">
        <w:t>, utvikling</w:t>
      </w:r>
      <w:r w:rsidR="002F7D86">
        <w:t>en</w:t>
      </w:r>
      <w:r w:rsidR="00B43EA5">
        <w:t xml:space="preserve"> eller </w:t>
      </w:r>
      <w:r w:rsidR="002F7D86">
        <w:t xml:space="preserve">den </w:t>
      </w:r>
      <w:r>
        <w:t>planlagt</w:t>
      </w:r>
      <w:r w:rsidR="002F7D86">
        <w:t>e</w:t>
      </w:r>
      <w:r>
        <w:t xml:space="preserve"> endring</w:t>
      </w:r>
      <w:r w:rsidR="002F7D86">
        <w:t>en</w:t>
      </w:r>
      <w:bookmarkEnd w:id="20"/>
    </w:p>
    <w:tbl>
      <w:tblPr>
        <w:tblW w:w="9123" w:type="dxa"/>
        <w:tblCellMar>
          <w:left w:w="170" w:type="dxa"/>
          <w:right w:w="170" w:type="dxa"/>
        </w:tblCellMar>
        <w:tblLook w:val="0600" w:firstRow="0" w:lastRow="0" w:firstColumn="0" w:lastColumn="0" w:noHBand="1" w:noVBand="1"/>
      </w:tblPr>
      <w:tblGrid>
        <w:gridCol w:w="3548"/>
        <w:gridCol w:w="5575"/>
      </w:tblGrid>
      <w:tr w:rsidRPr="009211C7" w:rsidR="00643B1F" w:rsidTr="00282203" w14:paraId="32B7C9F8" w14:textId="77777777">
        <w:trPr>
          <w:trHeight w:val="321"/>
        </w:trPr>
        <w:tc>
          <w:tcPr>
            <w:tcW w:w="3392" w:type="dxa"/>
            <w:tcBorders>
              <w:top w:val="single" w:color="FFFFFF" w:sz="8" w:space="0"/>
              <w:left w:val="single" w:color="FFFFFF" w:sz="8" w:space="0"/>
              <w:bottom w:val="single" w:color="FFFFFF" w:sz="8" w:space="0"/>
              <w:right w:val="single" w:color="FFFFFF" w:sz="8" w:space="0"/>
            </w:tcBorders>
            <w:shd w:val="clear" w:color="auto" w:fill="FFC0C0"/>
            <w:tcMar>
              <w:top w:w="15" w:type="dxa"/>
              <w:left w:w="15" w:type="dxa"/>
              <w:bottom w:w="0" w:type="dxa"/>
              <w:right w:w="15" w:type="dxa"/>
            </w:tcMar>
            <w:vAlign w:val="center"/>
          </w:tcPr>
          <w:p w:rsidR="00643B1F" w:rsidP="00CB11CA" w:rsidRDefault="00643B1F" w14:paraId="5467FA4A" w14:textId="7C5868B0">
            <w:pPr>
              <w:spacing w:after="0"/>
              <w:ind w:left="113"/>
            </w:pPr>
            <w:r>
              <w:t>Kort</w:t>
            </w:r>
            <w:r w:rsidR="00282203">
              <w:t>,</w:t>
            </w:r>
            <w:r>
              <w:t xml:space="preserve"> </w:t>
            </w:r>
            <w:r w:rsidR="00B70B0B">
              <w:t xml:space="preserve">men tilstrekkelig </w:t>
            </w:r>
            <w:r w:rsidR="0096143C">
              <w:t xml:space="preserve">detaljert </w:t>
            </w:r>
            <w:r>
              <w:t>b</w:t>
            </w:r>
            <w:r w:rsidR="00282203">
              <w:t>eskrivelse av løsningen</w:t>
            </w:r>
            <w:r>
              <w:t>:</w:t>
            </w:r>
          </w:p>
          <w:p w:rsidRPr="00BB2157" w:rsidR="00B54AD9" w:rsidP="00767E8D" w:rsidRDefault="00A02EF2" w14:paraId="0439FA55" w14:textId="77777777">
            <w:pPr>
              <w:pStyle w:val="Listeavsnitt"/>
              <w:numPr>
                <w:ilvl w:val="0"/>
                <w:numId w:val="16"/>
              </w:numPr>
              <w:rPr>
                <w:sz w:val="22"/>
              </w:rPr>
            </w:pPr>
            <w:r w:rsidRPr="00BB2157">
              <w:rPr>
                <w:sz w:val="22"/>
              </w:rPr>
              <w:t>Hva skal man oppnå, hvilken tjeneste ska</w:t>
            </w:r>
            <w:r w:rsidRPr="00BB2157" w:rsidR="00B54AD9">
              <w:rPr>
                <w:sz w:val="22"/>
              </w:rPr>
              <w:t xml:space="preserve">l leveres? </w:t>
            </w:r>
          </w:p>
          <w:p w:rsidRPr="00BB2157" w:rsidR="00B43EA5" w:rsidP="00767E8D" w:rsidRDefault="00B54AD9" w14:paraId="702DFAB0" w14:textId="0C15EFD5">
            <w:pPr>
              <w:pStyle w:val="Listeavsnitt"/>
              <w:numPr>
                <w:ilvl w:val="0"/>
                <w:numId w:val="16"/>
              </w:numPr>
              <w:rPr>
                <w:sz w:val="22"/>
              </w:rPr>
            </w:pPr>
            <w:r w:rsidRPr="00BB2157">
              <w:rPr>
                <w:sz w:val="22"/>
              </w:rPr>
              <w:t xml:space="preserve">Hvorfor behandle personopplysninger, </w:t>
            </w:r>
            <w:r w:rsidRPr="00BB2157" w:rsidR="00B43EA5">
              <w:rPr>
                <w:sz w:val="22"/>
              </w:rPr>
              <w:t>hva trenger man personopplysninger til</w:t>
            </w:r>
            <w:r w:rsidRPr="00BB2157" w:rsidR="00A02EF2">
              <w:rPr>
                <w:sz w:val="22"/>
              </w:rPr>
              <w:t>?</w:t>
            </w:r>
          </w:p>
          <w:p w:rsidRPr="00BB2157" w:rsidR="00FE529A" w:rsidP="00767E8D" w:rsidRDefault="00B43EA5" w14:paraId="31B16EA5" w14:textId="5FFEB8B4">
            <w:pPr>
              <w:pStyle w:val="Listeavsnitt"/>
              <w:numPr>
                <w:ilvl w:val="0"/>
                <w:numId w:val="16"/>
              </w:numPr>
              <w:rPr>
                <w:sz w:val="22"/>
              </w:rPr>
            </w:pPr>
            <w:r w:rsidRPr="00BB2157">
              <w:rPr>
                <w:sz w:val="22"/>
              </w:rPr>
              <w:t>Hvorfor og hvordan perso</w:t>
            </w:r>
            <w:r w:rsidRPr="00BB2157" w:rsidR="00282203">
              <w:rPr>
                <w:sz w:val="22"/>
              </w:rPr>
              <w:t>nopplysninger behandles i</w:t>
            </w:r>
            <w:r w:rsidRPr="00BB2157">
              <w:rPr>
                <w:sz w:val="22"/>
              </w:rPr>
              <w:t xml:space="preserve"> prosjekt</w:t>
            </w:r>
            <w:r w:rsidRPr="00BB2157" w:rsidR="00282203">
              <w:rPr>
                <w:sz w:val="22"/>
              </w:rPr>
              <w:t>et</w:t>
            </w:r>
            <w:r w:rsidRPr="00BB2157">
              <w:rPr>
                <w:sz w:val="22"/>
              </w:rPr>
              <w:t>/prosess</w:t>
            </w:r>
            <w:r w:rsidRPr="00BB2157" w:rsidR="00282203">
              <w:rPr>
                <w:sz w:val="22"/>
              </w:rPr>
              <w:t>en</w:t>
            </w:r>
            <w:r w:rsidRPr="00BB2157">
              <w:rPr>
                <w:sz w:val="22"/>
              </w:rPr>
              <w:t>/system</w:t>
            </w:r>
            <w:r w:rsidRPr="00BB2157" w:rsidR="00282203">
              <w:rPr>
                <w:sz w:val="22"/>
              </w:rPr>
              <w:t>et</w:t>
            </w:r>
          </w:p>
          <w:p w:rsidR="00BB2157" w:rsidP="00767E8D" w:rsidRDefault="00B43EA5" w14:paraId="64DD6ED1" w14:textId="77777777">
            <w:pPr>
              <w:pStyle w:val="Listeavsnitt"/>
              <w:numPr>
                <w:ilvl w:val="0"/>
                <w:numId w:val="16"/>
              </w:numPr>
              <w:rPr>
                <w:sz w:val="22"/>
              </w:rPr>
            </w:pPr>
            <w:r w:rsidRPr="00BB2157">
              <w:rPr>
                <w:sz w:val="22"/>
              </w:rPr>
              <w:t>Beskrivelse av kontekst</w:t>
            </w:r>
            <w:r w:rsidRPr="00BB2157" w:rsidR="004D27A9">
              <w:rPr>
                <w:sz w:val="22"/>
              </w:rPr>
              <w:t xml:space="preserve"> </w:t>
            </w:r>
            <w:r w:rsidRPr="00BB2157">
              <w:rPr>
                <w:sz w:val="22"/>
              </w:rPr>
              <w:t xml:space="preserve">og verdikjeder </w:t>
            </w:r>
            <w:r w:rsidRPr="00BB2157" w:rsidR="00BA72B0">
              <w:rPr>
                <w:sz w:val="22"/>
              </w:rPr>
              <w:t>(hvem får vi opplysninger fra og hvem sender vi til</w:t>
            </w:r>
            <w:r w:rsidRPr="00BB2157" w:rsidR="00C73FAF">
              <w:rPr>
                <w:sz w:val="22"/>
              </w:rPr>
              <w:t>, brukes det databehandlere og finnes det databehandleravtaler?</w:t>
            </w:r>
            <w:r w:rsidRPr="00BB2157" w:rsidR="00BA72B0">
              <w:rPr>
                <w:sz w:val="22"/>
              </w:rPr>
              <w:t>)</w:t>
            </w:r>
          </w:p>
          <w:p w:rsidRPr="00BB2157" w:rsidR="00B43EA5" w:rsidP="00767E8D" w:rsidRDefault="00282203" w14:paraId="04F07708" w14:textId="1DF14416">
            <w:pPr>
              <w:pStyle w:val="Listeavsnitt"/>
              <w:numPr>
                <w:ilvl w:val="0"/>
                <w:numId w:val="16"/>
              </w:numPr>
              <w:rPr>
                <w:sz w:val="22"/>
              </w:rPr>
            </w:pPr>
            <w:r w:rsidRPr="00BB2157">
              <w:rPr>
                <w:sz w:val="22"/>
              </w:rPr>
              <w:t>Avgrensning av vurderingen. H</w:t>
            </w:r>
            <w:r w:rsidRPr="00BB2157" w:rsidR="00B43EA5">
              <w:rPr>
                <w:sz w:val="22"/>
              </w:rPr>
              <w:t>vilket konkret område er det som skal vurderes, og hva holdes utenfor</w:t>
            </w:r>
            <w:r w:rsidRPr="00BB2157" w:rsidR="00281EBD">
              <w:rPr>
                <w:sz w:val="22"/>
              </w:rPr>
              <w:t xml:space="preserve"> selve vurderingen</w:t>
            </w:r>
            <w:r w:rsidRPr="00BB2157">
              <w:rPr>
                <w:sz w:val="22"/>
              </w:rPr>
              <w:t>?</w:t>
            </w:r>
          </w:p>
        </w:tc>
        <w:tc>
          <w:tcPr>
            <w:tcW w:w="5731"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Pr>
          <w:p w:rsidR="004E2441" w:rsidP="004E2441" w:rsidRDefault="004E2441" w14:paraId="2A70421C" w14:textId="77777777">
            <w:r>
              <w:t xml:space="preserve">EESSI er et prosjekt som skal gjøre det mulig å utveksle trygdeinformasjon mellom landene i EØS elektronisk. </w:t>
            </w:r>
          </w:p>
          <w:p w:rsidR="004E2441" w:rsidP="004E2441" w:rsidRDefault="004E2441" w14:paraId="2FA4EAD0" w14:textId="557A0658">
            <w:r>
              <w:t>En stor del av informasjonen som utveksles er personopplysninger. Utveksling av personopplysninger er nødvendig for at EØS-</w:t>
            </w:r>
            <w:r w:rsidR="003A4BA1">
              <w:t>borgere</w:t>
            </w:r>
            <w:r>
              <w:t xml:space="preserve"> som bor i utlandet og som har trygderettigheter i Norge, og for </w:t>
            </w:r>
            <w:r w:rsidR="003A4BA1">
              <w:t>at personer</w:t>
            </w:r>
            <w:r>
              <w:t xml:space="preserve"> som bor i Norge og som kan ha trygderettigheter i et annet EØS-land, skal kunne realisere disse rettighetene. For å kunne ta stilling til om en EØS-borger oppfyller vilkårene til å få en bestemt ytelse, må saksbehandlere i NAV kunne motta og vurdere vedkommendes personopplysninger. De løsningene som leveres fra EESSI-prosjektet vil være integrert med </w:t>
            </w:r>
            <w:proofErr w:type="spellStart"/>
            <w:r>
              <w:t>NAVs</w:t>
            </w:r>
            <w:proofErr w:type="spellEnd"/>
            <w:r>
              <w:t xml:space="preserve"> fagsystemer, slik at saksbehandlere i NAV kan behandle søknader om forskjellige ytelser med den informasjon som blir sendt via EESSI. I dag utveksles den samme informasjonen på papir, og opplysningene registreres manuelt i fagsystemene av saksbehandlerne.</w:t>
            </w:r>
          </w:p>
          <w:p w:rsidRPr="009211C7" w:rsidR="00643B1F" w:rsidP="004E2441" w:rsidRDefault="004E2441" w14:paraId="18132D26" w14:textId="79E364EC">
            <w:r>
              <w:t xml:space="preserve">EESSI-løsningene har ulik grad av integrasjon med fagsystemene. Denne </w:t>
            </w:r>
            <w:proofErr w:type="spellStart"/>
            <w:r>
              <w:t>PVKen</w:t>
            </w:r>
            <w:proofErr w:type="spellEnd"/>
            <w:r>
              <w:t xml:space="preserve"> dekker ytelser som behandles i fagsystemene for pensjon og uføretrygd</w:t>
            </w:r>
            <w:r w:rsidRPr="00847326">
              <w:t xml:space="preserve">, </w:t>
            </w:r>
            <w:r w:rsidRPr="00847326" w:rsidR="0040137C">
              <w:t>o</w:t>
            </w:r>
            <w:r w:rsidRPr="00847326">
              <w:t>g i den selvbetjeningsløsningen som NAV har utviklet</w:t>
            </w:r>
            <w:r w:rsidRPr="00A850BB">
              <w:t xml:space="preserve"> </w:t>
            </w:r>
            <w:r>
              <w:t xml:space="preserve">slik at </w:t>
            </w:r>
            <w:r w:rsidR="00DF56AD">
              <w:t>personer</w:t>
            </w:r>
            <w:r>
              <w:t xml:space="preserve"> skal kunne registrere personopplysninger i forbindelse med søknad om pensjon eller uføretrygd elektronisk. </w:t>
            </w:r>
          </w:p>
        </w:tc>
      </w:tr>
    </w:tbl>
    <w:p w:rsidR="00053270" w:rsidP="00FD0838" w:rsidRDefault="00053270" w14:paraId="52580888" w14:textId="184512B7"/>
    <w:p w:rsidRPr="00FD0838" w:rsidR="00FD0838" w:rsidP="005E4FAE" w:rsidRDefault="00FD0838" w14:paraId="1DB6E16C" w14:textId="1C1A2A74">
      <w:pPr>
        <w:pStyle w:val="Overskrift2"/>
        <w:numPr>
          <w:ilvl w:val="1"/>
          <w:numId w:val="49"/>
        </w:numPr>
      </w:pPr>
      <w:r w:rsidRPr="00FD0838">
        <w:t>Behov for å gjennomføre en PVK</w:t>
      </w:r>
    </w:p>
    <w:tbl>
      <w:tblPr>
        <w:tblW w:w="9204" w:type="dxa"/>
        <w:tblCellMar>
          <w:left w:w="0" w:type="dxa"/>
          <w:right w:w="0" w:type="dxa"/>
        </w:tblCellMar>
        <w:tblLook w:val="0600" w:firstRow="0" w:lastRow="0" w:firstColumn="0" w:lastColumn="0" w:noHBand="1" w:noVBand="1"/>
      </w:tblPr>
      <w:tblGrid>
        <w:gridCol w:w="1588"/>
        <w:gridCol w:w="5065"/>
        <w:gridCol w:w="1275"/>
        <w:gridCol w:w="1276"/>
      </w:tblGrid>
      <w:tr w:rsidRPr="004179F9" w:rsidR="00FD0838" w:rsidTr="00075F7F" w14:paraId="75DD3B2D" w14:textId="77777777">
        <w:trPr>
          <w:trHeight w:val="341"/>
        </w:trPr>
        <w:tc>
          <w:tcPr>
            <w:tcW w:w="9204" w:type="dxa"/>
            <w:gridSpan w:val="4"/>
            <w:tcBorders>
              <w:top w:val="single" w:color="FFFFFF" w:sz="8" w:space="0"/>
              <w:left w:val="single" w:color="FFFFFF" w:sz="8" w:space="0"/>
              <w:bottom w:val="single" w:color="FFFFFF" w:sz="8" w:space="0"/>
              <w:right w:val="single" w:color="FFFFFF" w:sz="8" w:space="0"/>
            </w:tcBorders>
            <w:shd w:val="clear" w:color="auto" w:fill="FFC0C0"/>
            <w:tcMar>
              <w:top w:w="9" w:type="dxa"/>
              <w:left w:w="170" w:type="dxa"/>
              <w:bottom w:w="0" w:type="dxa"/>
              <w:right w:w="9" w:type="dxa"/>
            </w:tcMar>
            <w:vAlign w:val="center"/>
          </w:tcPr>
          <w:p w:rsidR="00FD0838" w:rsidP="00075F7F" w:rsidRDefault="00FD0838" w14:paraId="0BF29F7D" w14:textId="77777777">
            <w:pPr>
              <w:jc w:val="center"/>
              <w:rPr>
                <w:rFonts w:ascii="Calibri" w:hAnsi="Calibri" w:cs="Calibri"/>
                <w:color w:val="000000" w:themeColor="text1"/>
              </w:rPr>
            </w:pPr>
            <w:r>
              <w:rPr>
                <w:rFonts w:ascii="Calibri" w:hAnsi="Calibri" w:cs="Calibri"/>
                <w:bCs/>
                <w:color w:val="000000" w:themeColor="text1"/>
              </w:rPr>
              <w:t>Behov for vurderingen?</w:t>
            </w:r>
          </w:p>
        </w:tc>
      </w:tr>
      <w:tr w:rsidRPr="004179F9" w:rsidR="00FD0838" w:rsidTr="00075F7F" w14:paraId="6151838F" w14:textId="77777777">
        <w:trPr>
          <w:trHeight w:val="341"/>
        </w:trPr>
        <w:tc>
          <w:tcPr>
            <w:tcW w:w="6653" w:type="dxa"/>
            <w:gridSpan w:val="2"/>
            <w:tcBorders>
              <w:top w:val="single" w:color="FFFFFF" w:sz="8" w:space="0"/>
              <w:left w:val="single" w:color="FFFFFF" w:sz="8" w:space="0"/>
              <w:bottom w:val="single" w:color="FFFFFF" w:sz="8" w:space="0"/>
              <w:right w:val="single" w:color="FFFFFF" w:sz="8" w:space="0"/>
            </w:tcBorders>
            <w:shd w:val="clear" w:color="auto" w:fill="DADADA"/>
            <w:tcMar>
              <w:top w:w="9" w:type="dxa"/>
              <w:left w:w="170" w:type="dxa"/>
              <w:bottom w:w="0" w:type="dxa"/>
              <w:right w:w="9" w:type="dxa"/>
            </w:tcMar>
            <w:vAlign w:val="center"/>
            <w:hideMark/>
          </w:tcPr>
          <w:p w:rsidRPr="002E0A15" w:rsidR="00FD0838" w:rsidP="00075F7F" w:rsidRDefault="00FD0838" w14:paraId="4334131A" w14:textId="77777777">
            <w:pPr>
              <w:rPr>
                <w:rFonts w:ascii="Calibri" w:hAnsi="Calibri" w:cs="Calibri"/>
                <w:color w:val="000000" w:themeColor="text1"/>
              </w:rPr>
            </w:pPr>
            <w:r>
              <w:rPr>
                <w:rFonts w:ascii="Calibri" w:hAnsi="Calibri" w:cs="Calibri"/>
                <w:bCs/>
                <w:color w:val="000000" w:themeColor="text1"/>
              </w:rPr>
              <w:t xml:space="preserve">Konklusjon: </w:t>
            </w:r>
            <w:r w:rsidRPr="002E0A15">
              <w:rPr>
                <w:rFonts w:ascii="Calibri" w:hAnsi="Calibri" w:cs="Calibri"/>
                <w:bCs/>
                <w:color w:val="000000" w:themeColor="text1"/>
              </w:rPr>
              <w:t xml:space="preserve">Er det behov for </w:t>
            </w:r>
            <w:r>
              <w:rPr>
                <w:rFonts w:ascii="Calibri" w:hAnsi="Calibri" w:cs="Calibri"/>
                <w:bCs/>
                <w:color w:val="000000" w:themeColor="text1"/>
              </w:rPr>
              <w:t>å gjennomføre en</w:t>
            </w:r>
            <w:r w:rsidRPr="002E0A15">
              <w:rPr>
                <w:rFonts w:ascii="Calibri" w:hAnsi="Calibri" w:cs="Calibri"/>
                <w:bCs/>
                <w:color w:val="000000" w:themeColor="text1"/>
              </w:rPr>
              <w:t xml:space="preserve"> vurdering av personvernkonsekvenser?</w:t>
            </w:r>
          </w:p>
        </w:tc>
        <w:tc>
          <w:tcPr>
            <w:tcW w:w="1275" w:type="dxa"/>
            <w:tcBorders>
              <w:top w:val="single" w:color="FFFFFF" w:sz="8" w:space="0"/>
              <w:left w:val="single" w:color="FFFFFF" w:sz="8" w:space="0"/>
              <w:bottom w:val="single" w:color="FFFFFF" w:sz="8" w:space="0"/>
              <w:right w:val="single" w:color="FFFFFF" w:sz="8" w:space="0"/>
            </w:tcBorders>
            <w:shd w:val="clear" w:color="auto" w:fill="EFEFEF"/>
            <w:tcMar>
              <w:top w:w="9" w:type="dxa"/>
              <w:left w:w="9" w:type="dxa"/>
              <w:bottom w:w="0" w:type="dxa"/>
              <w:right w:w="9" w:type="dxa"/>
            </w:tcMar>
            <w:vAlign w:val="center"/>
            <w:hideMark/>
          </w:tcPr>
          <w:p w:rsidRPr="0071788F" w:rsidR="00FD0838" w:rsidP="00075F7F" w:rsidRDefault="00000000" w14:paraId="3FCD99B2" w14:textId="77777777">
            <w:pPr>
              <w:jc w:val="center"/>
              <w:rPr>
                <w:rFonts w:ascii="Calibri" w:hAnsi="Calibri" w:cs="Calibri"/>
                <w:color w:val="000000" w:themeColor="text1"/>
              </w:rPr>
            </w:pPr>
            <w:sdt>
              <w:sdtPr>
                <w:rPr>
                  <w:rFonts w:ascii="Calibri" w:hAnsi="Calibri" w:cs="Calibri"/>
                  <w:color w:val="000000" w:themeColor="text1"/>
                </w:rPr>
                <w:id w:val="408586140"/>
                <w14:checkbox>
                  <w14:checked w14:val="1"/>
                  <w14:checkedState w14:val="2612" w14:font="MS Gothic"/>
                  <w14:uncheckedState w14:val="2610" w14:font="MS Gothic"/>
                </w14:checkbox>
              </w:sdtPr>
              <w:sdtContent>
                <w:r w:rsidR="00FD0838">
                  <w:rPr>
                    <w:rFonts w:hint="eastAsia" w:ascii="MS Gothic" w:hAnsi="MS Gothic" w:eastAsia="MS Gothic" w:cs="Calibri"/>
                    <w:color w:val="000000" w:themeColor="text1"/>
                  </w:rPr>
                  <w:t>☒</w:t>
                </w:r>
              </w:sdtContent>
            </w:sdt>
            <w:r w:rsidRPr="0071788F" w:rsidR="00FD0838">
              <w:rPr>
                <w:rFonts w:ascii="Calibri" w:hAnsi="Calibri" w:cs="Calibri"/>
                <w:color w:val="000000" w:themeColor="text1"/>
              </w:rPr>
              <w:t xml:space="preserve"> Ja</w:t>
            </w:r>
          </w:p>
        </w:tc>
        <w:tc>
          <w:tcPr>
            <w:tcW w:w="1276" w:type="dxa"/>
            <w:tcBorders>
              <w:top w:val="single" w:color="FFFFFF" w:sz="8" w:space="0"/>
              <w:left w:val="single" w:color="FFFFFF" w:sz="8" w:space="0"/>
              <w:bottom w:val="single" w:color="FFFFFF" w:sz="8" w:space="0"/>
              <w:right w:val="single" w:color="FFFFFF" w:sz="8" w:space="0"/>
            </w:tcBorders>
            <w:shd w:val="clear" w:color="auto" w:fill="EFEFEF"/>
            <w:vAlign w:val="center"/>
          </w:tcPr>
          <w:p w:rsidRPr="0071788F" w:rsidR="00FD0838" w:rsidP="00075F7F" w:rsidRDefault="00000000" w14:paraId="4D8E25EB" w14:textId="77777777">
            <w:pPr>
              <w:jc w:val="center"/>
              <w:rPr>
                <w:rFonts w:ascii="Calibri" w:hAnsi="Calibri" w:cs="Calibri"/>
                <w:color w:val="000000" w:themeColor="text1"/>
              </w:rPr>
            </w:pPr>
            <w:sdt>
              <w:sdtPr>
                <w:rPr>
                  <w:rFonts w:ascii="Calibri" w:hAnsi="Calibri" w:cs="Calibri"/>
                  <w:color w:val="000000" w:themeColor="text1"/>
                </w:rPr>
                <w:id w:val="-962036665"/>
                <w14:checkbox>
                  <w14:checked w14:val="0"/>
                  <w14:checkedState w14:val="2612" w14:font="MS Gothic"/>
                  <w14:uncheckedState w14:val="2610" w14:font="MS Gothic"/>
                </w14:checkbox>
              </w:sdtPr>
              <w:sdtContent>
                <w:r w:rsidRPr="0071788F" w:rsidR="00FD0838">
                  <w:rPr>
                    <w:rFonts w:hint="eastAsia" w:ascii="MS Gothic" w:hAnsi="MS Gothic" w:eastAsia="MS Gothic" w:cs="Calibri"/>
                    <w:color w:val="000000" w:themeColor="text1"/>
                  </w:rPr>
                  <w:t>☐</w:t>
                </w:r>
              </w:sdtContent>
            </w:sdt>
            <w:r w:rsidRPr="0071788F" w:rsidR="00FD0838">
              <w:rPr>
                <w:rFonts w:ascii="Calibri" w:hAnsi="Calibri" w:cs="Calibri"/>
                <w:color w:val="000000" w:themeColor="text1"/>
              </w:rPr>
              <w:t xml:space="preserve"> Nei</w:t>
            </w:r>
          </w:p>
        </w:tc>
      </w:tr>
      <w:tr w:rsidRPr="004179F9" w:rsidR="00FD0838" w:rsidTr="00075F7F" w14:paraId="48527B6D" w14:textId="77777777">
        <w:trPr>
          <w:trHeight w:val="1655"/>
        </w:trPr>
        <w:tc>
          <w:tcPr>
            <w:tcW w:w="1588" w:type="dxa"/>
            <w:tcBorders>
              <w:top w:val="single" w:color="FFFFFF" w:sz="8" w:space="0"/>
              <w:left w:val="single" w:color="FFFFFF" w:sz="8" w:space="0"/>
              <w:bottom w:val="single" w:color="FFFFFF" w:sz="8" w:space="0"/>
              <w:right w:val="single" w:color="FFFFFF" w:sz="8" w:space="0"/>
            </w:tcBorders>
            <w:shd w:val="clear" w:color="auto" w:fill="DADADA"/>
            <w:tcMar>
              <w:top w:w="9" w:type="dxa"/>
              <w:left w:w="170" w:type="dxa"/>
              <w:bottom w:w="0" w:type="dxa"/>
              <w:right w:w="9" w:type="dxa"/>
            </w:tcMar>
            <w:vAlign w:val="center"/>
            <w:hideMark/>
          </w:tcPr>
          <w:p w:rsidRPr="00104BD9" w:rsidR="00FD0838" w:rsidP="00075F7F" w:rsidRDefault="00FD0838" w14:paraId="0F30E0F7" w14:textId="77777777">
            <w:pPr>
              <w:spacing w:after="0"/>
              <w:rPr>
                <w:rFonts w:ascii="Calibri" w:hAnsi="Calibri" w:cs="Calibri"/>
                <w:bCs/>
                <w:color w:val="000000" w:themeColor="text1"/>
              </w:rPr>
            </w:pPr>
            <w:r>
              <w:rPr>
                <w:rFonts w:ascii="Calibri" w:hAnsi="Calibri" w:cs="Calibri"/>
                <w:bCs/>
                <w:color w:val="000000" w:themeColor="text1"/>
              </w:rPr>
              <w:t>Begrunnelse</w:t>
            </w:r>
          </w:p>
        </w:tc>
        <w:tc>
          <w:tcPr>
            <w:tcW w:w="7616" w:type="dxa"/>
            <w:gridSpan w:val="3"/>
            <w:tcBorders>
              <w:top w:val="single" w:color="FFFFFF" w:sz="8" w:space="0"/>
              <w:left w:val="single" w:color="FFFFFF" w:sz="8" w:space="0"/>
              <w:bottom w:val="single" w:color="FFFFFF" w:sz="8" w:space="0"/>
              <w:right w:val="single" w:color="FFFFFF" w:sz="8" w:space="0"/>
            </w:tcBorders>
            <w:shd w:val="clear" w:color="auto" w:fill="EFEFEF"/>
            <w:tcMar>
              <w:top w:w="9" w:type="dxa"/>
              <w:left w:w="170" w:type="dxa"/>
              <w:bottom w:w="0" w:type="dxa"/>
              <w:right w:w="9" w:type="dxa"/>
            </w:tcMar>
            <w:hideMark/>
          </w:tcPr>
          <w:p w:rsidR="00FD0838" w:rsidP="00075F7F" w:rsidRDefault="00FD0838" w14:paraId="6133194D" w14:textId="77777777"/>
          <w:p w:rsidRPr="002E0A15" w:rsidR="00FD0838" w:rsidP="00FD0838" w:rsidRDefault="00FD0838" w14:paraId="005E9A4F" w14:textId="1D6FF1A1">
            <w:pPr>
              <w:rPr>
                <w:rFonts w:ascii="Calibri" w:hAnsi="Calibri" w:cs="Calibri"/>
                <w:color w:val="000000" w:themeColor="text1"/>
              </w:rPr>
            </w:pPr>
            <w:r>
              <w:t xml:space="preserve">Det er bestemt at det skal gjøres en PVK for denne behandlingen av personopplysninger. Hvilke momenter som det er lagt vekt på i denne vurderingen </w:t>
            </w:r>
            <w:proofErr w:type="gramStart"/>
            <w:r>
              <w:t>fremgår</w:t>
            </w:r>
            <w:proofErr w:type="gramEnd"/>
            <w:r>
              <w:t xml:space="preserve"> av </w:t>
            </w:r>
            <w:r>
              <w:fldChar w:fldCharType="begin"/>
            </w:r>
            <w:r>
              <w:instrText xml:space="preserve"> REF _Ref8029623 \h </w:instrText>
            </w:r>
            <w:r>
              <w:fldChar w:fldCharType="separate"/>
            </w:r>
            <w:r>
              <w:t>Vedlegg 1 Vurdering om det skal foretas en personvernkonsekvensvurdering</w:t>
            </w:r>
            <w:r>
              <w:fldChar w:fldCharType="end"/>
            </w:r>
            <w:r>
              <w:t>.</w:t>
            </w:r>
            <w:r>
              <w:br w:type="page"/>
            </w:r>
          </w:p>
        </w:tc>
      </w:tr>
    </w:tbl>
    <w:p w:rsidR="00053270" w:rsidRDefault="00053270" w14:paraId="2CEBC3CF" w14:textId="2C3F2E03">
      <w:pPr>
        <w:rPr>
          <w:rFonts w:asciiTheme="majorHAnsi" w:hAnsiTheme="majorHAnsi" w:eastAsiaTheme="majorEastAsia" w:cstheme="majorBidi"/>
          <w:color w:val="2E74B5" w:themeColor="accent1" w:themeShade="BF"/>
          <w:sz w:val="32"/>
          <w:szCs w:val="32"/>
        </w:rPr>
      </w:pPr>
      <w:del w:author="Støylen, Mari" w:date="2021-05-03T12:56:00Z" w:id="21">
        <w:r w:rsidDel="006C6039">
          <w:rPr>
            <w:rFonts w:asciiTheme="majorHAnsi" w:hAnsiTheme="majorHAnsi" w:eastAsiaTheme="majorEastAsia" w:cstheme="majorBidi"/>
            <w:color w:val="2E74B5" w:themeColor="accent1" w:themeShade="BF"/>
            <w:sz w:val="32"/>
            <w:szCs w:val="32"/>
          </w:rPr>
          <w:br w:type="page"/>
        </w:r>
      </w:del>
    </w:p>
    <w:p w:rsidR="005D3A3E" w:rsidP="00D97B41" w:rsidRDefault="005D3A3E" w14:paraId="34E09290" w14:textId="4FF71DB6">
      <w:pPr>
        <w:pStyle w:val="Overskrift1"/>
        <w:numPr>
          <w:ilvl w:val="0"/>
          <w:numId w:val="1"/>
        </w:numPr>
      </w:pPr>
      <w:bookmarkStart w:name="_Toc22546452" w:id="22"/>
      <w:bookmarkStart w:name="_Toc1743384" w:id="23"/>
      <w:r>
        <w:t>Generell beskrivelse av behandlingsaktiviteter</w:t>
      </w:r>
      <w:bookmarkEnd w:id="22"/>
    </w:p>
    <w:p w:rsidRPr="00313C16" w:rsidR="005D3A3E" w:rsidP="005D3A3E" w:rsidRDefault="005D3A3E" w14:paraId="10A91F5C" w14:textId="77B2C67D">
      <w:pPr>
        <w:pStyle w:val="Overskrift2"/>
        <w:numPr>
          <w:ilvl w:val="1"/>
          <w:numId w:val="1"/>
        </w:numPr>
        <w:rPr>
          <w:lang w:val="nn-NO"/>
        </w:rPr>
      </w:pPr>
      <w:r w:rsidRPr="00313C16">
        <w:rPr>
          <w:lang w:val="nn-NO"/>
        </w:rPr>
        <w:t>Elektronisk utveksling av trygdeinformasjon i EØS</w:t>
      </w:r>
    </w:p>
    <w:p w:rsidRPr="003A4BA1" w:rsidR="00C8153C" w:rsidP="00C8153C" w:rsidRDefault="00C8153C" w14:paraId="246459B8" w14:textId="77777777">
      <w:r w:rsidRPr="003A4BA1">
        <w:t>I løpet av 2019 er det planlagt at utveksling av trygdeinformasjon mellom landene i EØS-området hovedsakelig skal skje elektronisk. Den elektroniske utvekslingen skal skje gjennom aksesspunkter i de enkelte landene, gjennom bruk av en egen type meldinger kalt SED (Strukturerte elektroniske dokumenter). I dag foregår denne utvekslingen på papir med blanketter (E-blanketter) som er fastsatt av EU.</w:t>
      </w:r>
    </w:p>
    <w:p w:rsidRPr="003A4BA1" w:rsidR="00C8153C" w:rsidP="00C8153C" w:rsidRDefault="00C8153C" w14:paraId="01FB6528" w14:textId="38D2A570">
      <w:r w:rsidRPr="003A4BA1">
        <w:t xml:space="preserve">NAV har en løsning under utvikling som skal sikre at de elektroniske meldingene blir hentet inn til NAV og distribuert til etatens ulike fagsystemer. Løsningen utvikles av prosjektet EESSI2 (Electronic Exchange </w:t>
      </w:r>
      <w:proofErr w:type="spellStart"/>
      <w:r w:rsidRPr="003A4BA1">
        <w:t>of</w:t>
      </w:r>
      <w:proofErr w:type="spellEnd"/>
      <w:r w:rsidRPr="003A4BA1">
        <w:t xml:space="preserve"> </w:t>
      </w:r>
      <w:proofErr w:type="spellStart"/>
      <w:r w:rsidRPr="003A4BA1">
        <w:t>Social</w:t>
      </w:r>
      <w:proofErr w:type="spellEnd"/>
      <w:r w:rsidRPr="003A4BA1">
        <w:t xml:space="preserve"> Security Information). EESSI er også navnet på det sentrale prosjektet i EU som leverer den felles infrastrukturen for SED-utvekslingen.</w:t>
      </w:r>
    </w:p>
    <w:p w:rsidRPr="003A4BA1" w:rsidR="00C8153C" w:rsidP="00C8153C" w:rsidRDefault="00C8153C" w14:paraId="49CAAF19" w14:textId="7D94E042">
      <w:r w:rsidRPr="003A4BA1">
        <w:t xml:space="preserve">Denne personvernkonsekvensvurderingen omfatter </w:t>
      </w:r>
      <w:proofErr w:type="spellStart"/>
      <w:r w:rsidRPr="003A4BA1">
        <w:t>NAVs</w:t>
      </w:r>
      <w:proofErr w:type="spellEnd"/>
      <w:r w:rsidRPr="003A4BA1">
        <w:t xml:space="preserve"> behandling av personopplysninger knyttet til pensjon og uføretrygd på utlandsområdet. Behandlingen inneholder</w:t>
      </w:r>
      <w:r w:rsidR="003A4BA1">
        <w:t xml:space="preserve"> </w:t>
      </w:r>
      <w:ins w:author="Støylen, Mari" w:date="2021-05-03T08:30:00Z" w:id="24">
        <w:r w:rsidRPr="009360BE" w:rsidR="009360BE">
          <w:rPr>
            <w:rPrChange w:author="Støylen, Mari" w:date="2021-05-03T08:30:00Z" w:id="25">
              <w:rPr>
                <w:strike/>
                <w:highlight w:val="yellow"/>
              </w:rPr>
            </w:rPrChange>
          </w:rPr>
          <w:t>også</w:t>
        </w:r>
        <w:r w:rsidRPr="009360BE" w:rsidR="009360BE">
          <w:rPr>
            <w:rPrChange w:author="Støylen, Mari" w:date="2021-05-03T08:30:00Z" w:id="26">
              <w:rPr>
                <w:strike/>
              </w:rPr>
            </w:rPrChange>
          </w:rPr>
          <w:t xml:space="preserve"> </w:t>
        </w:r>
      </w:ins>
      <w:del w:author="Støylen, Mari" w:date="2021-04-12T14:33:00Z" w:id="27">
        <w:r w:rsidRPr="00ED25C1" w:rsidDel="0040137C" w:rsidR="003A4BA1">
          <w:rPr>
            <w:strike/>
            <w:highlight w:val="yellow"/>
          </w:rPr>
          <w:delText>o</w:delText>
        </w:r>
      </w:del>
      <w:del w:author="Støylen, Mari" w:date="2021-05-03T08:30:00Z" w:id="28">
        <w:r w:rsidRPr="00ED25C1" w:rsidDel="00526896" w:rsidR="003A4BA1">
          <w:rPr>
            <w:strike/>
            <w:highlight w:val="yellow"/>
          </w:rPr>
          <w:delText>gså</w:delText>
        </w:r>
        <w:r w:rsidRPr="00ED25C1" w:rsidDel="00526896">
          <w:rPr>
            <w:strike/>
            <w:highlight w:val="yellow"/>
          </w:rPr>
          <w:delText xml:space="preserve"> en selvbetjeningsløsning på utenlandsområdet for pensjon og uføretrygd, og</w:delText>
        </w:r>
        <w:r w:rsidRPr="00ED25C1" w:rsidDel="00526896">
          <w:rPr>
            <w:strike/>
          </w:rPr>
          <w:delText xml:space="preserve"> </w:delText>
        </w:r>
      </w:del>
      <w:r w:rsidRPr="003A4BA1">
        <w:t>en EP-modul for oversending av personopplysninger via EESSI til utenlandske trygdemyndigheter og til interne saksbehandlersystemer i NAV.</w:t>
      </w:r>
    </w:p>
    <w:p w:rsidR="005D3A3E" w:rsidP="005D3A3E" w:rsidRDefault="005D3A3E" w14:paraId="28AE0DB1" w14:textId="77777777">
      <w:pPr>
        <w:pStyle w:val="Overskrift2"/>
        <w:numPr>
          <w:ilvl w:val="1"/>
          <w:numId w:val="1"/>
        </w:numPr>
      </w:pPr>
      <w:bookmarkStart w:name="_Ref8032891" w:id="29"/>
      <w:r>
        <w:t>Formålet med behandlingen</w:t>
      </w:r>
      <w:bookmarkEnd w:id="29"/>
    </w:p>
    <w:p w:rsidR="00C8153C" w:rsidP="00C8153C" w:rsidRDefault="00C8153C" w14:paraId="1327A94B" w14:textId="77777777">
      <w:r>
        <w:t>Overordnede f</w:t>
      </w:r>
      <w:r w:rsidRPr="00C763EA">
        <w:t xml:space="preserve">ormålet med </w:t>
      </w:r>
      <w:r>
        <w:t xml:space="preserve">denne behandlingen av personopplysninger er å sikre: </w:t>
      </w:r>
    </w:p>
    <w:p w:rsidRPr="006B1E0F" w:rsidR="00C8153C" w:rsidP="00392EB9" w:rsidRDefault="00C8153C" w14:paraId="739663F5" w14:textId="2AC1FA21">
      <w:pPr>
        <w:pStyle w:val="Listeavsnitt"/>
        <w:numPr>
          <w:ilvl w:val="0"/>
          <w:numId w:val="39"/>
        </w:numPr>
        <w:rPr>
          <w:sz w:val="22"/>
        </w:rPr>
      </w:pPr>
      <w:r w:rsidRPr="006B1E0F">
        <w:rPr>
          <w:sz w:val="22"/>
        </w:rPr>
        <w:t>at EU/EØS-</w:t>
      </w:r>
      <w:r w:rsidR="00DF56AD">
        <w:rPr>
          <w:sz w:val="22"/>
        </w:rPr>
        <w:t>personer</w:t>
      </w:r>
      <w:r w:rsidRPr="006B1E0F">
        <w:rPr>
          <w:sz w:val="22"/>
        </w:rPr>
        <w:t xml:space="preserve"> vil kunne få vurdert og eventuelt utbetalt ytelser som i dag behandles i fagsystemet for pensjon og uføretrygd fra NAV og/eller trygdemyndigheter i andre EU/EØS-land, og  </w:t>
      </w:r>
    </w:p>
    <w:p w:rsidRPr="006B1E0F" w:rsidR="00C8153C" w:rsidP="00392EB9" w:rsidRDefault="00C8153C" w14:paraId="6B85934E" w14:textId="62EF5C53">
      <w:pPr>
        <w:pStyle w:val="Listeavsnitt"/>
        <w:numPr>
          <w:ilvl w:val="0"/>
          <w:numId w:val="39"/>
        </w:numPr>
        <w:rPr>
          <w:sz w:val="22"/>
        </w:rPr>
      </w:pPr>
      <w:r w:rsidRPr="006B1E0F">
        <w:rPr>
          <w:sz w:val="22"/>
        </w:rPr>
        <w:t xml:space="preserve">at NAV vil kunne utveksle informasjon med andre EØS-land slik at NAV kan ivareta sine forpliktelser til å behandle søknader om pensjon eller uføretrygd til </w:t>
      </w:r>
      <w:r w:rsidR="00DF56AD">
        <w:rPr>
          <w:sz w:val="22"/>
        </w:rPr>
        <w:t>personer</w:t>
      </w:r>
      <w:r w:rsidRPr="006B1E0F">
        <w:rPr>
          <w:sz w:val="22"/>
        </w:rPr>
        <w:t xml:space="preserve"> som har bodd i minst to forskjellige EU/EØS-land, og som derfor kan ha opparbeidet seg trygderettigheter i flere EU/EØS-land.  </w:t>
      </w:r>
    </w:p>
    <w:p w:rsidR="00C8153C" w:rsidP="00C8153C" w:rsidRDefault="00C8153C" w14:paraId="7E71075A" w14:textId="77777777">
      <w:pPr>
        <w:spacing w:after="0" w:line="240" w:lineRule="auto"/>
      </w:pPr>
      <w:r>
        <w:t xml:space="preserve">For å oppnå disse formålene, mener NAV at det er nødvendig: </w:t>
      </w:r>
    </w:p>
    <w:p w:rsidRPr="006B1E0F" w:rsidR="00C8153C" w:rsidP="00767E8D" w:rsidRDefault="00C8153C" w14:paraId="5133F6D0" w14:textId="77777777">
      <w:pPr>
        <w:pStyle w:val="Listeavsnitt"/>
        <w:numPr>
          <w:ilvl w:val="0"/>
          <w:numId w:val="11"/>
        </w:numPr>
        <w:rPr>
          <w:sz w:val="22"/>
        </w:rPr>
      </w:pPr>
      <w:r w:rsidRPr="006B1E0F">
        <w:rPr>
          <w:sz w:val="22"/>
        </w:rPr>
        <w:t>å sikre at korrekt og tilstrekkelig trygdeinformasjon blir samlet inn fra søker slik at utenlandske trygdemyndigheter i første omgang kan vurdere opptjening, for så å ta stilling til søknaden og eventuelt betale ut rettigheten,</w:t>
      </w:r>
    </w:p>
    <w:p w:rsidRPr="006B1E0F" w:rsidR="00C8153C" w:rsidP="00767E8D" w:rsidRDefault="00C8153C" w14:paraId="519071C9" w14:textId="77777777">
      <w:pPr>
        <w:pStyle w:val="Listeavsnitt"/>
        <w:numPr>
          <w:ilvl w:val="0"/>
          <w:numId w:val="11"/>
        </w:numPr>
        <w:rPr>
          <w:sz w:val="22"/>
        </w:rPr>
      </w:pPr>
      <w:r w:rsidRPr="006B1E0F">
        <w:rPr>
          <w:sz w:val="22"/>
        </w:rPr>
        <w:t>å sikre at NAV vil kunne ivareta sin plikt til å utveksle trygdeinformasjon elektronisk til andre EØS-land på en sikker måte, og</w:t>
      </w:r>
    </w:p>
    <w:p w:rsidRPr="006B1E0F" w:rsidR="00C8153C" w:rsidP="00767E8D" w:rsidRDefault="00C8153C" w14:paraId="2D6A1F43" w14:textId="77777777">
      <w:pPr>
        <w:pStyle w:val="Listeavsnitt"/>
        <w:numPr>
          <w:ilvl w:val="0"/>
          <w:numId w:val="11"/>
        </w:numPr>
        <w:rPr>
          <w:sz w:val="22"/>
        </w:rPr>
      </w:pPr>
      <w:r w:rsidRPr="006B1E0F">
        <w:rPr>
          <w:sz w:val="22"/>
        </w:rPr>
        <w:t>å sikre at tekniske feil knyttet til meldingsutvekslingen blir utbedret, slik at alle meldinger (personopplysninger) blir korrekt sendt og mottatt.</w:t>
      </w:r>
    </w:p>
    <w:p w:rsidRPr="0021486A" w:rsidR="00C8153C" w:rsidDel="005E60CA" w:rsidP="00767E8D" w:rsidRDefault="00C8153C" w14:paraId="5B3E0EC0" w14:textId="6BA705F7">
      <w:pPr>
        <w:pStyle w:val="Listeavsnitt"/>
        <w:numPr>
          <w:ilvl w:val="0"/>
          <w:numId w:val="11"/>
        </w:numPr>
        <w:ind w:left="714" w:hanging="357"/>
        <w:rPr>
          <w:del w:author="Støylen, Mari" w:date="2021-05-03T08:34:00Z" w:id="30"/>
          <w:strike/>
          <w:sz w:val="22"/>
          <w:highlight w:val="yellow"/>
        </w:rPr>
      </w:pPr>
      <w:del w:author="Støylen, Mari" w:date="2021-05-03T08:34:00Z" w:id="31">
        <w:r w:rsidRPr="0021486A" w:rsidDel="005E60CA">
          <w:rPr>
            <w:strike/>
            <w:sz w:val="22"/>
            <w:highlight w:val="yellow"/>
          </w:rPr>
          <w:delText xml:space="preserve">å </w:delText>
        </w:r>
      </w:del>
      <w:del w:author="Støylen, Mari" w:date="2021-04-12T14:33:00Z" w:id="32">
        <w:r w:rsidRPr="0021486A" w:rsidDel="0040137C">
          <w:rPr>
            <w:strike/>
            <w:sz w:val="22"/>
            <w:highlight w:val="yellow"/>
          </w:rPr>
          <w:delText>s</w:delText>
        </w:r>
      </w:del>
      <w:del w:author="Støylen, Mari" w:date="2021-05-03T08:34:00Z" w:id="33">
        <w:r w:rsidRPr="0021486A" w:rsidDel="005E60CA">
          <w:rPr>
            <w:strike/>
            <w:sz w:val="22"/>
            <w:highlight w:val="yellow"/>
          </w:rPr>
          <w:delText>ikre at selvbetjeningsløsningen er brukervennlig.</w:delText>
        </w:r>
      </w:del>
    </w:p>
    <w:p w:rsidR="00C8153C" w:rsidP="00C8153C" w:rsidRDefault="00C8153C" w14:paraId="417E7B5C" w14:textId="26EBF578">
      <w:pPr>
        <w:spacing w:after="0" w:line="240" w:lineRule="auto"/>
      </w:pPr>
      <w:r>
        <w:t xml:space="preserve">Ovennevnte formål i bokstav a til </w:t>
      </w:r>
      <w:del w:author="Anund Knutsen" w:date="2021-05-04T12:08:00Z" w:id="34">
        <w:r w:rsidDel="00581BF0">
          <w:delText xml:space="preserve">d </w:delText>
        </w:r>
      </w:del>
      <w:ins w:author="Anund Knutsen" w:date="2021-05-04T12:08:00Z" w:id="35">
        <w:r w:rsidR="00581BF0">
          <w:t xml:space="preserve">c </w:t>
        </w:r>
      </w:ins>
      <w:r>
        <w:t xml:space="preserve">er formål utledet av de overordnede formålene, og anses som nødvendige for å oppfylle disse.  </w:t>
      </w:r>
      <w:del w:author="Anund Knutsen" w:date="2021-05-04T12:09:00Z" w:id="36">
        <w:r w:rsidRPr="00C763EA" w:rsidDel="00F54F7C">
          <w:delText xml:space="preserve">Mottatte </w:delText>
        </w:r>
        <w:r w:rsidDel="00F54F7C">
          <w:delText>opplysninger som innhentes fra brukerne</w:delText>
        </w:r>
        <w:r w:rsidRPr="00C763EA" w:rsidDel="00F54F7C">
          <w:delText xml:space="preserve"> arkiveres i NAVs arkivsystem</w:delText>
        </w:r>
        <w:r w:rsidDel="00F54F7C">
          <w:delText xml:space="preserve"> i likhet med all annen innkommen post</w:delText>
        </w:r>
        <w:r w:rsidRPr="00C763EA" w:rsidDel="00F54F7C">
          <w:delText xml:space="preserve">. </w:delText>
        </w:r>
      </w:del>
      <w:r w:rsidRPr="00C763EA">
        <w:t>Lagring av personopplysninger fra EESSI til arkivformål ikke er uforenelige med hovedformålet med behandling av personopplysninger.</w:t>
      </w:r>
      <w:r w:rsidRPr="00C763EA">
        <w:rPr>
          <w:rStyle w:val="Fotnotereferanse"/>
        </w:rPr>
        <w:footnoteReference w:id="2"/>
      </w:r>
      <w:r w:rsidRPr="00C763EA">
        <w:t xml:space="preserve">  </w:t>
      </w:r>
    </w:p>
    <w:p w:rsidR="00C8153C" w:rsidP="00C8153C" w:rsidRDefault="00C8153C" w14:paraId="08596037" w14:textId="542A8C76">
      <w:pPr>
        <w:spacing w:after="0" w:line="240" w:lineRule="auto"/>
      </w:pPr>
      <w:r>
        <w:t xml:space="preserve">For å oppfylle formålet med behandlingen, har NAV også behov for å behandle egne ansattes personopplysninger. Dette gjelder saksbehandlerroller i EESSI, og roller for utviklings-, forvaltnings- og driftspersonell. </w:t>
      </w:r>
    </w:p>
    <w:p w:rsidR="00C8153C" w:rsidP="00C8153C" w:rsidRDefault="00C8153C" w14:paraId="7F5B5D36" w14:textId="77777777">
      <w:pPr>
        <w:spacing w:after="0" w:line="240" w:lineRule="auto"/>
      </w:pPr>
    </w:p>
    <w:p w:rsidR="005D3A3E" w:rsidP="005D3A3E" w:rsidRDefault="005D3A3E" w14:paraId="63565D3D" w14:textId="77777777">
      <w:pPr>
        <w:pStyle w:val="Overskrift2"/>
        <w:numPr>
          <w:ilvl w:val="1"/>
          <w:numId w:val="1"/>
        </w:numPr>
      </w:pPr>
      <w:bookmarkStart w:name="_Ref8032652" w:id="37"/>
      <w:r>
        <w:t>Behandlingsgrunnlag</w:t>
      </w:r>
      <w:bookmarkEnd w:id="37"/>
    </w:p>
    <w:tbl>
      <w:tblPr>
        <w:tblW w:w="9101" w:type="dxa"/>
        <w:tblLayout w:type="fixed"/>
        <w:tblCellMar>
          <w:left w:w="170" w:type="dxa"/>
          <w:right w:w="170" w:type="dxa"/>
        </w:tblCellMar>
        <w:tblLook w:val="0600" w:firstRow="0" w:lastRow="0" w:firstColumn="0" w:lastColumn="0" w:noHBand="1" w:noVBand="1"/>
      </w:tblPr>
      <w:tblGrid>
        <w:gridCol w:w="28"/>
        <w:gridCol w:w="529"/>
        <w:gridCol w:w="3416"/>
        <w:gridCol w:w="553"/>
        <w:gridCol w:w="567"/>
        <w:gridCol w:w="1289"/>
        <w:gridCol w:w="2680"/>
        <w:gridCol w:w="39"/>
      </w:tblGrid>
      <w:tr w:rsidRPr="00C763EA" w:rsidR="00C8153C" w:rsidTr="00075F7F" w14:paraId="3ED950A4" w14:textId="77777777">
        <w:trPr>
          <w:gridAfter w:val="1"/>
          <w:wAfter w:w="39" w:type="dxa"/>
          <w:trHeight w:val="299"/>
        </w:trPr>
        <w:tc>
          <w:tcPr>
            <w:tcW w:w="9062" w:type="dxa"/>
            <w:gridSpan w:val="7"/>
            <w:tcBorders>
              <w:top w:val="single" w:color="FFFFFF" w:sz="8" w:space="0"/>
              <w:left w:val="single" w:color="FFFFFF" w:sz="8" w:space="0"/>
              <w:bottom w:val="single" w:color="FFFFFF" w:sz="8" w:space="0"/>
              <w:right w:val="single" w:color="FFFFFF" w:sz="8" w:space="0"/>
            </w:tcBorders>
            <w:shd w:val="clear" w:color="auto" w:fill="FFC0C0"/>
          </w:tcPr>
          <w:p w:rsidRPr="00C763EA" w:rsidR="00C8153C" w:rsidP="00075F7F" w:rsidRDefault="00C8153C" w14:paraId="7ED14F3A" w14:textId="77777777">
            <w:pPr>
              <w:jc w:val="center"/>
              <w:rPr>
                <w:b/>
              </w:rPr>
            </w:pPr>
            <w:r w:rsidRPr="00C763EA">
              <w:rPr>
                <w:b/>
              </w:rPr>
              <w:t>Vurdering av om tilstrekkelig behandlingsgrunnlag foreligger</w:t>
            </w:r>
          </w:p>
        </w:tc>
      </w:tr>
      <w:tr w:rsidRPr="00C763EA" w:rsidR="00C8153C" w:rsidTr="00075F7F" w14:paraId="0DD06F91" w14:textId="77777777">
        <w:trPr>
          <w:gridAfter w:val="1"/>
          <w:wAfter w:w="39" w:type="dxa"/>
          <w:trHeight w:val="299"/>
        </w:trPr>
        <w:tc>
          <w:tcPr>
            <w:tcW w:w="557" w:type="dxa"/>
            <w:gridSpan w:val="2"/>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C8153C" w:rsidP="00075F7F" w:rsidRDefault="00C8153C" w14:paraId="31F78510" w14:textId="77777777">
            <w:r w:rsidRPr="00C763EA">
              <w:br/>
            </w:r>
            <w:r w:rsidRPr="00C763EA">
              <w:br/>
            </w:r>
            <w:sdt>
              <w:sdtPr>
                <w:id w:val="166144663"/>
                <w14:checkbox>
                  <w14:checked w14:val="0"/>
                  <w14:checkedState w14:val="2612" w14:font="MS Gothic"/>
                  <w14:uncheckedState w14:val="2610" w14:font="MS Gothic"/>
                </w14:checkbox>
              </w:sdtPr>
              <w:sdtContent>
                <w:r>
                  <w:rPr>
                    <w:rFonts w:hint="eastAsia" w:ascii="MS Gothic" w:hAnsi="MS Gothic" w:eastAsia="MS Gothic"/>
                  </w:rPr>
                  <w:t>☐</w:t>
                </w:r>
              </w:sdtContent>
            </w:sdt>
          </w:p>
        </w:tc>
        <w:tc>
          <w:tcPr>
            <w:tcW w:w="3969" w:type="dxa"/>
            <w:gridSpan w:val="2"/>
            <w:tcBorders>
              <w:top w:val="single" w:color="FFFFFF" w:sz="8" w:space="0"/>
              <w:left w:val="single" w:color="FFFFFF" w:sz="8" w:space="0"/>
              <w:bottom w:val="single" w:color="FFFFFF" w:sz="8" w:space="0"/>
              <w:right w:val="single" w:color="FFFFFF" w:sz="8" w:space="0"/>
            </w:tcBorders>
            <w:shd w:val="clear" w:color="auto" w:fill="D9D9D9" w:themeFill="background1" w:themeFillShade="D9"/>
            <w:tcMar>
              <w:top w:w="15" w:type="dxa"/>
              <w:left w:w="15" w:type="dxa"/>
              <w:bottom w:w="0" w:type="dxa"/>
              <w:right w:w="15" w:type="dxa"/>
            </w:tcMar>
          </w:tcPr>
          <w:p w:rsidRPr="00C763EA" w:rsidR="00C8153C" w:rsidP="00075F7F" w:rsidRDefault="00C8153C" w14:paraId="7FB87659" w14:textId="77777777">
            <w:pPr>
              <w:rPr>
                <w:color w:val="7F7F7F" w:themeColor="text1" w:themeTint="80"/>
              </w:rPr>
            </w:pPr>
            <w:r w:rsidRPr="00C763EA">
              <w:t>Behandlingen er nødvendig for å oppfylle en rettslig forpliktelse som påhviler NAV</w:t>
            </w:r>
            <w:r w:rsidRPr="00C763EA">
              <w:rPr>
                <w:color w:val="7F7F7F" w:themeColor="text1" w:themeTint="80"/>
              </w:rPr>
              <w:t xml:space="preserve"> </w:t>
            </w:r>
            <w:r w:rsidRPr="00C763EA">
              <w:rPr>
                <w:i/>
                <w:color w:val="7F7F7F" w:themeColor="text1" w:themeTint="80"/>
              </w:rPr>
              <w:t>(For eksempel forpliktelser iht. NAV-loven eller arbeidsmarkedsloven)</w:t>
            </w:r>
          </w:p>
        </w:tc>
        <w:tc>
          <w:tcPr>
            <w:tcW w:w="567" w:type="dxa"/>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C8153C" w:rsidP="00075F7F" w:rsidRDefault="00C8153C" w14:paraId="62A135BB" w14:textId="77777777">
            <w:pPr>
              <w:jc w:val="center"/>
            </w:pPr>
            <w:r w:rsidRPr="00C763EA">
              <w:br/>
            </w:r>
            <w:r w:rsidRPr="00C763EA">
              <w:br/>
            </w:r>
            <w:sdt>
              <w:sdtPr>
                <w:id w:val="1099063664"/>
                <w14:checkbox>
                  <w14:checked w14:val="0"/>
                  <w14:checkedState w14:val="2612" w14:font="MS Gothic"/>
                  <w14:uncheckedState w14:val="2610" w14:font="MS Gothic"/>
                </w14:checkbox>
              </w:sdtPr>
              <w:sdtContent>
                <w:r w:rsidRPr="00C763EA">
                  <w:rPr>
                    <w:rFonts w:ascii="MS Gothic" w:hAnsi="MS Gothic" w:eastAsia="MS Gothic"/>
                  </w:rPr>
                  <w:t>☐</w:t>
                </w:r>
              </w:sdtContent>
            </w:sdt>
          </w:p>
        </w:tc>
        <w:tc>
          <w:tcPr>
            <w:tcW w:w="3969" w:type="dxa"/>
            <w:gridSpan w:val="2"/>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C8153C" w:rsidP="00075F7F" w:rsidRDefault="00C8153C" w14:paraId="5D973B72" w14:textId="77777777">
            <w:r w:rsidRPr="00C763EA">
              <w:t xml:space="preserve">Den registrerte har samtykket til behandling av sine personopplysninger for ett eller flere spesifikke formål </w:t>
            </w:r>
            <w:r w:rsidRPr="00C763EA">
              <w:br/>
            </w:r>
            <w:r w:rsidRPr="00C763EA">
              <w:rPr>
                <w:i/>
                <w:color w:val="7F7F7F" w:themeColor="text1" w:themeTint="80"/>
              </w:rPr>
              <w:t>(NAV skal kun benytte samtykke der andre formål ikke kan benyttes)</w:t>
            </w:r>
          </w:p>
        </w:tc>
      </w:tr>
      <w:tr w:rsidRPr="00C763EA" w:rsidR="00C8153C" w:rsidTr="00075F7F" w14:paraId="11EF5292" w14:textId="77777777">
        <w:trPr>
          <w:gridAfter w:val="1"/>
          <w:wAfter w:w="39" w:type="dxa"/>
          <w:trHeight w:val="299"/>
        </w:trPr>
        <w:tc>
          <w:tcPr>
            <w:tcW w:w="557" w:type="dxa"/>
            <w:gridSpan w:val="2"/>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C8153C" w:rsidP="00075F7F" w:rsidRDefault="00C8153C" w14:paraId="1054B76A" w14:textId="77777777">
            <w:r w:rsidRPr="00C763EA">
              <w:br/>
            </w:r>
            <w:sdt>
              <w:sdtPr>
                <w:id w:val="283544029"/>
                <w14:checkbox>
                  <w14:checked w14:val="0"/>
                  <w14:checkedState w14:val="2612" w14:font="MS Gothic"/>
                  <w14:uncheckedState w14:val="2610" w14:font="MS Gothic"/>
                </w14:checkbox>
              </w:sdtPr>
              <w:sdtContent>
                <w:r w:rsidRPr="00C763EA">
                  <w:rPr>
                    <w:rFonts w:ascii="MS Gothic" w:hAnsi="MS Gothic" w:eastAsia="MS Gothic"/>
                  </w:rPr>
                  <w:t>☐</w:t>
                </w:r>
              </w:sdtContent>
            </w:sdt>
          </w:p>
        </w:tc>
        <w:tc>
          <w:tcPr>
            <w:tcW w:w="3969" w:type="dxa"/>
            <w:gridSpan w:val="2"/>
            <w:tcBorders>
              <w:top w:val="single" w:color="FFFFFF" w:sz="8" w:space="0"/>
              <w:left w:val="single" w:color="FFFFFF" w:sz="8" w:space="0"/>
              <w:bottom w:val="single" w:color="FFFFFF" w:sz="8" w:space="0"/>
              <w:right w:val="single" w:color="FFFFFF" w:sz="8" w:space="0"/>
            </w:tcBorders>
            <w:shd w:val="clear" w:color="auto" w:fill="D9D9D9" w:themeFill="background1" w:themeFillShade="D9"/>
            <w:tcMar>
              <w:top w:w="15" w:type="dxa"/>
              <w:left w:w="15" w:type="dxa"/>
              <w:bottom w:w="0" w:type="dxa"/>
              <w:right w:w="15" w:type="dxa"/>
            </w:tcMar>
          </w:tcPr>
          <w:p w:rsidRPr="00C763EA" w:rsidR="00C8153C" w:rsidP="00075F7F" w:rsidRDefault="00C8153C" w14:paraId="1D0D17A8" w14:textId="77777777">
            <w:r w:rsidRPr="00C763EA">
              <w:t>Behandlingen er nødvendig for å verne den registrertes eller en annen fysisk persons vitale interesser</w:t>
            </w:r>
            <w:r w:rsidRPr="00C763EA">
              <w:br/>
            </w:r>
            <w:r w:rsidRPr="00C763EA">
              <w:rPr>
                <w:i/>
                <w:color w:val="7F7F7F" w:themeColor="text1" w:themeTint="80"/>
              </w:rPr>
              <w:t>(«nødrettsparagraf»)</w:t>
            </w:r>
          </w:p>
        </w:tc>
        <w:tc>
          <w:tcPr>
            <w:tcW w:w="567" w:type="dxa"/>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C8153C" w:rsidP="00075F7F" w:rsidRDefault="00C8153C" w14:paraId="1A5139B6" w14:textId="77777777">
            <w:r w:rsidRPr="00C763EA">
              <w:br/>
            </w:r>
            <w:sdt>
              <w:sdtPr>
                <w:id w:val="-1359579069"/>
                <w14:checkbox>
                  <w14:checked w14:val="1"/>
                  <w14:checkedState w14:val="2612" w14:font="MS Gothic"/>
                  <w14:uncheckedState w14:val="2610" w14:font="MS Gothic"/>
                </w14:checkbox>
              </w:sdtPr>
              <w:sdtContent>
                <w:r w:rsidRPr="00C763EA">
                  <w:rPr>
                    <w:rFonts w:ascii="MS Gothic" w:hAnsi="MS Gothic" w:eastAsia="MS Gothic"/>
                  </w:rPr>
                  <w:t>☒</w:t>
                </w:r>
              </w:sdtContent>
            </w:sdt>
          </w:p>
        </w:tc>
        <w:tc>
          <w:tcPr>
            <w:tcW w:w="3969" w:type="dxa"/>
            <w:gridSpan w:val="2"/>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C8153C" w:rsidP="00075F7F" w:rsidRDefault="00C8153C" w14:paraId="391FBF01" w14:textId="77777777">
            <w:r w:rsidRPr="00C763EA">
              <w:t xml:space="preserve">Behandlingen er nødvendig for å oppfylle en avtale som den registrerte er part i </w:t>
            </w:r>
            <w:r w:rsidRPr="00C763EA">
              <w:br/>
            </w:r>
            <w:r w:rsidRPr="00C763EA">
              <w:rPr>
                <w:i/>
                <w:color w:val="7F7F7F" w:themeColor="text1" w:themeTint="80"/>
              </w:rPr>
              <w:t>(som for eksempel arbeidsavtalen mellom NAV og ansatt)</w:t>
            </w:r>
          </w:p>
        </w:tc>
      </w:tr>
      <w:tr w:rsidRPr="00C763EA" w:rsidR="00C8153C" w:rsidTr="00075F7F" w14:paraId="1D7EF6EB" w14:textId="77777777">
        <w:trPr>
          <w:gridAfter w:val="1"/>
          <w:wAfter w:w="39" w:type="dxa"/>
          <w:trHeight w:val="299"/>
        </w:trPr>
        <w:tc>
          <w:tcPr>
            <w:tcW w:w="557" w:type="dxa"/>
            <w:gridSpan w:val="2"/>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C8153C" w:rsidP="00075F7F" w:rsidRDefault="00C8153C" w14:paraId="253F7046" w14:textId="77777777">
            <w:r w:rsidRPr="00C763EA">
              <w:br/>
            </w:r>
            <w:sdt>
              <w:sdtPr>
                <w:id w:val="-1207402124"/>
                <w14:checkbox>
                  <w14:checked w14:val="1"/>
                  <w14:checkedState w14:val="2612" w14:font="MS Gothic"/>
                  <w14:uncheckedState w14:val="2610" w14:font="MS Gothic"/>
                </w14:checkbox>
              </w:sdtPr>
              <w:sdtContent>
                <w:r>
                  <w:rPr>
                    <w:rFonts w:hint="eastAsia" w:ascii="MS Gothic" w:hAnsi="MS Gothic" w:eastAsia="MS Gothic"/>
                  </w:rPr>
                  <w:t>☒</w:t>
                </w:r>
              </w:sdtContent>
            </w:sdt>
          </w:p>
        </w:tc>
        <w:tc>
          <w:tcPr>
            <w:tcW w:w="3969" w:type="dxa"/>
            <w:gridSpan w:val="2"/>
            <w:tcBorders>
              <w:top w:val="single" w:color="FFFFFF" w:sz="8" w:space="0"/>
              <w:left w:val="single" w:color="FFFFFF" w:sz="8" w:space="0"/>
              <w:bottom w:val="single" w:color="FFFFFF" w:sz="8" w:space="0"/>
              <w:right w:val="single" w:color="FFFFFF" w:sz="8" w:space="0"/>
            </w:tcBorders>
            <w:shd w:val="clear" w:color="auto" w:fill="D9D9D9" w:themeFill="background1" w:themeFillShade="D9"/>
            <w:tcMar>
              <w:top w:w="15" w:type="dxa"/>
              <w:left w:w="15" w:type="dxa"/>
              <w:bottom w:w="0" w:type="dxa"/>
              <w:right w:w="15" w:type="dxa"/>
            </w:tcMar>
          </w:tcPr>
          <w:p w:rsidRPr="00C763EA" w:rsidR="00C8153C" w:rsidP="00075F7F" w:rsidRDefault="00C8153C" w14:paraId="0DC300FA" w14:textId="77777777">
            <w:r w:rsidRPr="00C763EA">
              <w:t xml:space="preserve">Behandlingen er nødvendig for å utføre en oppgave i allmennhetens interesse eller utøve offentlig myndighet som NAV er pålagt </w:t>
            </w:r>
            <w:r w:rsidRPr="00C763EA">
              <w:br/>
            </w:r>
            <w:r w:rsidRPr="00C763EA">
              <w:rPr>
                <w:i/>
                <w:color w:val="7F7F7F" w:themeColor="text1" w:themeTint="80"/>
              </w:rPr>
              <w:t>(overlapper til dels med rettslig forpliktelse)</w:t>
            </w:r>
          </w:p>
        </w:tc>
        <w:tc>
          <w:tcPr>
            <w:tcW w:w="567" w:type="dxa"/>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C8153C" w:rsidP="00075F7F" w:rsidRDefault="00C8153C" w14:paraId="0D093E9B" w14:textId="77777777">
            <w:r w:rsidRPr="00C763EA">
              <w:br/>
            </w:r>
            <w:sdt>
              <w:sdtPr>
                <w:id w:val="-171106357"/>
                <w14:checkbox>
                  <w14:checked w14:val="0"/>
                  <w14:checkedState w14:val="2612" w14:font="MS Gothic"/>
                  <w14:uncheckedState w14:val="2610" w14:font="MS Gothic"/>
                </w14:checkbox>
              </w:sdtPr>
              <w:sdtContent>
                <w:r w:rsidRPr="00C763EA">
                  <w:rPr>
                    <w:rFonts w:ascii="MS Gothic" w:hAnsi="MS Gothic" w:eastAsia="MS Gothic"/>
                  </w:rPr>
                  <w:t>☐</w:t>
                </w:r>
              </w:sdtContent>
            </w:sdt>
          </w:p>
        </w:tc>
        <w:tc>
          <w:tcPr>
            <w:tcW w:w="3969" w:type="dxa"/>
            <w:gridSpan w:val="2"/>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C8153C" w:rsidP="00075F7F" w:rsidRDefault="00C8153C" w14:paraId="36B3743C" w14:textId="77777777">
            <w:r w:rsidRPr="00C763EA">
              <w:t xml:space="preserve">Behandlingen er nødvendig for formål knyttet til </w:t>
            </w:r>
            <w:proofErr w:type="spellStart"/>
            <w:r w:rsidRPr="00C763EA">
              <w:t>NAVs</w:t>
            </w:r>
            <w:proofErr w:type="spellEnd"/>
            <w:r w:rsidRPr="00C763EA">
              <w:t xml:space="preserve"> berettigede interesse </w:t>
            </w:r>
            <w:r w:rsidRPr="00C763EA">
              <w:rPr>
                <w:i/>
                <w:color w:val="7F7F7F" w:themeColor="text1" w:themeTint="80"/>
              </w:rPr>
              <w:t>(kan kun knyttes til NAV som arbeidsgiver)</w:t>
            </w:r>
          </w:p>
        </w:tc>
      </w:tr>
      <w:tr w:rsidRPr="00C763EA" w:rsidR="00C8153C" w:rsidTr="00075F7F" w14:paraId="089867BF" w14:textId="77777777">
        <w:trPr>
          <w:gridAfter w:val="1"/>
          <w:wAfter w:w="39" w:type="dxa"/>
          <w:trHeight w:val="253"/>
        </w:trPr>
        <w:tc>
          <w:tcPr>
            <w:tcW w:w="9062" w:type="dxa"/>
            <w:gridSpan w:val="7"/>
            <w:tcBorders>
              <w:top w:val="single" w:color="FFFFFF" w:sz="8" w:space="0"/>
              <w:left w:val="single" w:color="FFFFFF" w:sz="8" w:space="0"/>
              <w:bottom w:val="single" w:color="FFFFFF" w:sz="8" w:space="0"/>
              <w:right w:val="single" w:color="FFFFFF" w:sz="8" w:space="0"/>
            </w:tcBorders>
            <w:shd w:val="clear" w:color="auto" w:fill="FFC0C0"/>
          </w:tcPr>
          <w:p w:rsidRPr="00C763EA" w:rsidR="00C8153C" w:rsidP="00075F7F" w:rsidRDefault="00C8153C" w14:paraId="2AD35609" w14:textId="77777777">
            <w:pPr>
              <w:jc w:val="center"/>
            </w:pPr>
            <w:r>
              <w:rPr>
                <w:b/>
                <w:bCs/>
              </w:rPr>
              <w:t>Behandlingsgrunnlag</w:t>
            </w:r>
          </w:p>
        </w:tc>
      </w:tr>
      <w:tr w:rsidRPr="00C763EA" w:rsidR="00C8153C" w:rsidTr="00075F7F" w14:paraId="38895387" w14:textId="77777777">
        <w:trPr>
          <w:gridAfter w:val="1"/>
          <w:wAfter w:w="39" w:type="dxa"/>
          <w:trHeight w:val="698"/>
        </w:trPr>
        <w:tc>
          <w:tcPr>
            <w:tcW w:w="9062" w:type="dxa"/>
            <w:gridSpan w:val="7"/>
            <w:tcBorders>
              <w:top w:val="single" w:color="FFFFFF" w:sz="8" w:space="0"/>
              <w:left w:val="single" w:color="FFFFFF" w:sz="8" w:space="0"/>
              <w:bottom w:val="single" w:color="FFFFFF" w:sz="8" w:space="0"/>
              <w:right w:val="single" w:color="FFFFFF" w:sz="8" w:space="0"/>
            </w:tcBorders>
            <w:shd w:val="clear" w:color="auto" w:fill="DADADA"/>
          </w:tcPr>
          <w:p w:rsidRPr="00C763EA" w:rsidR="00C8153C" w:rsidP="00075F7F" w:rsidRDefault="00C8153C" w14:paraId="59D0C102" w14:textId="77777777">
            <w:r w:rsidRPr="00C763EA">
              <w:t xml:space="preserve">Utdyp hva som er det rettslige grunnlaget for behandlingen av personopplysningene. </w:t>
            </w:r>
          </w:p>
        </w:tc>
      </w:tr>
      <w:tr w:rsidRPr="00C763EA" w:rsidR="00C8153C" w:rsidTr="00075F7F" w14:paraId="7551AF5E" w14:textId="77777777">
        <w:trPr>
          <w:gridAfter w:val="1"/>
          <w:wAfter w:w="39" w:type="dxa"/>
          <w:trHeight w:val="702"/>
        </w:trPr>
        <w:tc>
          <w:tcPr>
            <w:tcW w:w="9062" w:type="dxa"/>
            <w:gridSpan w:val="7"/>
            <w:tcBorders>
              <w:top w:val="single" w:color="FFFFFF" w:sz="8" w:space="0"/>
              <w:left w:val="single" w:color="FFFFFF" w:sz="8" w:space="0"/>
              <w:bottom w:val="single" w:color="FFFFFF" w:sz="8" w:space="0"/>
              <w:right w:val="single" w:color="FFFFFF" w:sz="8" w:space="0"/>
            </w:tcBorders>
            <w:shd w:val="clear" w:color="auto" w:fill="F2F2F2" w:themeFill="background1" w:themeFillShade="F2"/>
          </w:tcPr>
          <w:p w:rsidR="00C8153C" w:rsidP="00075F7F" w:rsidRDefault="00C8153C" w14:paraId="075627CE" w14:textId="6AE4092B">
            <w:r>
              <w:t xml:space="preserve">Rettslig grunnlag for </w:t>
            </w:r>
            <w:proofErr w:type="spellStart"/>
            <w:r>
              <w:t>NAVs</w:t>
            </w:r>
            <w:proofErr w:type="spellEnd"/>
            <w:r>
              <w:t xml:space="preserve"> innhenting av personopplysninger som skal brukes til å få vurdert om en </w:t>
            </w:r>
            <w:r w:rsidR="00DF56AD">
              <w:t>person</w:t>
            </w:r>
            <w:r>
              <w:t xml:space="preserve"> har rett til trygdeytelser i Norge eller i et annet EØS-land, samt rettslig grunnlag for utveksling av personopplysninger mellom Norge og andre EØS-lands trygdemyndigheter: </w:t>
            </w:r>
          </w:p>
          <w:p w:rsidRPr="006B1E0F" w:rsidR="00C8153C" w:rsidP="00767E8D" w:rsidRDefault="00C8153C" w14:paraId="0F41C170" w14:textId="77777777">
            <w:pPr>
              <w:pStyle w:val="Listeavsnitt"/>
              <w:numPr>
                <w:ilvl w:val="0"/>
                <w:numId w:val="12"/>
              </w:numPr>
              <w:spacing w:after="120"/>
              <w:rPr>
                <w:sz w:val="22"/>
              </w:rPr>
            </w:pPr>
            <w:proofErr w:type="spellStart"/>
            <w:r w:rsidRPr="006B1E0F">
              <w:rPr>
                <w:sz w:val="22"/>
                <w:lang w:val="nn-NO"/>
              </w:rPr>
              <w:t>Personvernforordningen</w:t>
            </w:r>
            <w:proofErr w:type="spellEnd"/>
            <w:r w:rsidRPr="006B1E0F">
              <w:rPr>
                <w:sz w:val="22"/>
                <w:lang w:val="nn-NO"/>
              </w:rPr>
              <w:t xml:space="preserve"> artikkel 6 nr. 1 bokstav c) og artikkel 9 nr. 2 bokstav b), jf. Reg. (EC) No 883/2004 (artikkel 78) jf. Reg.(EC) No 988/2009 og Reg. </w:t>
            </w:r>
            <w:r w:rsidRPr="006B1E0F">
              <w:rPr>
                <w:sz w:val="22"/>
              </w:rPr>
              <w:t xml:space="preserve">(EC) No 987/2009 </w:t>
            </w:r>
            <w:proofErr w:type="spellStart"/>
            <w:r w:rsidRPr="006B1E0F">
              <w:rPr>
                <w:sz w:val="22"/>
              </w:rPr>
              <w:t>on</w:t>
            </w:r>
            <w:proofErr w:type="spellEnd"/>
            <w:r w:rsidRPr="006B1E0F">
              <w:rPr>
                <w:sz w:val="22"/>
              </w:rPr>
              <w:t xml:space="preserve"> </w:t>
            </w:r>
            <w:proofErr w:type="spellStart"/>
            <w:r w:rsidRPr="006B1E0F">
              <w:rPr>
                <w:sz w:val="22"/>
              </w:rPr>
              <w:t>social</w:t>
            </w:r>
            <w:proofErr w:type="spellEnd"/>
            <w:r w:rsidRPr="006B1E0F">
              <w:rPr>
                <w:sz w:val="22"/>
              </w:rPr>
              <w:t xml:space="preserve"> </w:t>
            </w:r>
            <w:proofErr w:type="spellStart"/>
            <w:r w:rsidRPr="006B1E0F">
              <w:rPr>
                <w:sz w:val="22"/>
              </w:rPr>
              <w:t>security</w:t>
            </w:r>
            <w:proofErr w:type="spellEnd"/>
            <w:r w:rsidRPr="006B1E0F">
              <w:rPr>
                <w:sz w:val="22"/>
              </w:rPr>
              <w:t xml:space="preserve"> </w:t>
            </w:r>
            <w:proofErr w:type="spellStart"/>
            <w:r w:rsidRPr="006B1E0F">
              <w:rPr>
                <w:sz w:val="22"/>
              </w:rPr>
              <w:t>coordination</w:t>
            </w:r>
            <w:proofErr w:type="spellEnd"/>
            <w:r w:rsidRPr="006B1E0F">
              <w:rPr>
                <w:sz w:val="22"/>
              </w:rPr>
              <w:t xml:space="preserve"> (artikkel 4.2). </w:t>
            </w:r>
          </w:p>
          <w:p w:rsidRPr="006B1E0F" w:rsidR="00C8153C" w:rsidP="00075F7F" w:rsidRDefault="00C8153C" w14:paraId="68A6909F" w14:textId="19E39444">
            <w:pPr>
              <w:pStyle w:val="Listeavsnitt"/>
              <w:spacing w:after="120"/>
              <w:rPr>
                <w:i/>
                <w:sz w:val="22"/>
              </w:rPr>
            </w:pPr>
            <w:r w:rsidRPr="006B1E0F">
              <w:rPr>
                <w:i/>
                <w:sz w:val="22"/>
              </w:rPr>
              <w:t>Disse EU-reguleringene har bestemmelser som pålegger medlemslandene å koordinere de nasjonale trygdesystemene på en måte som gjør det mulig for EU- og EØS-</w:t>
            </w:r>
            <w:r w:rsidR="00116F0F">
              <w:rPr>
                <w:i/>
                <w:sz w:val="22"/>
              </w:rPr>
              <w:t>borgere</w:t>
            </w:r>
            <w:r w:rsidRPr="006B1E0F">
              <w:rPr>
                <w:i/>
                <w:sz w:val="22"/>
              </w:rPr>
              <w:t xml:space="preserve"> å håndheve sine trygderettigheter når de benytter seg av bevegelsesfriheten i EU/EØS. Reguleringene forplikter medlemstaten</w:t>
            </w:r>
            <w:r w:rsidR="00116F0F">
              <w:rPr>
                <w:i/>
                <w:sz w:val="22"/>
              </w:rPr>
              <w:t xml:space="preserve">e å utveksle personopplysninger </w:t>
            </w:r>
            <w:r w:rsidRPr="006B1E0F">
              <w:rPr>
                <w:i/>
                <w:sz w:val="22"/>
              </w:rPr>
              <w:t>elektronisk ved å bruke et felles, sikkert nettverk for å behandle saker om borgernes rett til trygdeytelser.</w:t>
            </w:r>
          </w:p>
          <w:p w:rsidRPr="00C763EA" w:rsidR="00C8153C" w:rsidP="00075F7F" w:rsidRDefault="00C8153C" w14:paraId="590700AC" w14:textId="77777777">
            <w:pPr>
              <w:spacing w:after="120" w:line="240" w:lineRule="auto"/>
              <w:rPr>
                <w:szCs w:val="20"/>
              </w:rPr>
            </w:pPr>
            <w:r w:rsidRPr="00C763EA">
              <w:rPr>
                <w:szCs w:val="20"/>
              </w:rPr>
              <w:t xml:space="preserve">Rettslig grunnlag for lagring av </w:t>
            </w:r>
            <w:r>
              <w:rPr>
                <w:szCs w:val="20"/>
              </w:rPr>
              <w:t>personopplysninger som er innhentet fra bruker</w:t>
            </w:r>
            <w:r w:rsidRPr="00C763EA">
              <w:rPr>
                <w:szCs w:val="20"/>
              </w:rPr>
              <w:t xml:space="preserve"> til arkivformål: </w:t>
            </w:r>
          </w:p>
          <w:p w:rsidRPr="006B1E0F" w:rsidR="00C8153C" w:rsidP="00767E8D" w:rsidRDefault="00C8153C" w14:paraId="7CB1A950" w14:textId="3D572EE0">
            <w:pPr>
              <w:pStyle w:val="Listeavsnitt"/>
              <w:numPr>
                <w:ilvl w:val="0"/>
                <w:numId w:val="13"/>
              </w:numPr>
              <w:spacing w:after="120"/>
              <w:rPr>
                <w:sz w:val="22"/>
                <w:lang w:val="nn-NO"/>
              </w:rPr>
            </w:pPr>
            <w:proofErr w:type="spellStart"/>
            <w:r w:rsidRPr="006B1E0F">
              <w:rPr>
                <w:sz w:val="22"/>
                <w:lang w:val="nn-NO"/>
              </w:rPr>
              <w:t>Personvernforordningen</w:t>
            </w:r>
            <w:proofErr w:type="spellEnd"/>
            <w:r w:rsidRPr="006B1E0F">
              <w:rPr>
                <w:sz w:val="22"/>
                <w:lang w:val="nn-NO"/>
              </w:rPr>
              <w:t xml:space="preserve"> artikkel 6 nr. 1 bokstav e), jf. </w:t>
            </w:r>
            <w:proofErr w:type="spellStart"/>
            <w:r w:rsidRPr="006B1E0F" w:rsidR="007D0583">
              <w:rPr>
                <w:sz w:val="22"/>
                <w:lang w:val="nn-NO"/>
              </w:rPr>
              <w:t>A</w:t>
            </w:r>
            <w:r w:rsidRPr="006B1E0F">
              <w:rPr>
                <w:sz w:val="22"/>
                <w:lang w:val="nn-NO"/>
              </w:rPr>
              <w:t>rkivloven</w:t>
            </w:r>
            <w:proofErr w:type="spellEnd"/>
            <w:r w:rsidRPr="006B1E0F">
              <w:rPr>
                <w:sz w:val="22"/>
                <w:lang w:val="nn-NO"/>
              </w:rPr>
              <w:t xml:space="preserve"> og NOARK 5. </w:t>
            </w:r>
          </w:p>
          <w:p w:rsidRPr="006B1E0F" w:rsidR="00C8153C" w:rsidP="00075F7F" w:rsidRDefault="00C8153C" w14:paraId="46B9524E" w14:textId="77777777">
            <w:pPr>
              <w:pStyle w:val="Listeavsnitt"/>
              <w:spacing w:after="120"/>
              <w:rPr>
                <w:i/>
                <w:sz w:val="22"/>
              </w:rPr>
            </w:pPr>
            <w:r w:rsidRPr="006B1E0F">
              <w:rPr>
                <w:i/>
                <w:sz w:val="22"/>
              </w:rPr>
              <w:t>Se etatens kassasjonaplan.</w:t>
            </w:r>
            <w:r w:rsidRPr="006B1E0F">
              <w:rPr>
                <w:rStyle w:val="Fotnotereferanse"/>
                <w:i/>
                <w:sz w:val="22"/>
              </w:rPr>
              <w:footnoteReference w:id="3"/>
            </w:r>
          </w:p>
          <w:p w:rsidRPr="006B1E0F" w:rsidR="00C8153C" w:rsidP="00075F7F" w:rsidRDefault="00C8153C" w14:paraId="4E975812" w14:textId="77777777">
            <w:r w:rsidRPr="006B1E0F">
              <w:t xml:space="preserve">Rettslig grunnlag for selvbetjeningsløsningen: </w:t>
            </w:r>
          </w:p>
          <w:p w:rsidRPr="00116F0F" w:rsidR="00C8153C" w:rsidP="00767E8D" w:rsidRDefault="00C8153C" w14:paraId="1F1A8D4C" w14:textId="77777777">
            <w:pPr>
              <w:pStyle w:val="Listeavsnitt"/>
              <w:numPr>
                <w:ilvl w:val="0"/>
                <w:numId w:val="12"/>
              </w:numPr>
              <w:rPr>
                <w:sz w:val="22"/>
              </w:rPr>
            </w:pPr>
            <w:r w:rsidRPr="00116F0F">
              <w:rPr>
                <w:sz w:val="22"/>
              </w:rPr>
              <w:t>Personvernforordningen artikkel 6 nr. 1 bokstav e), jf. forvaltningsloven § 15a og digitaliseringsrundskrivet punkt 1.2.</w:t>
            </w:r>
          </w:p>
          <w:p w:rsidRPr="00116F0F" w:rsidR="00C8153C" w:rsidP="00075F7F" w:rsidRDefault="00C8153C" w14:paraId="58AB5F85" w14:textId="77777777">
            <w:pPr>
              <w:pStyle w:val="Listeavsnitt"/>
              <w:rPr>
                <w:i/>
                <w:sz w:val="22"/>
              </w:rPr>
            </w:pPr>
            <w:r w:rsidRPr="00116F0F">
              <w:rPr>
                <w:i/>
                <w:sz w:val="22"/>
              </w:rPr>
              <w:t>Forvaltningsloven åpner for at et forvaltningsorgan skal kunne benytte elektronisk kommunikasjon når det henvender seg til andre, mens digitaliseringsrundskrivet slår fast at forvaltningens kommunikasjon med innbyggerne normalt skal skje gjennom digitale, nettbaserte tjenester.</w:t>
            </w:r>
          </w:p>
          <w:p w:rsidRPr="00116F0F" w:rsidR="00C8153C" w:rsidP="00075F7F" w:rsidRDefault="00C8153C" w14:paraId="417C5306" w14:textId="77777777">
            <w:pPr>
              <w:spacing w:after="120" w:line="240" w:lineRule="auto"/>
            </w:pPr>
            <w:r w:rsidRPr="00116F0F">
              <w:t xml:space="preserve">Rettslig grunnlag for behandling av opplysninger fra brukere for forbedring av løsningen: </w:t>
            </w:r>
          </w:p>
          <w:p w:rsidRPr="00116F0F" w:rsidR="00C8153C" w:rsidP="00767E8D" w:rsidRDefault="00C8153C" w14:paraId="5989E19F" w14:textId="77777777">
            <w:pPr>
              <w:pStyle w:val="Listeavsnitt"/>
              <w:numPr>
                <w:ilvl w:val="0"/>
                <w:numId w:val="13"/>
              </w:numPr>
              <w:spacing w:after="120"/>
              <w:rPr>
                <w:sz w:val="22"/>
              </w:rPr>
            </w:pPr>
            <w:r w:rsidRPr="00116F0F">
              <w:rPr>
                <w:sz w:val="22"/>
              </w:rPr>
              <w:t>Personvernforordningen artikkel 6 nr. 1 bokstav c), jf. forskrift om elektronisk kommunikasjon med og i forvaltningen (</w:t>
            </w:r>
            <w:proofErr w:type="spellStart"/>
            <w:r w:rsidRPr="00116F0F">
              <w:rPr>
                <w:sz w:val="22"/>
              </w:rPr>
              <w:t>eForvaltningsforskriften</w:t>
            </w:r>
            <w:proofErr w:type="spellEnd"/>
            <w:r w:rsidRPr="00116F0F">
              <w:rPr>
                <w:sz w:val="22"/>
              </w:rPr>
              <w:t>) § 3 (5) og digitaliseringsrundskrivet punkt 1.1.</w:t>
            </w:r>
          </w:p>
          <w:p w:rsidRPr="00116F0F" w:rsidR="00C8153C" w:rsidP="00075F7F" w:rsidRDefault="00C8153C" w14:paraId="19A185CD" w14:textId="77777777">
            <w:pPr>
              <w:pStyle w:val="Listeavsnitt"/>
              <w:spacing w:after="120"/>
              <w:rPr>
                <w:i/>
                <w:sz w:val="22"/>
              </w:rPr>
            </w:pPr>
            <w:proofErr w:type="spellStart"/>
            <w:r w:rsidRPr="00116F0F">
              <w:rPr>
                <w:i/>
                <w:sz w:val="22"/>
              </w:rPr>
              <w:t>eForvaltningsforskriften</w:t>
            </w:r>
            <w:proofErr w:type="spellEnd"/>
            <w:r w:rsidRPr="00116F0F">
              <w:rPr>
                <w:i/>
                <w:sz w:val="22"/>
              </w:rPr>
              <w:t xml:space="preserve"> § 3 (5) pålegger NAV å legge til rette for at elektronisk kommunikasjon skal skje på en brukervennlig måte, mens digitaliseringsrundskrivet punkt 1.1 pålegger NAV å sette brukeren i sentrum i forbindelse med digitaliseringsprosessen. </w:t>
            </w:r>
          </w:p>
          <w:p w:rsidRPr="00116F0F" w:rsidR="00C8153C" w:rsidP="00075F7F" w:rsidRDefault="00C8153C" w14:paraId="6496D8AC" w14:textId="77777777">
            <w:pPr>
              <w:spacing w:after="120" w:line="240" w:lineRule="auto"/>
            </w:pPr>
            <w:r w:rsidRPr="00116F0F">
              <w:t xml:space="preserve">Rettslig grunnlag for behandling av </w:t>
            </w:r>
            <w:proofErr w:type="spellStart"/>
            <w:r w:rsidRPr="00116F0F">
              <w:t>NAVs</w:t>
            </w:r>
            <w:proofErr w:type="spellEnd"/>
            <w:r w:rsidRPr="00116F0F">
              <w:t xml:space="preserve"> ansatte sine personopplysninger i forbindelse med drift, forvaltning og saksbehandling i systemet: </w:t>
            </w:r>
          </w:p>
          <w:p w:rsidRPr="00116F0F" w:rsidR="00C8153C" w:rsidP="00767E8D" w:rsidRDefault="00C8153C" w14:paraId="0A03181A" w14:textId="77777777">
            <w:pPr>
              <w:pStyle w:val="Listeavsnitt"/>
              <w:numPr>
                <w:ilvl w:val="0"/>
                <w:numId w:val="13"/>
              </w:numPr>
              <w:spacing w:after="120"/>
              <w:rPr>
                <w:sz w:val="22"/>
              </w:rPr>
            </w:pPr>
            <w:r w:rsidRPr="00116F0F">
              <w:rPr>
                <w:sz w:val="22"/>
              </w:rPr>
              <w:t>Personvernforordningen artikkel 6 nr. 1 bokstav b), jf. den enkelte ansattes arbeids- eller oppdragsavtale.</w:t>
            </w:r>
          </w:p>
          <w:p w:rsidRPr="00C763EA" w:rsidR="00C8153C" w:rsidP="00075F7F" w:rsidRDefault="00C8153C" w14:paraId="33C05A37" w14:textId="4ABBBE22">
            <w:pPr>
              <w:pStyle w:val="Listeavsnitt"/>
              <w:spacing w:after="120"/>
              <w:rPr>
                <w:i/>
                <w:szCs w:val="20"/>
              </w:rPr>
            </w:pPr>
            <w:r w:rsidRPr="00116F0F">
              <w:rPr>
                <w:i/>
                <w:sz w:val="22"/>
              </w:rPr>
              <w:t xml:space="preserve">Behandling av den enkelte ansatte i NAV sine personopplysninger i EESSI er nødvendig for at utveksling av personopplysninger mellom Norge og EU- og EØS-lands trygdemyndigheter skal skje. Behandlingsgrunnlaget er arbeidsavtalen </w:t>
            </w:r>
            <w:r w:rsidR="00116F0F">
              <w:rPr>
                <w:i/>
                <w:sz w:val="22"/>
              </w:rPr>
              <w:t xml:space="preserve">eller oppdragsavtalen </w:t>
            </w:r>
            <w:r w:rsidRPr="00116F0F">
              <w:rPr>
                <w:i/>
                <w:sz w:val="22"/>
              </w:rPr>
              <w:t>som NAV som arbeidsgiver har inngått med den enkelte.</w:t>
            </w:r>
            <w:r w:rsidRPr="00116F0F">
              <w:rPr>
                <w:i/>
                <w:szCs w:val="20"/>
              </w:rPr>
              <w:t xml:space="preserve">  </w:t>
            </w:r>
          </w:p>
        </w:tc>
      </w:tr>
      <w:tr w:rsidRPr="00293532" w:rsidR="00075F7F" w:rsidTr="00075F7F" w14:paraId="426BAC31" w14:textId="77777777">
        <w:tblPrEx>
          <w:tblCellMar>
            <w:left w:w="0" w:type="dxa"/>
            <w:right w:w="0" w:type="dxa"/>
          </w:tblCellMar>
        </w:tblPrEx>
        <w:trPr>
          <w:gridBefore w:val="1"/>
          <w:wBefore w:w="28" w:type="dxa"/>
          <w:trHeight w:val="680"/>
        </w:trPr>
        <w:tc>
          <w:tcPr>
            <w:tcW w:w="3945" w:type="dxa"/>
            <w:gridSpan w:val="2"/>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tcPr>
          <w:p w:rsidR="00075F7F" w:rsidP="00075F7F" w:rsidRDefault="00075F7F" w14:paraId="1F684875" w14:textId="77777777">
            <w:pPr>
              <w:spacing w:after="0" w:line="240" w:lineRule="auto"/>
            </w:pPr>
            <w:r>
              <w:t xml:space="preserve">Behandles det særlige kategorier av personopplysninger (tidligere kalt sensitive personopplysninger)? </w:t>
            </w:r>
          </w:p>
        </w:tc>
        <w:tc>
          <w:tcPr>
            <w:tcW w:w="2409" w:type="dxa"/>
            <w:gridSpan w:val="3"/>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tcPr>
          <w:p w:rsidRPr="00293532" w:rsidR="00075F7F" w:rsidP="00075F7F" w:rsidRDefault="00075F7F" w14:paraId="7EB07941" w14:textId="77777777">
            <w:pPr>
              <w:spacing w:after="0"/>
              <w:jc w:val="center"/>
            </w:pPr>
            <w:r w:rsidRPr="00293532">
              <w:br/>
            </w:r>
            <w:sdt>
              <w:sdtPr>
                <w:id w:val="72088252"/>
                <w14:checkbox>
                  <w14:checked w14:val="1"/>
                  <w14:checkedState w14:val="2612" w14:font="MS Gothic"/>
                  <w14:uncheckedState w14:val="2610" w14:font="MS Gothic"/>
                </w14:checkbox>
              </w:sdtPr>
              <w:sdtContent>
                <w:r>
                  <w:rPr>
                    <w:rFonts w:hint="eastAsia" w:ascii="MS Gothic" w:hAnsi="MS Gothic" w:eastAsia="MS Gothic"/>
                  </w:rPr>
                  <w:t>☒</w:t>
                </w:r>
              </w:sdtContent>
            </w:sdt>
            <w:r w:rsidRPr="00293532">
              <w:t xml:space="preserve"> Ja</w:t>
            </w:r>
          </w:p>
        </w:tc>
        <w:tc>
          <w:tcPr>
            <w:tcW w:w="271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293532" w:rsidR="00075F7F" w:rsidP="00075F7F" w:rsidRDefault="00075F7F" w14:paraId="5328C120" w14:textId="77777777">
            <w:pPr>
              <w:spacing w:after="0"/>
              <w:jc w:val="center"/>
            </w:pPr>
            <w:r w:rsidRPr="00293532">
              <w:br/>
            </w:r>
            <w:sdt>
              <w:sdtPr>
                <w:id w:val="1701895187"/>
                <w14:checkbox>
                  <w14:checked w14:val="0"/>
                  <w14:checkedState w14:val="2612" w14:font="MS Gothic"/>
                  <w14:uncheckedState w14:val="2610" w14:font="MS Gothic"/>
                </w14:checkbox>
              </w:sdtPr>
              <w:sdtContent>
                <w:r w:rsidRPr="00293532">
                  <w:rPr>
                    <w:rFonts w:hint="eastAsia" w:ascii="MS Gothic" w:hAnsi="MS Gothic" w:eastAsia="MS Gothic"/>
                  </w:rPr>
                  <w:t>☐</w:t>
                </w:r>
              </w:sdtContent>
            </w:sdt>
            <w:r w:rsidRPr="00293532">
              <w:t xml:space="preserve"> Nei</w:t>
            </w:r>
          </w:p>
          <w:p w:rsidRPr="00293532" w:rsidR="00075F7F" w:rsidP="00075F7F" w:rsidRDefault="00075F7F" w14:paraId="5D85D50B" w14:textId="77777777">
            <w:pPr>
              <w:spacing w:after="0"/>
            </w:pPr>
          </w:p>
          <w:p w:rsidRPr="00293532" w:rsidR="00075F7F" w:rsidP="00075F7F" w:rsidRDefault="00075F7F" w14:paraId="724B00D4" w14:textId="77777777">
            <w:pPr>
              <w:spacing w:after="0" w:line="240" w:lineRule="auto"/>
              <w:ind w:left="113"/>
            </w:pPr>
          </w:p>
        </w:tc>
      </w:tr>
      <w:tr w:rsidRPr="00C763EA" w:rsidR="00075F7F" w:rsidTr="00075F7F" w14:paraId="38237D28" w14:textId="77777777">
        <w:trPr>
          <w:gridAfter w:val="1"/>
          <w:wAfter w:w="39" w:type="dxa"/>
          <w:trHeight w:val="285"/>
        </w:trPr>
        <w:tc>
          <w:tcPr>
            <w:tcW w:w="9062" w:type="dxa"/>
            <w:gridSpan w:val="7"/>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C763EA" w:rsidR="00075F7F" w:rsidP="00075F7F" w:rsidRDefault="00075F7F" w14:paraId="01D3DF20" w14:textId="3B996D80">
            <w:pPr>
              <w:jc w:val="both"/>
            </w:pPr>
            <w:r w:rsidRPr="00C763EA">
              <w:t xml:space="preserve">Hvis relevant, er det tatt hensyn til at særlige kategorier av personopplysninger behandles når behandlingsgrunnlag har blitt vurdert? </w:t>
            </w:r>
          </w:p>
        </w:tc>
      </w:tr>
      <w:tr w:rsidRPr="00C763EA" w:rsidR="00075F7F" w:rsidTr="00075F7F" w14:paraId="611E946B" w14:textId="77777777">
        <w:trPr>
          <w:gridAfter w:val="1"/>
          <w:wAfter w:w="39" w:type="dxa"/>
          <w:trHeight w:val="285"/>
        </w:trPr>
        <w:tc>
          <w:tcPr>
            <w:tcW w:w="9062" w:type="dxa"/>
            <w:gridSpan w:val="7"/>
            <w:tcBorders>
              <w:top w:val="single" w:color="FFFFFF" w:sz="8" w:space="0"/>
              <w:left w:val="single" w:color="FFFFFF" w:sz="8" w:space="0"/>
              <w:bottom w:val="single" w:color="FFFFFF" w:sz="8" w:space="0"/>
              <w:right w:val="single" w:color="FFFFFF" w:sz="8" w:space="0"/>
            </w:tcBorders>
            <w:shd w:val="clear" w:color="auto" w:fill="F2F2F2" w:themeFill="background1" w:themeFillShade="F2"/>
          </w:tcPr>
          <w:p w:rsidRPr="00C763EA" w:rsidR="00075F7F" w:rsidP="00075F7F" w:rsidRDefault="00075F7F" w14:paraId="5FF55083" w14:textId="080A98E0">
            <w:pPr>
              <w:jc w:val="both"/>
            </w:pPr>
            <w:r w:rsidRPr="00C763EA">
              <w:t xml:space="preserve">Ja, se ovenfor. </w:t>
            </w:r>
          </w:p>
        </w:tc>
      </w:tr>
    </w:tbl>
    <w:p w:rsidRPr="00C8153C" w:rsidR="00C8153C" w:rsidP="00C8153C" w:rsidRDefault="00C8153C" w14:paraId="292EADE1" w14:textId="77777777"/>
    <w:p w:rsidR="005D3A3E" w:rsidP="005D3A3E" w:rsidRDefault="00214E72" w14:paraId="5E6EEC0B" w14:textId="39097D5A">
      <w:pPr>
        <w:pStyle w:val="Overskrift2"/>
        <w:numPr>
          <w:ilvl w:val="1"/>
          <w:numId w:val="1"/>
        </w:numPr>
      </w:pPr>
      <w:r>
        <w:t>Personopplysningene som behandles</w:t>
      </w:r>
    </w:p>
    <w:p w:rsidRPr="00C763EA" w:rsidR="00214E72" w:rsidP="00214E72" w:rsidRDefault="00214E72" w14:paraId="0022FF5C" w14:textId="77777777">
      <w:pPr>
        <w:pStyle w:val="Overskrift3"/>
      </w:pPr>
      <w:r>
        <w:t xml:space="preserve">Kategorier av registrerte </w:t>
      </w:r>
    </w:p>
    <w:p w:rsidR="00214E72" w:rsidP="00214E72" w:rsidRDefault="00214E72" w14:paraId="59AB1854" w14:textId="77777777">
      <w:pPr>
        <w:pStyle w:val="Overskrift4"/>
      </w:pPr>
      <w:r>
        <w:t xml:space="preserve">Søker/bruker </w:t>
      </w:r>
    </w:p>
    <w:p w:rsidR="00214E72" w:rsidP="00214E72" w:rsidRDefault="00214E72" w14:paraId="13D1394B" w14:textId="36E7032E">
      <w:r w:rsidRPr="00C763EA">
        <w:t>De regist</w:t>
      </w:r>
      <w:r>
        <w:t xml:space="preserve">rerte for denne behandlingen er norske </w:t>
      </w:r>
      <w:r w:rsidR="00116F0F">
        <w:t>statsborgere</w:t>
      </w:r>
      <w:r>
        <w:t xml:space="preserve"> eller </w:t>
      </w:r>
      <w:r w:rsidR="00DF56AD">
        <w:t>personer</w:t>
      </w:r>
      <w:r>
        <w:t xml:space="preserve"> fra EU/EØS-land som bor i Norge</w:t>
      </w:r>
      <w:r w:rsidRPr="00C763EA">
        <w:t xml:space="preserve"> som søker om </w:t>
      </w:r>
      <w:r w:rsidR="00116F0F">
        <w:t xml:space="preserve">pensjonsytelser eller </w:t>
      </w:r>
      <w:r>
        <w:t>uføretrygd</w:t>
      </w:r>
      <w:r w:rsidRPr="00C763EA">
        <w:t xml:space="preserve"> i andre EØS-land. </w:t>
      </w:r>
    </w:p>
    <w:p w:rsidR="00214E72" w:rsidP="00214E72" w:rsidRDefault="00214E72" w14:paraId="5C8FADE3" w14:textId="77777777">
      <w:pPr>
        <w:pStyle w:val="Overskrift4"/>
      </w:pPr>
      <w:r>
        <w:t>Ansatte i NAV</w:t>
      </w:r>
    </w:p>
    <w:p w:rsidR="00214E72" w:rsidP="00214E72" w:rsidRDefault="00214E72" w14:paraId="0F0ECDC9" w14:textId="30475C1E">
      <w:r>
        <w:t>De registrerte er også saksbehandlere</w:t>
      </w:r>
      <w:r w:rsidR="00116F0F">
        <w:t>, drifts-</w:t>
      </w:r>
      <w:r>
        <w:t xml:space="preserve"> og utviklingspersonell som </w:t>
      </w:r>
      <w:r w:rsidRPr="00C763EA">
        <w:t>er ansatt</w:t>
      </w:r>
      <w:r>
        <w:t>e eller oppdragstakere</w:t>
      </w:r>
      <w:r w:rsidRPr="00C763EA">
        <w:t xml:space="preserve"> i NAV</w:t>
      </w:r>
      <w:r>
        <w:t>,</w:t>
      </w:r>
      <w:r w:rsidRPr="00C763EA">
        <w:t xml:space="preserve"> og som bruker løsningen til saksbehandling</w:t>
      </w:r>
      <w:r w:rsidR="00116F0F">
        <w:t xml:space="preserve">, drift </w:t>
      </w:r>
      <w:r>
        <w:t>eller utvikling</w:t>
      </w:r>
      <w:r w:rsidRPr="00C763EA">
        <w:t>.</w:t>
      </w:r>
    </w:p>
    <w:p w:rsidR="00214E72" w:rsidP="00214E72" w:rsidRDefault="00214E72" w14:paraId="3C1AAD7A" w14:textId="0A2A64CB">
      <w:pPr>
        <w:pStyle w:val="Overskrift3"/>
      </w:pPr>
      <w:r>
        <w:t>Personopplysninger</w:t>
      </w:r>
    </w:p>
    <w:p w:rsidRPr="00214E72" w:rsidR="00214E72" w:rsidP="00214E72" w:rsidRDefault="00214E72" w14:paraId="667DFB9B" w14:textId="68D45EB1">
      <w:r>
        <w:t xml:space="preserve">For en oversikt over hvilke personopplysninger som er en del av denne behandlingen, se </w:t>
      </w:r>
      <w:r>
        <w:fldChar w:fldCharType="begin"/>
      </w:r>
      <w:r>
        <w:instrText xml:space="preserve"> REF _Ref8032508 \h </w:instrText>
      </w:r>
      <w:r>
        <w:fldChar w:fldCharType="separate"/>
      </w:r>
      <w:r>
        <w:t>Vedlegg 2 Oversikt over personopplysninger som behandles</w:t>
      </w:r>
      <w:r>
        <w:fldChar w:fldCharType="end"/>
      </w:r>
      <w:r w:rsidR="00075F7F">
        <w:t xml:space="preserve">. </w:t>
      </w:r>
    </w:p>
    <w:p w:rsidR="00C8153C" w:rsidP="00D60A9B" w:rsidRDefault="00D60A9B" w14:paraId="331DBFFF" w14:textId="0E145125">
      <w:pPr>
        <w:pStyle w:val="Overskrift3"/>
      </w:pPr>
      <w:r>
        <w:t>Omfang</w:t>
      </w:r>
      <w:r w:rsidR="00EB5CEB">
        <w:rPr>
          <w:rStyle w:val="Fotnotereferanse"/>
        </w:rPr>
        <w:footnoteReference w:id="4"/>
      </w:r>
    </w:p>
    <w:p w:rsidR="00EB5CEB" w:rsidP="006E298A" w:rsidRDefault="00A1591B" w14:paraId="06CF5D69" w14:textId="7716B7DD">
      <w:r>
        <w:t>Det er ca. 38 000 førstegangsvedtak om uføretrygd per år. I tillegg til ufør</w:t>
      </w:r>
      <w:r w:rsidR="006423E5">
        <w:t>etrygd, vil det bli behandlet</w:t>
      </w:r>
      <w:r>
        <w:t xml:space="preserve"> personopplysninger knyttet til ulike former for pensjon. </w:t>
      </w:r>
      <w:r w:rsidR="00EB5CEB">
        <w:t xml:space="preserve">Per 2019 er det registrert </w:t>
      </w:r>
      <w:r w:rsidR="006423E5">
        <w:t>over 900 000 alderspensjonister</w:t>
      </w:r>
      <w:r w:rsidRPr="006423E5" w:rsidR="006423E5">
        <w:t xml:space="preserve"> </w:t>
      </w:r>
      <w:r w:rsidR="006423E5">
        <w:t xml:space="preserve">hos NAV totalt, og </w:t>
      </w:r>
      <w:r w:rsidR="00EB5CEB">
        <w:t>47 984 alderspensjonister som bor i utlandet.</w:t>
      </w:r>
      <w:r w:rsidRPr="00EB5CEB" w:rsidR="00EB5CEB">
        <w:t xml:space="preserve"> </w:t>
      </w:r>
      <w:r w:rsidR="00EB5CEB">
        <w:t>Totalt 15 200 personer ble registrert som nye alderspensjonister i første kvartal 2019, og av dem bor 829 i utlandet.</w:t>
      </w:r>
      <w:r w:rsidRPr="00EB5CEB" w:rsidR="00EB5CEB">
        <w:t xml:space="preserve"> </w:t>
      </w:r>
      <w:r w:rsidR="00EB5CEB">
        <w:t xml:space="preserve">NAV har ikke oversikt over hvor mange av de pensjonistene som bor i Norge som også eller utelukkende søkte om pensjon fra utlandet. I 2018 var det 7 474 vedtatte krav på pensjonsområdet for bosatte i Norge, </w:t>
      </w:r>
      <w:r w:rsidR="002126DD">
        <w:t xml:space="preserve">men som </w:t>
      </w:r>
      <w:r w:rsidR="006E298A">
        <w:t>kan ha rett til pensjonsytelser fra ut</w:t>
      </w:r>
      <w:r w:rsidR="002126DD">
        <w:t>land</w:t>
      </w:r>
      <w:r w:rsidR="006E298A">
        <w:t>e</w:t>
      </w:r>
      <w:r w:rsidR="002126DD">
        <w:t xml:space="preserve">t. Videre var det </w:t>
      </w:r>
      <w:r w:rsidR="00EB5CEB">
        <w:t>7 257 vedtatte krav for bosatte i utlandet</w:t>
      </w:r>
      <w:r w:rsidR="002126DD">
        <w:t xml:space="preserve"> på pensjonistområdet</w:t>
      </w:r>
      <w:r w:rsidR="00EB5CEB">
        <w:t>.</w:t>
      </w:r>
      <w:r w:rsidR="006E298A">
        <w:t xml:space="preserve"> Disse tallene omfatter hele utlandsområdet, ikke bare EØS.</w:t>
      </w:r>
      <w:r w:rsidR="002126DD">
        <w:rPr>
          <w:rStyle w:val="Fotnotereferanse"/>
        </w:rPr>
        <w:footnoteReference w:id="5"/>
      </w:r>
    </w:p>
    <w:p w:rsidR="009F4D10" w:rsidP="006E298A" w:rsidRDefault="00A1591B" w14:paraId="212018BE" w14:textId="6F5932D7">
      <w:r w:rsidRPr="006E298A">
        <w:t>En sak om pensjon vil kunne innebære behandling av personopplysninger om flere enkeltpersoner enn søkeren, f</w:t>
      </w:r>
      <w:r w:rsidRPr="006E298A" w:rsidR="002126DD">
        <w:t>or eksempel</w:t>
      </w:r>
      <w:r w:rsidRPr="006E298A">
        <w:t xml:space="preserve"> søkers foreldre eller barn. Dette betyr at det i praksis vil behand</w:t>
      </w:r>
      <w:r w:rsidRPr="006E298A" w:rsidR="006E298A">
        <w:t>les personopplysninger til</w:t>
      </w:r>
      <w:r w:rsidRPr="006E298A">
        <w:t xml:space="preserve"> flere enkeltpersoner enn antall vedtak</w:t>
      </w:r>
      <w:r>
        <w:t xml:space="preserve">. </w:t>
      </w:r>
    </w:p>
    <w:p w:rsidR="009F4D10" w:rsidP="009F4D10" w:rsidRDefault="009F4D10" w14:paraId="1C7BB711" w14:textId="3A5BBFB0">
      <w:r>
        <w:t xml:space="preserve">For en nærmere beskrivelse av løsningen, se </w:t>
      </w:r>
      <w:r>
        <w:fldChar w:fldCharType="begin"/>
      </w:r>
      <w:r>
        <w:instrText xml:space="preserve"> REF _Ref8032724 \h </w:instrText>
      </w:r>
      <w:r>
        <w:fldChar w:fldCharType="separate"/>
      </w:r>
      <w:r>
        <w:t>Vedlegg 3 Beskrivelse av løsningen</w:t>
      </w:r>
      <w:r>
        <w:fldChar w:fldCharType="end"/>
      </w:r>
      <w:r>
        <w:t xml:space="preserve">. </w:t>
      </w:r>
    </w:p>
    <w:p w:rsidR="00C8153C" w:rsidP="009F4D10" w:rsidRDefault="005D3A3E" w14:paraId="09BC1A6E" w14:textId="31FBE9BA">
      <w:pPr>
        <w:pStyle w:val="Overskrift2"/>
        <w:numPr>
          <w:ilvl w:val="1"/>
          <w:numId w:val="1"/>
        </w:numPr>
      </w:pPr>
      <w:r>
        <w:t>Vurdering av nødvendighet og proporsjonalite</w:t>
      </w:r>
      <w:r w:rsidR="00C8153C">
        <w:t>t</w:t>
      </w:r>
    </w:p>
    <w:p w:rsidR="00846E88" w:rsidP="00846E88" w:rsidRDefault="00846E88" w14:paraId="1B8FCABF" w14:textId="1C10AE8D">
      <w:r>
        <w:t xml:space="preserve">Det </w:t>
      </w:r>
      <w:proofErr w:type="gramStart"/>
      <w:r>
        <w:t>fremgår</w:t>
      </w:r>
      <w:proofErr w:type="gramEnd"/>
      <w:r>
        <w:t xml:space="preserve"> av Datatilsynets sjekkliste for hva en personvernkonsekvensvurdering skal inneholde</w:t>
      </w:r>
      <w:r>
        <w:rPr>
          <w:rStyle w:val="Fotnotereferanse"/>
        </w:rPr>
        <w:footnoteReference w:id="6"/>
      </w:r>
      <w:r>
        <w:t xml:space="preserve"> at vurderingen av nødvendighet og proporsjonalitet innebærer en </w:t>
      </w:r>
      <w:r w:rsidRPr="00846E88">
        <w:t xml:space="preserve">kvalitetssikring av at de valgene man har tatt oppfyller personvernprinsippene </w:t>
      </w:r>
      <w:r>
        <w:t xml:space="preserve">og den registrertes rettigheter. Dette innebærer en vurdering av valgene er legitimert og om de underbygger at behandlingen er nødvendig. </w:t>
      </w:r>
    </w:p>
    <w:p w:rsidR="00846E88" w:rsidP="00846E88" w:rsidRDefault="00846E88" w14:paraId="51516541" w14:textId="77777777">
      <w:r>
        <w:t xml:space="preserve">Vurderingen av nødvendighet og proporsjonalitet er todelt; </w:t>
      </w:r>
    </w:p>
    <w:p w:rsidR="00846E88" w:rsidP="00392EB9" w:rsidRDefault="00846E88" w14:paraId="47050B39" w14:textId="4E95DABF">
      <w:pPr>
        <w:pStyle w:val="Listeavsnitt"/>
        <w:numPr>
          <w:ilvl w:val="0"/>
          <w:numId w:val="23"/>
        </w:numPr>
        <w:rPr>
          <w:sz w:val="22"/>
        </w:rPr>
      </w:pPr>
      <w:r>
        <w:rPr>
          <w:sz w:val="22"/>
        </w:rPr>
        <w:t>F</w:t>
      </w:r>
      <w:r w:rsidRPr="00846E88">
        <w:rPr>
          <w:sz w:val="22"/>
        </w:rPr>
        <w:t>or det første skal den svare på om de løsningene som er valgt er nødvendige for å oppnå formålet med behandlingen. I dette ligger det at man må ta stilling til om løsninger eller funksjonalitet som er mindre inngripende for personvernet kan oppnå samme formål.</w:t>
      </w:r>
      <w:r w:rsidR="009F4D10">
        <w:rPr>
          <w:sz w:val="22"/>
        </w:rPr>
        <w:t xml:space="preserve"> Detter er vurdert for hver enkelt behandling i det følgende. </w:t>
      </w:r>
      <w:r w:rsidRPr="00846E88">
        <w:rPr>
          <w:sz w:val="22"/>
        </w:rPr>
        <w:t xml:space="preserve">  </w:t>
      </w:r>
    </w:p>
    <w:p w:rsidRPr="009F4D10" w:rsidR="00B939AC" w:rsidP="00392EB9" w:rsidRDefault="00846E88" w14:paraId="470E1EBD" w14:textId="53C1D85A">
      <w:pPr>
        <w:pStyle w:val="Listeavsnitt"/>
        <w:numPr>
          <w:ilvl w:val="0"/>
          <w:numId w:val="23"/>
        </w:numPr>
        <w:rPr>
          <w:sz w:val="22"/>
        </w:rPr>
      </w:pPr>
      <w:r>
        <w:rPr>
          <w:sz w:val="22"/>
        </w:rPr>
        <w:t xml:space="preserve">For det andre </w:t>
      </w:r>
      <w:r w:rsidR="009F4D10">
        <w:rPr>
          <w:sz w:val="22"/>
        </w:rPr>
        <w:t xml:space="preserve">skal man kvalitetssikre at de valgene som er tatt står i forhold til personvernprinsippene og den registrertes rettigheter. Denne vurderingen av etterlevelse </w:t>
      </w:r>
      <w:proofErr w:type="gramStart"/>
      <w:r w:rsidR="009F4D10">
        <w:rPr>
          <w:sz w:val="22"/>
        </w:rPr>
        <w:t>fremgår</w:t>
      </w:r>
      <w:proofErr w:type="gramEnd"/>
      <w:r w:rsidR="009F4D10">
        <w:rPr>
          <w:sz w:val="22"/>
        </w:rPr>
        <w:t xml:space="preserve"> av </w:t>
      </w:r>
      <w:r w:rsidRPr="009F4D10" w:rsidR="009F4D10">
        <w:rPr>
          <w:sz w:val="22"/>
        </w:rPr>
        <w:fldChar w:fldCharType="begin"/>
      </w:r>
      <w:r w:rsidRPr="009F4D10" w:rsidR="009F4D10">
        <w:rPr>
          <w:sz w:val="22"/>
        </w:rPr>
        <w:instrText xml:space="preserve"> REF _Ref8637974 \h </w:instrText>
      </w:r>
      <w:r w:rsidR="009F4D10">
        <w:rPr>
          <w:sz w:val="22"/>
        </w:rPr>
        <w:instrText xml:space="preserve"> \* MERGEFORMAT </w:instrText>
      </w:r>
      <w:r w:rsidRPr="009F4D10" w:rsidR="009F4D10">
        <w:rPr>
          <w:sz w:val="22"/>
        </w:rPr>
      </w:r>
      <w:r w:rsidRPr="009F4D10" w:rsidR="009F4D10">
        <w:rPr>
          <w:sz w:val="22"/>
        </w:rPr>
        <w:fldChar w:fldCharType="separate"/>
      </w:r>
      <w:r w:rsidRPr="00D04DCC" w:rsidR="00D04DCC">
        <w:rPr>
          <w:sz w:val="22"/>
        </w:rPr>
        <w:t>Vedlegg 4 Etterlevelseskrav</w:t>
      </w:r>
      <w:r w:rsidRPr="009F4D10" w:rsidR="009F4D10">
        <w:rPr>
          <w:sz w:val="22"/>
        </w:rPr>
        <w:fldChar w:fldCharType="end"/>
      </w:r>
      <w:r w:rsidRPr="009F4D10" w:rsidR="009F4D10">
        <w:rPr>
          <w:sz w:val="22"/>
        </w:rPr>
        <w:t>.</w:t>
      </w:r>
    </w:p>
    <w:p w:rsidR="00075F7F" w:rsidP="00075F7F" w:rsidRDefault="00075F7F" w14:paraId="2C64C8E6" w14:textId="77777777">
      <w:pPr>
        <w:pStyle w:val="Overskrift3"/>
      </w:pPr>
      <w:r>
        <w:t>Behandling av personopplysninger til saksbehandlingsformål</w:t>
      </w:r>
    </w:p>
    <w:p w:rsidR="00075F7F" w:rsidP="00075F7F" w:rsidRDefault="00075F7F" w14:paraId="317BDB0D" w14:textId="0D672FFB">
      <w:r w:rsidRPr="00A15576">
        <w:t xml:space="preserve">For å sikre at </w:t>
      </w:r>
      <w:r>
        <w:t>en bruker eventuelt skal kunne få utbetalt en ytelse fra NAV</w:t>
      </w:r>
      <w:r w:rsidRPr="00A15576">
        <w:t xml:space="preserve">, er det nødvendig for NAV å samle inn korrekt og tilstrekkelig trygdeinformasjon </w:t>
      </w:r>
      <w:r w:rsidR="0093407D">
        <w:t>om en</w:t>
      </w:r>
      <w:r w:rsidRPr="00A15576">
        <w:t xml:space="preserve"> søker</w:t>
      </w:r>
      <w:r w:rsidR="0093407D">
        <w:t xml:space="preserve"> og andre relevante enkeltpersoner</w:t>
      </w:r>
      <w:r w:rsidRPr="00A15576">
        <w:t xml:space="preserve">. Dette for å kunne ta stilling til om vilkårene for å </w:t>
      </w:r>
      <w:r>
        <w:t xml:space="preserve">være omfattet av norske trygdelovgivning </w:t>
      </w:r>
      <w:r w:rsidRPr="00A15576">
        <w:t xml:space="preserve">er oppfylt. </w:t>
      </w:r>
      <w:r>
        <w:t xml:space="preserve">En søker har anledning til å sende NAV slik informasjon både på papir og elektronisk. Det </w:t>
      </w:r>
      <w:proofErr w:type="gramStart"/>
      <w:r>
        <w:t>fremgår</w:t>
      </w:r>
      <w:proofErr w:type="gramEnd"/>
      <w:r>
        <w:t xml:space="preserve"> av tabellen </w:t>
      </w:r>
      <w:r w:rsidR="0093407D">
        <w:t xml:space="preserve">i </w:t>
      </w:r>
      <w:r w:rsidR="0093407D">
        <w:fldChar w:fldCharType="begin"/>
      </w:r>
      <w:r w:rsidR="0093407D">
        <w:instrText xml:space="preserve"> REF _Ref8036887 \h </w:instrText>
      </w:r>
      <w:r w:rsidR="0093407D">
        <w:fldChar w:fldCharType="separate"/>
      </w:r>
      <w:r w:rsidR="00226E33">
        <w:t>Vedlegg 2 Oversikt over personopplysninger som behandles</w:t>
      </w:r>
      <w:r w:rsidR="0093407D">
        <w:fldChar w:fldCharType="end"/>
      </w:r>
      <w:r w:rsidR="0093407D">
        <w:t>,</w:t>
      </w:r>
      <w:r>
        <w:t xml:space="preserve"> </w:t>
      </w:r>
      <w:r>
        <w:t xml:space="preserve">hvilke personopplysninger som må behandles for at en saksbehandler skal kunne ta stilling til </w:t>
      </w:r>
      <w:r w:rsidR="00226E33">
        <w:t>om en person skal få tilkjent en pensjonsytelse eller uføretrygd</w:t>
      </w:r>
      <w:r>
        <w:t>. Denne behandlingen av personopplysninger er dermed nødvendig</w:t>
      </w:r>
      <w:r w:rsidR="0093407D">
        <w:t xml:space="preserve"> for å oppfylle formålet med behandlingen</w:t>
      </w:r>
      <w:r>
        <w:t>.</w:t>
      </w:r>
    </w:p>
    <w:p w:rsidR="0093407D" w:rsidP="0093407D" w:rsidRDefault="0093407D" w14:paraId="76EF054A" w14:textId="6166A887">
      <w:pPr>
        <w:pStyle w:val="Overskrift3"/>
      </w:pPr>
      <w:r>
        <w:t>Behandling av personopplysninger som innebærer gjenbruk etter «</w:t>
      </w:r>
      <w:r w:rsidR="00BF0F07">
        <w:t>kun é</w:t>
      </w:r>
      <w:r>
        <w:t xml:space="preserve">n gang»-prinsippet </w:t>
      </w:r>
    </w:p>
    <w:p w:rsidR="00075F7F" w:rsidP="00075F7F" w:rsidRDefault="00075F7F" w14:paraId="778F3DBD" w14:textId="77777777">
      <w:r>
        <w:t>Digitaliseringsrundskrivet setter føringer for hvordan o</w:t>
      </w:r>
      <w:r w:rsidRPr="00D2685B">
        <w:t>ffentlige virksomheter</w:t>
      </w:r>
      <w:r>
        <w:t xml:space="preserve"> i Norge skal gå frem ved digitalisering. Rundskrivet inneholder både krav som er bindende for NAV som en offentlig virksomhet, anbefalinger og veiledning til hvordan kravene kan gjennomføres. Det </w:t>
      </w:r>
      <w:proofErr w:type="gramStart"/>
      <w:r>
        <w:t>fremgår</w:t>
      </w:r>
      <w:proofErr w:type="gramEnd"/>
      <w:r>
        <w:t xml:space="preserve"> av punkt 1.3 i rundskrivet at NAV </w:t>
      </w:r>
      <w:r w:rsidRPr="00D2685B">
        <w:t xml:space="preserve">ikke </w:t>
      </w:r>
      <w:r>
        <w:t xml:space="preserve">skal </w:t>
      </w:r>
      <w:r w:rsidRPr="00D2685B">
        <w:t xml:space="preserve">spørre brukerne på nytt om forhold </w:t>
      </w:r>
      <w:r>
        <w:t>som brukeren</w:t>
      </w:r>
      <w:r w:rsidRPr="00D2685B">
        <w:t xml:space="preserve"> allerede har opplyst om. Dette omtales gjerne som</w:t>
      </w:r>
      <w:r>
        <w:t xml:space="preserve"> prinsippet</w:t>
      </w:r>
      <w:r w:rsidRPr="00D2685B">
        <w:t xml:space="preserve"> </w:t>
      </w:r>
      <w:r>
        <w:t>«</w:t>
      </w:r>
      <w:r w:rsidRPr="00D2685B">
        <w:t>kun én gang</w:t>
      </w:r>
      <w:r>
        <w:t xml:space="preserve">», og er </w:t>
      </w:r>
      <w:r w:rsidRPr="00D2685B">
        <w:t>et langsiktig mål og en av hovedprioriteringene i</w:t>
      </w:r>
      <w:r>
        <w:t xml:space="preserve"> norsk</w:t>
      </w:r>
      <w:r w:rsidRPr="00D2685B">
        <w:t xml:space="preserve"> IKT-politikk. </w:t>
      </w:r>
    </w:p>
    <w:p w:rsidR="00075F7F" w:rsidP="00075F7F" w:rsidRDefault="00075F7F" w14:paraId="4D406875" w14:textId="4AA863CF">
      <w:r>
        <w:t xml:space="preserve">Prinsippet «kun én gang» betyr at dersom </w:t>
      </w:r>
      <w:r w:rsidR="00BF0F07">
        <w:t>person</w:t>
      </w:r>
      <w:r>
        <w:t>opplysningene finnes</w:t>
      </w:r>
      <w:r w:rsidRPr="00D2685B">
        <w:t xml:space="preserve"> hos en annen </w:t>
      </w:r>
      <w:r>
        <w:t xml:space="preserve">offentlig </w:t>
      </w:r>
      <w:r w:rsidRPr="00D2685B">
        <w:t>virksomhet</w:t>
      </w:r>
      <w:r>
        <w:t xml:space="preserve"> eller intern</w:t>
      </w:r>
      <w:r w:rsidR="00226E33">
        <w:t>t</w:t>
      </w:r>
      <w:r>
        <w:t xml:space="preserve"> i </w:t>
      </w:r>
      <w:proofErr w:type="spellStart"/>
      <w:r>
        <w:t>NAVs</w:t>
      </w:r>
      <w:proofErr w:type="spellEnd"/>
      <w:r>
        <w:t xml:space="preserve"> egne systemer</w:t>
      </w:r>
      <w:r w:rsidRPr="00D2685B">
        <w:t>, skal</w:t>
      </w:r>
      <w:r>
        <w:t xml:space="preserve"> </w:t>
      </w:r>
      <w:r w:rsidR="00BF0F07">
        <w:t>person</w:t>
      </w:r>
      <w:r>
        <w:t>opplysningene til søknaden hentes derifra. Dette forutsetter at NAV har et gyldig</w:t>
      </w:r>
      <w:r w:rsidRPr="00D2685B">
        <w:t xml:space="preserve"> rettslig grunnlag</w:t>
      </w:r>
      <w:r>
        <w:t xml:space="preserve"> for behandlingen av personopplysninger. Det rettslige grunnlaget for denne behandlingen </w:t>
      </w:r>
      <w:proofErr w:type="gramStart"/>
      <w:r>
        <w:t>fremgår</w:t>
      </w:r>
      <w:proofErr w:type="gramEnd"/>
      <w:r>
        <w:t xml:space="preserve"> av punkt </w:t>
      </w:r>
      <w:r>
        <w:fldChar w:fldCharType="begin"/>
      </w:r>
      <w:r>
        <w:instrText xml:space="preserve"> REF _Ref8032652 \r \h </w:instrText>
      </w:r>
      <w:r>
        <w:fldChar w:fldCharType="separate"/>
      </w:r>
      <w:r w:rsidR="00226E33">
        <w:t>2.3</w:t>
      </w:r>
      <w:r>
        <w:fldChar w:fldCharType="end"/>
      </w:r>
      <w:r>
        <w:t xml:space="preserve">. </w:t>
      </w:r>
    </w:p>
    <w:p w:rsidR="00075F7F" w:rsidP="00075F7F" w:rsidRDefault="00075F7F" w14:paraId="3AF42074" w14:textId="5558BEA1">
      <w:r>
        <w:t xml:space="preserve">Prinsippet «kun én gang» er et krav som er pålagt offentlige virksomheter basert på </w:t>
      </w:r>
      <w:r w:rsidR="00BF0F07">
        <w:t>borgernes</w:t>
      </w:r>
      <w:r>
        <w:t xml:space="preserve"> forventninger; </w:t>
      </w:r>
      <w:r w:rsidR="00F2074A">
        <w:t>Den enkelte</w:t>
      </w:r>
      <w:r>
        <w:t xml:space="preserve"> forventer at når </w:t>
      </w:r>
      <w:r w:rsidR="00F2074A">
        <w:t>vedkommende</w:t>
      </w:r>
      <w:r>
        <w:t xml:space="preserve"> har gitt opplysninger til NAV én gang i forbindelse med en søknad om en ytelse, vil det ikke være nødvendig å oppgi de samme opplysningene når brukeren ved en senere anledning søker om en annen ytelse. NAV som offentlig myndighet forventes å ha kontroll på en brukers personopplysninger og systemer som gjør det mulig å gjenbruke relevante personopplysninger. </w:t>
      </w:r>
    </w:p>
    <w:p w:rsidR="00075F7F" w:rsidP="00075F7F" w:rsidRDefault="00075F7F" w14:paraId="428DD4B6" w14:textId="4DBC5385">
      <w:r>
        <w:t xml:space="preserve">I </w:t>
      </w:r>
      <w:r w:rsidR="00A61A33">
        <w:t xml:space="preserve">EESSI Pensjon </w:t>
      </w:r>
      <w:del w:author="Støylen, Mari" w:date="2021-05-03T12:44:00Z" w:id="38">
        <w:r w:rsidRPr="00A12460" w:rsidDel="006F55DF" w:rsidR="00A61A33">
          <w:rPr>
            <w:strike/>
            <w:highlight w:val="yellow"/>
            <w:rPrChange w:author="Støylen, Mari" w:date="2021-04-12T16:23:00Z" w:id="39">
              <w:rPr/>
            </w:rPrChange>
          </w:rPr>
          <w:delText>og selvbetjeningsløsningen</w:delText>
        </w:r>
        <w:r w:rsidDel="006F55DF">
          <w:delText xml:space="preserve"> </w:delText>
        </w:r>
      </w:del>
      <w:r>
        <w:t xml:space="preserve">hentes personopplysninger fra </w:t>
      </w:r>
      <w:proofErr w:type="spellStart"/>
      <w:r>
        <w:t>NAVs</w:t>
      </w:r>
      <w:proofErr w:type="spellEnd"/>
      <w:r>
        <w:t xml:space="preserve"> interne registre for at en saksbehandler skal kunne ta stilling til </w:t>
      </w:r>
      <w:r w:rsidR="00C20BCB">
        <w:t>om søker har krav på en pensjonsrettighet eller uføretrygd</w:t>
      </w:r>
      <w:r>
        <w:t xml:space="preserve">. Det er på det rene at dette er en nødvendig behandling, og det antas at behandlingen også er proporsjonal. I proporsjonalitetsvurderingen er det lagt særlig vekt på den registrertes forventning til behandlingen og at prinsippet «kun én gang» er pålagt NAV gjennom digitaliseringsrundskrivet.   </w:t>
      </w:r>
    </w:p>
    <w:p w:rsidRPr="00E543C1" w:rsidR="00BF0F07" w:rsidDel="00C323CF" w:rsidP="00BF0F07" w:rsidRDefault="00BF0F07" w14:paraId="5DBE24A2" w14:textId="16814A37">
      <w:pPr>
        <w:pStyle w:val="Overskrift3"/>
        <w:rPr>
          <w:del w:author="Støylen, Mari" w:date="2021-05-03T12:44:00Z" w:id="40"/>
          <w:strike/>
          <w:rPrChange w:author="Støylen, Mari" w:date="2021-04-12T16:25:00Z" w:id="41">
            <w:rPr>
              <w:del w:author="Støylen, Mari" w:date="2021-05-03T12:44:00Z" w:id="42"/>
            </w:rPr>
          </w:rPrChange>
        </w:rPr>
      </w:pPr>
      <w:del w:author="Støylen, Mari" w:date="2021-05-03T12:44:00Z" w:id="43">
        <w:r w:rsidRPr="00E543C1" w:rsidDel="00C323CF">
          <w:rPr>
            <w:strike/>
            <w:highlight w:val="yellow"/>
            <w:rPrChange w:author="Støylen, Mari" w:date="2021-04-12T16:26:00Z" w:id="44">
              <w:rPr/>
            </w:rPrChange>
          </w:rPr>
          <w:delText>Behandling av personopplysninger til videreutvikling av selvbetjeningsløsningen</w:delText>
        </w:r>
      </w:del>
    </w:p>
    <w:p w:rsidRPr="00332A47" w:rsidR="00BF0F07" w:rsidDel="00C323CF" w:rsidP="00BF0F07" w:rsidRDefault="00BF0F07" w14:paraId="0213C3C6" w14:textId="60F1EF35">
      <w:pPr>
        <w:rPr>
          <w:del w:author="Støylen, Mari" w:date="2021-05-03T12:44:00Z" w:id="45"/>
          <w:strike/>
          <w:highlight w:val="yellow"/>
          <w:rPrChange w:author="Støylen, Mari" w:date="2021-04-12T16:27:00Z" w:id="46">
            <w:rPr>
              <w:del w:author="Støylen, Mari" w:date="2021-05-03T12:44:00Z" w:id="47"/>
            </w:rPr>
          </w:rPrChange>
        </w:rPr>
      </w:pPr>
      <w:del w:author="Støylen, Mari" w:date="2021-05-03T12:44:00Z" w:id="48">
        <w:r w:rsidRPr="00332A47" w:rsidDel="00C323CF">
          <w:rPr>
            <w:strike/>
            <w:highlight w:val="yellow"/>
            <w:rPrChange w:author="Støylen, Mari" w:date="2021-04-12T16:27:00Z" w:id="49">
              <w:rPr/>
            </w:rPrChange>
          </w:rPr>
          <w:delText xml:space="preserve">NAV er pålagt å sette </w:delText>
        </w:r>
        <w:r w:rsidRPr="00332A47" w:rsidDel="00C323CF" w:rsidR="00C20BCB">
          <w:rPr>
            <w:strike/>
            <w:highlight w:val="yellow"/>
            <w:rPrChange w:author="Støylen, Mari" w:date="2021-04-12T16:27:00Z" w:id="50">
              <w:rPr/>
            </w:rPrChange>
          </w:rPr>
          <w:delText xml:space="preserve">den registrerte </w:delText>
        </w:r>
        <w:r w:rsidRPr="00332A47" w:rsidDel="00C323CF">
          <w:rPr>
            <w:strike/>
            <w:highlight w:val="yellow"/>
            <w:rPrChange w:author="Støylen, Mari" w:date="2021-04-12T16:27:00Z" w:id="51">
              <w:rPr/>
            </w:rPrChange>
          </w:rPr>
          <w:delText xml:space="preserve">som bruker av </w:delText>
        </w:r>
        <w:r w:rsidRPr="00332A47" w:rsidDel="00C323CF" w:rsidR="00C20BCB">
          <w:rPr>
            <w:strike/>
            <w:highlight w:val="yellow"/>
            <w:rPrChange w:author="Støylen, Mari" w:date="2021-04-12T16:27:00Z" w:id="52">
              <w:rPr/>
            </w:rPrChange>
          </w:rPr>
          <w:delText xml:space="preserve">NAVs </w:delText>
        </w:r>
        <w:r w:rsidRPr="00332A47" w:rsidDel="00C323CF">
          <w:rPr>
            <w:strike/>
            <w:highlight w:val="yellow"/>
            <w:rPrChange w:author="Støylen, Mari" w:date="2021-04-12T16:27:00Z" w:id="53">
              <w:rPr/>
            </w:rPrChange>
          </w:rPr>
          <w:delText xml:space="preserve">elektroniske </w:delText>
        </w:r>
        <w:r w:rsidRPr="00332A47" w:rsidDel="00C323CF" w:rsidR="00C20BCB">
          <w:rPr>
            <w:strike/>
            <w:highlight w:val="yellow"/>
            <w:rPrChange w:author="Støylen, Mari" w:date="2021-04-12T16:27:00Z" w:id="54">
              <w:rPr/>
            </w:rPrChange>
          </w:rPr>
          <w:delText>tjenester</w:delText>
        </w:r>
        <w:r w:rsidRPr="00332A47" w:rsidDel="00C323CF">
          <w:rPr>
            <w:strike/>
            <w:highlight w:val="yellow"/>
            <w:rPrChange w:author="Støylen, Mari" w:date="2021-04-12T16:27:00Z" w:id="55">
              <w:rPr/>
            </w:rPrChange>
          </w:rPr>
          <w:delText xml:space="preserve"> sine behov i sentrum etter d</w:delText>
        </w:r>
        <w:r w:rsidRPr="00332A47" w:rsidDel="00C323CF" w:rsidR="00547310">
          <w:rPr>
            <w:strike/>
            <w:highlight w:val="yellow"/>
            <w:rPrChange w:author="Støylen, Mari" w:date="2021-04-12T16:27:00Z" w:id="56">
              <w:rPr/>
            </w:rPrChange>
          </w:rPr>
          <w:delText xml:space="preserve">igitaliseringsrundskrivet punkt </w:delText>
        </w:r>
        <w:r w:rsidRPr="00332A47" w:rsidDel="00C323CF">
          <w:rPr>
            <w:strike/>
            <w:highlight w:val="yellow"/>
            <w:rPrChange w:author="Støylen, Mari" w:date="2021-04-12T16:27:00Z" w:id="57">
              <w:rPr/>
            </w:rPrChange>
          </w:rPr>
          <w:delText>1.1.</w:delText>
        </w:r>
        <w:r w:rsidRPr="00332A47" w:rsidDel="00C323CF">
          <w:rPr>
            <w:rStyle w:val="Fotnotereferanse"/>
            <w:strike/>
            <w:highlight w:val="yellow"/>
            <w:rPrChange w:author="Støylen, Mari" w:date="2021-04-12T16:27:00Z" w:id="58">
              <w:rPr>
                <w:rStyle w:val="Fotnotereferanse"/>
              </w:rPr>
            </w:rPrChange>
          </w:rPr>
          <w:footnoteReference w:id="7"/>
        </w:r>
        <w:r w:rsidRPr="00332A47" w:rsidDel="00C323CF">
          <w:rPr>
            <w:strike/>
            <w:highlight w:val="yellow"/>
            <w:rPrChange w:author="Støylen, Mari" w:date="2021-04-12T16:27:00Z" w:id="60">
              <w:rPr/>
            </w:rPrChange>
          </w:rPr>
          <w:delText xml:space="preserve"> For å oppnå dette kravet inneholder rundskrivet en anbefaling om å «bruke tjenestedesign og andre metoder for brukerinvolvering og brukertesting for å sikre at tjenestene oppfyller brukernes behov». Selvbetjeningsløsningen inneholder slik brukerinvolvering i form av funksjonalitet hvor </w:delText>
        </w:r>
        <w:r w:rsidRPr="00332A47" w:rsidDel="00C323CF" w:rsidR="00DF56AD">
          <w:rPr>
            <w:strike/>
            <w:highlight w:val="yellow"/>
            <w:rPrChange w:author="Støylen, Mari" w:date="2021-04-12T16:27:00Z" w:id="61">
              <w:rPr/>
            </w:rPrChange>
          </w:rPr>
          <w:delText>personen</w:delText>
        </w:r>
        <w:r w:rsidRPr="00332A47" w:rsidDel="00C323CF">
          <w:rPr>
            <w:strike/>
            <w:highlight w:val="yellow"/>
            <w:rPrChange w:author="Støylen, Mari" w:date="2021-04-12T16:27:00Z" w:id="62">
              <w:rPr/>
            </w:rPrChange>
          </w:rPr>
          <w:delText xml:space="preserve"> kan gi NAV tilbakemeldinger om hvordan løsningen oppleves.</w:delText>
        </w:r>
      </w:del>
    </w:p>
    <w:p w:rsidRPr="00332A47" w:rsidR="00BF0F07" w:rsidDel="00C323CF" w:rsidP="00BF0F07" w:rsidRDefault="00BF0F07" w14:paraId="629038A9" w14:textId="470816E2">
      <w:pPr>
        <w:rPr>
          <w:del w:author="Støylen, Mari" w:date="2021-05-03T12:44:00Z" w:id="63"/>
          <w:strike/>
          <w:rPrChange w:author="Støylen, Mari" w:date="2021-04-12T16:27:00Z" w:id="64">
            <w:rPr>
              <w:del w:author="Støylen, Mari" w:date="2021-05-03T12:44:00Z" w:id="65"/>
            </w:rPr>
          </w:rPrChange>
        </w:rPr>
      </w:pPr>
      <w:del w:author="Støylen, Mari" w:date="2021-05-03T12:44:00Z" w:id="66">
        <w:r w:rsidRPr="00332A47" w:rsidDel="00C323CF">
          <w:rPr>
            <w:strike/>
            <w:highlight w:val="yellow"/>
            <w:rPrChange w:author="Støylen, Mari" w:date="2021-04-12T16:27:00Z" w:id="67">
              <w:rPr/>
            </w:rPrChange>
          </w:rPr>
          <w:delText xml:space="preserve">Som beskrevet under punkt </w:delText>
        </w:r>
        <w:r w:rsidRPr="00332A47" w:rsidDel="00C323CF">
          <w:rPr>
            <w:strike/>
            <w:highlight w:val="yellow"/>
            <w:rPrChange w:author="Støylen, Mari" w:date="2021-04-12T16:27:00Z" w:id="68">
              <w:rPr/>
            </w:rPrChange>
          </w:rPr>
          <w:fldChar w:fldCharType="begin"/>
        </w:r>
        <w:r w:rsidRPr="00332A47" w:rsidDel="00C323CF">
          <w:rPr>
            <w:strike/>
            <w:highlight w:val="yellow"/>
            <w:rPrChange w:author="Støylen, Mari" w:date="2021-04-12T16:27:00Z" w:id="69">
              <w:rPr/>
            </w:rPrChange>
          </w:rPr>
          <w:delInstrText xml:space="preserve"> REF _Ref8032891 \r \h </w:delInstrText>
        </w:r>
        <w:r w:rsidRPr="00332A47" w:rsidDel="00C323CF" w:rsidR="00332A47">
          <w:rPr>
            <w:strike/>
            <w:highlight w:val="yellow"/>
            <w:rPrChange w:author="Støylen, Mari" w:date="2021-04-12T16:27:00Z" w:id="70">
              <w:rPr>
                <w:strike/>
              </w:rPr>
            </w:rPrChange>
          </w:rPr>
          <w:delInstrText xml:space="preserve"> \* MERGEFORMAT </w:delInstrText>
        </w:r>
        <w:r w:rsidRPr="00E07196" w:rsidDel="00C323CF">
          <w:rPr>
            <w:strike/>
            <w:highlight w:val="yellow"/>
          </w:rPr>
        </w:r>
        <w:r w:rsidRPr="00332A47" w:rsidDel="00C323CF">
          <w:rPr>
            <w:strike/>
            <w:highlight w:val="yellow"/>
            <w:rPrChange w:author="Støylen, Mari" w:date="2021-04-12T16:27:00Z" w:id="71">
              <w:rPr/>
            </w:rPrChange>
          </w:rPr>
          <w:fldChar w:fldCharType="separate"/>
        </w:r>
        <w:r w:rsidRPr="00332A47" w:rsidDel="00C323CF" w:rsidR="00547310">
          <w:rPr>
            <w:strike/>
            <w:highlight w:val="yellow"/>
            <w:rPrChange w:author="Støylen, Mari" w:date="2021-04-12T16:27:00Z" w:id="72">
              <w:rPr/>
            </w:rPrChange>
          </w:rPr>
          <w:delText>2.2</w:delText>
        </w:r>
        <w:r w:rsidRPr="00332A47" w:rsidDel="00C323CF">
          <w:rPr>
            <w:strike/>
            <w:highlight w:val="yellow"/>
            <w:rPrChange w:author="Støylen, Mari" w:date="2021-04-12T16:27:00Z" w:id="73">
              <w:rPr/>
            </w:rPrChange>
          </w:rPr>
          <w:fldChar w:fldCharType="end"/>
        </w:r>
        <w:r w:rsidRPr="00332A47" w:rsidDel="00C323CF">
          <w:rPr>
            <w:strike/>
            <w:highlight w:val="yellow"/>
            <w:rPrChange w:author="Støylen, Mari" w:date="2021-04-12T16:27:00Z" w:id="74">
              <w:rPr/>
            </w:rPrChange>
          </w:rPr>
          <w:delText>, er en del av formålet med denne behandlingen å sikre at korrekt og tilstrekkelig trygdeinformasjon blir samlet inn fra søker</w:delText>
        </w:r>
        <w:r w:rsidRPr="00332A47" w:rsidDel="00C323CF" w:rsidR="00B26341">
          <w:rPr>
            <w:strike/>
            <w:highlight w:val="yellow"/>
            <w:rPrChange w:author="Støylen, Mari" w:date="2021-04-12T16:27:00Z" w:id="75">
              <w:rPr/>
            </w:rPrChange>
          </w:rPr>
          <w:delText>, slik at NAV skal kunne ta stilling til en søknad om en trygdeytelse</w:delText>
        </w:r>
        <w:r w:rsidRPr="00332A47" w:rsidDel="00C323CF">
          <w:rPr>
            <w:strike/>
            <w:highlight w:val="yellow"/>
            <w:rPrChange w:author="Støylen, Mari" w:date="2021-04-12T16:27:00Z" w:id="76">
              <w:rPr/>
            </w:rPrChange>
          </w:rPr>
          <w:delText>.</w:delText>
        </w:r>
        <w:r w:rsidRPr="00332A47" w:rsidDel="00C323CF" w:rsidR="00B26341">
          <w:rPr>
            <w:strike/>
            <w:highlight w:val="yellow"/>
            <w:rPrChange w:author="Støylen, Mari" w:date="2021-04-12T16:27:00Z" w:id="77">
              <w:rPr/>
            </w:rPrChange>
          </w:rPr>
          <w:delText xml:space="preserve"> For å få et korrekt og relevant grunnlag for å behandle søknader om trygdeytelser, </w:delText>
        </w:r>
        <w:r w:rsidRPr="00332A47" w:rsidDel="00C323CF" w:rsidR="00114579">
          <w:rPr>
            <w:strike/>
            <w:highlight w:val="yellow"/>
            <w:rPrChange w:author="Støylen, Mari" w:date="2021-04-12T16:27:00Z" w:id="78">
              <w:rPr/>
            </w:rPrChange>
          </w:rPr>
          <w:delText xml:space="preserve">er det nødvendig at NAV klarer å spørre </w:delText>
        </w:r>
        <w:r w:rsidRPr="00332A47" w:rsidDel="00C323CF" w:rsidR="00F2074A">
          <w:rPr>
            <w:strike/>
            <w:highlight w:val="yellow"/>
            <w:rPrChange w:author="Støylen, Mari" w:date="2021-04-12T16:27:00Z" w:id="79">
              <w:rPr/>
            </w:rPrChange>
          </w:rPr>
          <w:delText>enkeltpersoner</w:delText>
        </w:r>
        <w:r w:rsidRPr="00332A47" w:rsidDel="00C323CF" w:rsidR="00114579">
          <w:rPr>
            <w:strike/>
            <w:highlight w:val="yellow"/>
            <w:rPrChange w:author="Støylen, Mari" w:date="2021-04-12T16:27:00Z" w:id="80">
              <w:rPr/>
            </w:rPrChange>
          </w:rPr>
          <w:delText xml:space="preserve"> om å oppgi relevante personopplysninger på en klar måte.</w:delText>
        </w:r>
        <w:r w:rsidRPr="00332A47" w:rsidDel="00C323CF" w:rsidR="00B26341">
          <w:rPr>
            <w:strike/>
            <w:highlight w:val="yellow"/>
            <w:rPrChange w:author="Støylen, Mari" w:date="2021-04-12T16:27:00Z" w:id="81">
              <w:rPr/>
            </w:rPrChange>
          </w:rPr>
          <w:delText xml:space="preserve"> For å forsikre seg</w:delText>
        </w:r>
        <w:r w:rsidRPr="00332A47" w:rsidDel="00C323CF" w:rsidR="00C20BCB">
          <w:rPr>
            <w:strike/>
            <w:highlight w:val="yellow"/>
            <w:rPrChange w:author="Støylen, Mari" w:date="2021-04-12T16:27:00Z" w:id="82">
              <w:rPr/>
            </w:rPrChange>
          </w:rPr>
          <w:delText xml:space="preserve"> om</w:delText>
        </w:r>
        <w:r w:rsidRPr="00332A47" w:rsidDel="00C323CF" w:rsidR="00B26341">
          <w:rPr>
            <w:strike/>
            <w:highlight w:val="yellow"/>
            <w:rPrChange w:author="Støylen, Mari" w:date="2021-04-12T16:27:00Z" w:id="83">
              <w:rPr/>
            </w:rPrChange>
          </w:rPr>
          <w:delText xml:space="preserve"> at utforming av løsningen bidrar til dette, er det nødvendig at NAV åpner for tilbakemeldinger fra </w:delText>
        </w:r>
        <w:r w:rsidRPr="00332A47" w:rsidDel="00C323CF" w:rsidR="00F2074A">
          <w:rPr>
            <w:strike/>
            <w:highlight w:val="yellow"/>
            <w:rPrChange w:author="Støylen, Mari" w:date="2021-04-12T16:27:00Z" w:id="84">
              <w:rPr/>
            </w:rPrChange>
          </w:rPr>
          <w:delText>enkeltpersoner</w:delText>
        </w:r>
        <w:r w:rsidRPr="00332A47" w:rsidDel="00C323CF" w:rsidR="00B26341">
          <w:rPr>
            <w:strike/>
            <w:highlight w:val="yellow"/>
            <w:rPrChange w:author="Støylen, Mari" w:date="2021-04-12T16:27:00Z" w:id="85">
              <w:rPr/>
            </w:rPrChange>
          </w:rPr>
          <w:delText xml:space="preserve"> om hvor brukervennlig de </w:delText>
        </w:r>
        <w:r w:rsidRPr="00332A47" w:rsidDel="00C323CF" w:rsidR="00B26341">
          <w:rPr>
            <w:strike/>
            <w:highlight w:val="yellow"/>
            <w:rPrChange w:author="Støylen, Mari" w:date="2021-04-12T16:27:00Z" w:id="86">
              <w:rPr/>
            </w:rPrChange>
          </w:rPr>
          <w:delText xml:space="preserve">finner løsningen. </w:delText>
        </w:r>
        <w:r w:rsidRPr="00332A47" w:rsidDel="00C323CF">
          <w:rPr>
            <w:strike/>
            <w:highlight w:val="yellow"/>
            <w:rPrChange w:author="Støylen, Mari" w:date="2021-04-12T16:27:00Z" w:id="87">
              <w:rPr/>
            </w:rPrChange>
          </w:rPr>
          <w:delText>Dette er en behandling som er nødvendig for å sikre at NAV oppfyller formålet</w:delText>
        </w:r>
        <w:r w:rsidRPr="00332A47" w:rsidDel="00C323CF" w:rsidR="00C20BCB">
          <w:rPr>
            <w:strike/>
            <w:highlight w:val="yellow"/>
            <w:rPrChange w:author="Støylen, Mari" w:date="2021-04-12T16:27:00Z" w:id="88">
              <w:rPr/>
            </w:rPrChange>
          </w:rPr>
          <w:delText xml:space="preserve"> med behandlingen.</w:delText>
        </w:r>
        <w:r w:rsidRPr="00332A47" w:rsidDel="00C323CF" w:rsidR="00C20BCB">
          <w:rPr>
            <w:strike/>
            <w:rPrChange w:author="Støylen, Mari" w:date="2021-04-12T16:27:00Z" w:id="89">
              <w:rPr/>
            </w:rPrChange>
          </w:rPr>
          <w:delText xml:space="preserve"> </w:delText>
        </w:r>
        <w:r w:rsidRPr="00332A47" w:rsidDel="00C323CF">
          <w:rPr>
            <w:strike/>
            <w:rPrChange w:author="Støylen, Mari" w:date="2021-04-12T16:27:00Z" w:id="90">
              <w:rPr/>
            </w:rPrChange>
          </w:rPr>
          <w:delText xml:space="preserve"> </w:delText>
        </w:r>
      </w:del>
    </w:p>
    <w:p w:rsidR="00075F7F" w:rsidP="00075F7F" w:rsidRDefault="00075F7F" w14:paraId="56262A66" w14:textId="77777777">
      <w:pPr>
        <w:pStyle w:val="Overskrift3"/>
      </w:pPr>
      <w:r>
        <w:t>Behandling av personopplysninger i logger for å sikre informasjonssikkerhet</w:t>
      </w:r>
    </w:p>
    <w:p w:rsidR="00075F7F" w:rsidP="00075F7F" w:rsidRDefault="00075F7F" w14:paraId="1135748F" w14:textId="77777777">
      <w:r>
        <w:t xml:space="preserve">NAV er pålagt å sørge for informasjonssikkerhet etter en rekke regelverk, for eksempel GDPR artikkel 5 nr. 1 bokstav f) og </w:t>
      </w:r>
      <w:proofErr w:type="spellStart"/>
      <w:r w:rsidRPr="00071F8C">
        <w:t>eForvaltningsforskriften</w:t>
      </w:r>
      <w:proofErr w:type="spellEnd"/>
      <w:r w:rsidRPr="00071F8C">
        <w:t xml:space="preserve"> § 15</w:t>
      </w:r>
      <w:r>
        <w:t xml:space="preserve">. I henhold til </w:t>
      </w:r>
      <w:proofErr w:type="spellStart"/>
      <w:r w:rsidRPr="00071F8C">
        <w:t>eForvaltningsforskriften</w:t>
      </w:r>
      <w:proofErr w:type="spellEnd"/>
      <w:r w:rsidRPr="00071F8C">
        <w:t xml:space="preserve"> § 15</w:t>
      </w:r>
      <w:r>
        <w:t xml:space="preserve"> er NAV pålagt å</w:t>
      </w:r>
      <w:r w:rsidRPr="00071F8C">
        <w:t xml:space="preserve"> ha en internkontroll (styring og kontroll) på informasjonssikkerhetsområdet som baserer seg på anerkjente standarder for styringssystem for informasjonssikkerhet.</w:t>
      </w:r>
      <w:r>
        <w:t xml:space="preserve"> F</w:t>
      </w:r>
      <w:r w:rsidRPr="00071F8C">
        <w:t>or å beskytte mot trusler av alle typer</w:t>
      </w:r>
      <w:r>
        <w:t>,</w:t>
      </w:r>
      <w:r w:rsidRPr="00071F8C">
        <w:t xml:space="preserve"> er det kritisk at </w:t>
      </w:r>
      <w:r>
        <w:t xml:space="preserve">NAV som </w:t>
      </w:r>
      <w:r w:rsidRPr="00071F8C">
        <w:t>virksomhet kan oppdage og håndtere en hendelse</w:t>
      </w:r>
      <w:r>
        <w:t xml:space="preserve"> som kan innebære brudd på informasjonssikkerhet</w:t>
      </w:r>
      <w:r w:rsidRPr="00071F8C">
        <w:t>. Etabl</w:t>
      </w:r>
      <w:r>
        <w:t xml:space="preserve">ering og analyse av logger er et virkemiddel som kan bidra til at informasjonssikkerhetsbrudd eller brudd på personopplysningssikkerheten oppdages og at konsekvensene av sikkerhetsbruddet reduseres eller forhindres. </w:t>
      </w:r>
    </w:p>
    <w:p w:rsidRPr="006B1E0F" w:rsidR="00075F7F" w:rsidP="00075F7F" w:rsidRDefault="00075F7F" w14:paraId="4AC53BD5" w14:textId="78EE4CE6">
      <w:r>
        <w:t xml:space="preserve">Det er knyttet personvernutfordringer til logging. Logging av ansattes aktivitet i et system vil innebære utstrakt registrering av opplysninger på personidentifiserbart nivå, og det vil kunne være fristende for arbeidsgiver å bruke disse personopplysningene til kontrollformål i tillegg til feilretting. Logger i </w:t>
      </w:r>
      <w:r w:rsidR="00387D1F">
        <w:t>EESSI Pensjon</w:t>
      </w:r>
      <w:r>
        <w:t xml:space="preserve"> </w:t>
      </w:r>
      <w:r w:rsidR="00387D1F">
        <w:t xml:space="preserve">og selvbetjeningsløsningen </w:t>
      </w:r>
      <w:r>
        <w:t xml:space="preserve">vil i seg selv være en behandling av personopplysninger som skal tilfredsstille kravene til behandling av personopplysninger i personvernlovgivningen. Det er derfor gjennomført </w:t>
      </w:r>
      <w:r w:rsidRPr="006B1E0F">
        <w:t xml:space="preserve">følgende tiltak: </w:t>
      </w:r>
    </w:p>
    <w:p w:rsidRPr="006B1E0F" w:rsidR="00075F7F" w:rsidP="00767E8D" w:rsidRDefault="00075F7F" w14:paraId="0B9548D4" w14:textId="71F811D9">
      <w:pPr>
        <w:pStyle w:val="Listeavsnitt"/>
        <w:numPr>
          <w:ilvl w:val="0"/>
          <w:numId w:val="13"/>
        </w:numPr>
        <w:spacing w:before="160" w:after="240"/>
        <w:rPr>
          <w:sz w:val="22"/>
        </w:rPr>
      </w:pPr>
      <w:r w:rsidRPr="006B1E0F">
        <w:rPr>
          <w:sz w:val="22"/>
        </w:rPr>
        <w:t xml:space="preserve">Det er definert et klart formål med loggene i </w:t>
      </w:r>
      <w:r w:rsidR="00387D1F">
        <w:rPr>
          <w:sz w:val="22"/>
        </w:rPr>
        <w:t>EESSI Pensjon</w:t>
      </w:r>
      <w:del w:author="Anund Knutsen" w:date="2021-05-04T12:15:00Z" w:id="91">
        <w:r w:rsidDel="00C31276" w:rsidR="00387D1F">
          <w:rPr>
            <w:sz w:val="22"/>
          </w:rPr>
          <w:delText xml:space="preserve"> og selvbetjeningsløsningen</w:delText>
        </w:r>
      </w:del>
      <w:r w:rsidRPr="006B1E0F">
        <w:rPr>
          <w:sz w:val="22"/>
        </w:rPr>
        <w:t xml:space="preserve">. </w:t>
      </w:r>
    </w:p>
    <w:p w:rsidRPr="006B1E0F" w:rsidR="00075F7F" w:rsidP="00767E8D" w:rsidRDefault="00075F7F" w14:paraId="79179673" w14:textId="77777777">
      <w:pPr>
        <w:pStyle w:val="Listeavsnitt"/>
        <w:numPr>
          <w:ilvl w:val="0"/>
          <w:numId w:val="13"/>
        </w:numPr>
        <w:spacing w:before="160" w:after="240"/>
        <w:rPr>
          <w:sz w:val="22"/>
        </w:rPr>
      </w:pPr>
      <w:r w:rsidRPr="006B1E0F">
        <w:rPr>
          <w:sz w:val="22"/>
        </w:rPr>
        <w:t>På bakgrunn av formålet er det definert hvilke personopplysninger som skal inntas i loggen.</w:t>
      </w:r>
    </w:p>
    <w:p w:rsidRPr="006B1E0F" w:rsidR="00075F7F" w:rsidP="00767E8D" w:rsidRDefault="00075F7F" w14:paraId="18F3A4C7" w14:textId="77777777">
      <w:pPr>
        <w:pStyle w:val="Listeavsnitt"/>
        <w:numPr>
          <w:ilvl w:val="0"/>
          <w:numId w:val="13"/>
        </w:numPr>
        <w:spacing w:before="160" w:after="240"/>
        <w:rPr>
          <w:sz w:val="22"/>
        </w:rPr>
      </w:pPr>
      <w:r w:rsidRPr="006B1E0F">
        <w:rPr>
          <w:sz w:val="22"/>
        </w:rPr>
        <w:t xml:space="preserve">På bakgrunn av formålet er det definert hvor lenge det er nødvendig å lagre de forskjellige loggene. </w:t>
      </w:r>
    </w:p>
    <w:p w:rsidRPr="006B1E0F" w:rsidR="00075F7F" w:rsidP="00767E8D" w:rsidRDefault="00075F7F" w14:paraId="56052874" w14:textId="77777777">
      <w:pPr>
        <w:pStyle w:val="Listeavsnitt"/>
        <w:numPr>
          <w:ilvl w:val="0"/>
          <w:numId w:val="13"/>
        </w:numPr>
        <w:spacing w:before="160" w:after="240"/>
        <w:rPr>
          <w:sz w:val="22"/>
        </w:rPr>
      </w:pPr>
      <w:r w:rsidRPr="006B1E0F">
        <w:rPr>
          <w:sz w:val="22"/>
        </w:rPr>
        <w:t>Det er etablert funksjonalitet for automatisk sletting etter at det ikke lenger en nødvendig å lagre loggene. Konkret slettes loggene etter 90 dager.</w:t>
      </w:r>
    </w:p>
    <w:p w:rsidRPr="006B1E0F" w:rsidR="00075F7F" w:rsidP="00767E8D" w:rsidRDefault="00075F7F" w14:paraId="1EEDD2E5" w14:textId="77777777">
      <w:pPr>
        <w:pStyle w:val="Listeavsnitt"/>
        <w:numPr>
          <w:ilvl w:val="0"/>
          <w:numId w:val="13"/>
        </w:numPr>
        <w:spacing w:before="160" w:after="240"/>
        <w:rPr>
          <w:sz w:val="22"/>
        </w:rPr>
      </w:pPr>
      <w:r w:rsidRPr="006B1E0F">
        <w:rPr>
          <w:sz w:val="22"/>
        </w:rPr>
        <w:t xml:space="preserve">Det er etablert egen tilgangsstyring for tilgang til loggene, samt regler for hvordan tilgangsrettigheter skal gis.   </w:t>
      </w:r>
    </w:p>
    <w:p w:rsidRPr="00C8153C" w:rsidR="00C8153C" w:rsidP="00C8153C" w:rsidRDefault="00075F7F" w14:paraId="7ACE9BA1" w14:textId="6C539B26">
      <w:r>
        <w:t>På bakgrunn av tiltakene ovenfor, er det antatt at behandlingen av personopplysningene som skjer i loggene</w:t>
      </w:r>
      <w:r w:rsidR="00C20BCB">
        <w:t xml:space="preserve"> er nødvendig og proporsjonal i forhold til formålet med behandlingen. </w:t>
      </w:r>
    </w:p>
    <w:p w:rsidRPr="00C8153C" w:rsidR="00C8153C" w:rsidDel="000C631D" w:rsidP="00C8153C" w:rsidRDefault="00C8153C" w14:paraId="5E5039F1" w14:textId="0A56ABF8">
      <w:pPr>
        <w:rPr>
          <w:del w:author="Støylen, Mari" w:date="2021-05-03T12:57:00Z" w:id="92"/>
        </w:rPr>
      </w:pPr>
    </w:p>
    <w:p w:rsidRPr="00C8153C" w:rsidR="00C8153C" w:rsidDel="000C631D" w:rsidP="00C8153C" w:rsidRDefault="00C8153C" w14:paraId="15E83EC0" w14:textId="3A101047">
      <w:pPr>
        <w:rPr>
          <w:del w:author="Støylen, Mari" w:date="2021-05-03T12:57:00Z" w:id="93"/>
        </w:rPr>
      </w:pPr>
    </w:p>
    <w:p w:rsidRPr="005D3A3E" w:rsidR="005D3A3E" w:rsidDel="000C631D" w:rsidP="005D3A3E" w:rsidRDefault="005D3A3E" w14:paraId="1961A435" w14:textId="154D3CB3">
      <w:pPr>
        <w:rPr>
          <w:del w:author="Støylen, Mari" w:date="2021-05-03T12:57:00Z" w:id="94"/>
        </w:rPr>
      </w:pPr>
    </w:p>
    <w:p w:rsidR="005D3A3E" w:rsidRDefault="005D3A3E" w14:paraId="518C5BC3" w14:textId="4F1E6EC0">
      <w:pPr>
        <w:rPr>
          <w:rFonts w:asciiTheme="majorHAnsi" w:hAnsiTheme="majorHAnsi" w:eastAsiaTheme="majorEastAsia" w:cstheme="majorBidi"/>
          <w:color w:val="2E74B5" w:themeColor="accent1" w:themeShade="BF"/>
          <w:sz w:val="32"/>
          <w:szCs w:val="32"/>
        </w:rPr>
      </w:pPr>
      <w:del w:author="Støylen, Mari" w:date="2021-05-03T12:57:00Z" w:id="95">
        <w:r w:rsidDel="000C631D">
          <w:br w:type="page"/>
        </w:r>
      </w:del>
    </w:p>
    <w:p w:rsidR="001673EC" w:rsidP="009F4D10" w:rsidRDefault="001673EC" w14:paraId="52DB44FC" w14:textId="26637BAD">
      <w:pPr>
        <w:pStyle w:val="Overskrift1"/>
        <w:numPr>
          <w:ilvl w:val="0"/>
          <w:numId w:val="1"/>
        </w:numPr>
      </w:pPr>
      <w:bookmarkStart w:name="_Toc22546453" w:id="96"/>
      <w:r>
        <w:t>Relatert</w:t>
      </w:r>
      <w:r w:rsidR="00023776">
        <w:t>e</w:t>
      </w:r>
      <w:r>
        <w:t xml:space="preserve"> krav </w:t>
      </w:r>
      <w:r w:rsidR="00023776">
        <w:t>og prosesser</w:t>
      </w:r>
      <w:bookmarkEnd w:id="23"/>
      <w:bookmarkEnd w:id="96"/>
    </w:p>
    <w:p w:rsidR="00442023" w:rsidP="009F4D10" w:rsidRDefault="0023794C" w14:paraId="4EF4BBCC" w14:textId="75B95DC3">
      <w:pPr>
        <w:pStyle w:val="Overskrift2"/>
        <w:numPr>
          <w:ilvl w:val="1"/>
          <w:numId w:val="1"/>
        </w:numPr>
      </w:pPr>
      <w:bookmarkStart w:name="_Ref522617736" w:id="97"/>
      <w:bookmarkStart w:name="_Toc1743385" w:id="98"/>
      <w:r>
        <w:t>B</w:t>
      </w:r>
      <w:r w:rsidR="00442023">
        <w:t>ehandlingsoversikt</w:t>
      </w:r>
      <w:bookmarkEnd w:id="97"/>
      <w:r w:rsidR="008B2880">
        <w:t>en</w:t>
      </w:r>
      <w:bookmarkEnd w:id="98"/>
    </w:p>
    <w:tbl>
      <w:tblPr>
        <w:tblW w:w="9062" w:type="dxa"/>
        <w:tblCellMar>
          <w:left w:w="0" w:type="dxa"/>
          <w:right w:w="0" w:type="dxa"/>
        </w:tblCellMar>
        <w:tblLook w:val="0600" w:firstRow="0" w:lastRow="0" w:firstColumn="0" w:lastColumn="0" w:noHBand="1" w:noVBand="1"/>
      </w:tblPr>
      <w:tblGrid>
        <w:gridCol w:w="3818"/>
        <w:gridCol w:w="1748"/>
        <w:gridCol w:w="1748"/>
        <w:gridCol w:w="1748"/>
      </w:tblGrid>
      <w:tr w:rsidRPr="001A61DE" w:rsidR="00C53117" w:rsidTr="001F434A" w14:paraId="741EEDDC" w14:textId="77777777">
        <w:trPr>
          <w:trHeight w:val="552"/>
        </w:trPr>
        <w:tc>
          <w:tcPr>
            <w:tcW w:w="3818" w:type="dxa"/>
            <w:tcBorders>
              <w:top w:val="single" w:color="FFFFFF" w:sz="8" w:space="0"/>
              <w:left w:val="single" w:color="FFFFFF" w:sz="8" w:space="0"/>
              <w:bottom w:val="single" w:color="FFFFFF" w:sz="8" w:space="0"/>
              <w:right w:val="single" w:color="FFFFFF" w:sz="8" w:space="0"/>
            </w:tcBorders>
            <w:shd w:val="clear" w:color="auto" w:fill="FFC0C0"/>
            <w:tcMar>
              <w:top w:w="15" w:type="dxa"/>
              <w:left w:w="15" w:type="dxa"/>
              <w:bottom w:w="0" w:type="dxa"/>
              <w:right w:w="15" w:type="dxa"/>
            </w:tcMar>
            <w:vAlign w:val="center"/>
            <w:hideMark/>
          </w:tcPr>
          <w:p w:rsidRPr="002E0A15" w:rsidR="00C53117" w:rsidP="00B70B0B" w:rsidRDefault="00C53117" w14:paraId="49511987" w14:textId="77777777">
            <w:pPr>
              <w:spacing w:after="0" w:line="240" w:lineRule="auto"/>
              <w:jc w:val="center"/>
              <w:rPr>
                <w:sz w:val="24"/>
              </w:rPr>
            </w:pPr>
            <w:r w:rsidRPr="002E0A15">
              <w:rPr>
                <w:bCs/>
                <w:sz w:val="24"/>
              </w:rPr>
              <w:t>Spørsmål</w:t>
            </w:r>
          </w:p>
        </w:tc>
        <w:tc>
          <w:tcPr>
            <w:tcW w:w="5244" w:type="dxa"/>
            <w:gridSpan w:val="3"/>
            <w:tcBorders>
              <w:top w:val="single" w:color="FFFFFF" w:sz="8" w:space="0"/>
              <w:left w:val="single" w:color="FFFFFF" w:sz="8" w:space="0"/>
              <w:bottom w:val="single" w:color="FFFFFF" w:sz="8" w:space="0"/>
              <w:right w:val="single" w:color="FFFFFF" w:sz="8" w:space="0"/>
            </w:tcBorders>
            <w:shd w:val="clear" w:color="auto" w:fill="FFC0C0"/>
            <w:tcMar>
              <w:top w:w="15" w:type="dxa"/>
              <w:left w:w="15" w:type="dxa"/>
              <w:bottom w:w="0" w:type="dxa"/>
              <w:right w:w="15" w:type="dxa"/>
            </w:tcMar>
            <w:vAlign w:val="center"/>
            <w:hideMark/>
          </w:tcPr>
          <w:p w:rsidRPr="002E0A15" w:rsidR="00C53117" w:rsidP="00B70B0B" w:rsidRDefault="00C53117" w14:paraId="474D1B59" w14:textId="77777777">
            <w:pPr>
              <w:spacing w:after="0" w:line="240" w:lineRule="auto"/>
              <w:jc w:val="center"/>
              <w:rPr>
                <w:sz w:val="24"/>
              </w:rPr>
            </w:pPr>
            <w:r w:rsidRPr="002E0A15">
              <w:rPr>
                <w:bCs/>
                <w:sz w:val="24"/>
              </w:rPr>
              <w:t>Svar</w:t>
            </w:r>
          </w:p>
        </w:tc>
      </w:tr>
      <w:tr w:rsidRPr="001A61DE" w:rsidR="00C53117" w:rsidTr="001F434A" w14:paraId="398D187E" w14:textId="77777777">
        <w:trPr>
          <w:trHeight w:val="680"/>
        </w:trPr>
        <w:tc>
          <w:tcPr>
            <w:tcW w:w="3818" w:type="dxa"/>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hideMark/>
          </w:tcPr>
          <w:p w:rsidRPr="001A61DE" w:rsidR="00C53117" w:rsidP="00B70B0B" w:rsidRDefault="00C53117" w14:paraId="61980A87" w14:textId="238FE598">
            <w:pPr>
              <w:spacing w:after="0" w:line="240" w:lineRule="auto"/>
            </w:pPr>
            <w:r>
              <w:t>Hva er formål</w:t>
            </w:r>
            <w:r w:rsidR="00F76E56">
              <w:t>et</w:t>
            </w:r>
            <w:r>
              <w:t xml:space="preserve"> med behandlingen</w:t>
            </w:r>
            <w:r w:rsidR="007905D7">
              <w:t xml:space="preserve"> av personopplysningene</w:t>
            </w:r>
            <w:r>
              <w:t>?</w:t>
            </w:r>
          </w:p>
        </w:tc>
        <w:tc>
          <w:tcPr>
            <w:tcW w:w="5244" w:type="dxa"/>
            <w:gridSpan w:val="3"/>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hideMark/>
          </w:tcPr>
          <w:p w:rsidR="00FB7D7D" w:rsidP="00FD0838" w:rsidRDefault="00FB7D7D" w14:paraId="53DDD421" w14:textId="3167DD13">
            <w:pPr>
              <w:spacing w:after="0" w:line="240" w:lineRule="auto"/>
            </w:pPr>
          </w:p>
          <w:p w:rsidR="00FB7D7D" w:rsidP="00AC7AAE" w:rsidRDefault="00075F7F" w14:paraId="7898F00D" w14:textId="3CCDCE65">
            <w:pPr>
              <w:spacing w:after="0" w:line="240" w:lineRule="auto"/>
              <w:ind w:left="113"/>
            </w:pPr>
            <w:r>
              <w:t xml:space="preserve">Se punkt </w:t>
            </w:r>
            <w:r>
              <w:fldChar w:fldCharType="begin"/>
            </w:r>
            <w:r>
              <w:instrText xml:space="preserve"> REF _Ref8032891 \r \h </w:instrText>
            </w:r>
            <w:r>
              <w:fldChar w:fldCharType="separate"/>
            </w:r>
            <w:r>
              <w:t>2.2</w:t>
            </w:r>
            <w:r>
              <w:fldChar w:fldCharType="end"/>
            </w:r>
            <w:r>
              <w:t>.</w:t>
            </w:r>
          </w:p>
          <w:p w:rsidRPr="001A61DE" w:rsidR="00FB7D7D" w:rsidP="00AC7AAE" w:rsidRDefault="00FB7D7D" w14:paraId="20D8D5C1" w14:textId="44E6587F">
            <w:pPr>
              <w:spacing w:after="0" w:line="240" w:lineRule="auto"/>
              <w:ind w:left="113"/>
            </w:pPr>
          </w:p>
        </w:tc>
      </w:tr>
      <w:tr w:rsidRPr="001A61DE" w:rsidR="00AD79AB" w:rsidTr="000B3F02" w14:paraId="423EF3BD" w14:textId="77777777">
        <w:trPr>
          <w:trHeight w:val="680"/>
        </w:trPr>
        <w:tc>
          <w:tcPr>
            <w:tcW w:w="3818" w:type="dxa"/>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tcPr>
          <w:p w:rsidR="00AD79AB" w:rsidP="0096039E" w:rsidRDefault="00AD79AB" w14:paraId="39BA0C7C" w14:textId="152ECBDD">
            <w:pPr>
              <w:spacing w:after="0" w:line="240" w:lineRule="auto"/>
            </w:pPr>
            <w:r>
              <w:t xml:space="preserve">Er formålet allerede beskrevet i </w:t>
            </w:r>
            <w:proofErr w:type="spellStart"/>
            <w:r>
              <w:t>NAVs</w:t>
            </w:r>
            <w:proofErr w:type="spellEnd"/>
            <w:r>
              <w:t xml:space="preserve"> behandlingsoversikt?</w:t>
            </w:r>
          </w:p>
        </w:tc>
        <w:tc>
          <w:tcPr>
            <w:tcW w:w="1748" w:type="dxa"/>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tcPr>
          <w:p w:rsidRPr="00293532" w:rsidR="00AD79AB" w:rsidP="00AD79AB" w:rsidRDefault="00AD79AB" w14:paraId="756FF284" w14:textId="50A5C5CF">
            <w:pPr>
              <w:spacing w:after="0"/>
              <w:jc w:val="center"/>
            </w:pPr>
            <w:r w:rsidRPr="00293532">
              <w:br/>
            </w:r>
            <w:sdt>
              <w:sdtPr>
                <w:id w:val="-36593928"/>
                <w14:checkbox>
                  <w14:checked w14:val="1"/>
                  <w14:checkedState w14:val="2612" w14:font="MS Gothic"/>
                  <w14:uncheckedState w14:val="2610" w14:font="MS Gothic"/>
                </w14:checkbox>
              </w:sdtPr>
              <w:sdtContent>
                <w:r w:rsidR="00C20BCB">
                  <w:rPr>
                    <w:rFonts w:hint="eastAsia" w:ascii="MS Gothic" w:hAnsi="MS Gothic" w:eastAsia="MS Gothic"/>
                  </w:rPr>
                  <w:t>☒</w:t>
                </w:r>
              </w:sdtContent>
            </w:sdt>
            <w:r w:rsidRPr="00293532">
              <w:t xml:space="preserve"> Ja</w:t>
            </w:r>
          </w:p>
          <w:p w:rsidRPr="00293532" w:rsidR="00AD79AB" w:rsidP="00AC7AAE" w:rsidRDefault="00AD79AB" w14:paraId="2D9D22B2" w14:textId="1893F34A">
            <w:pPr>
              <w:spacing w:after="0" w:line="240" w:lineRule="auto"/>
              <w:ind w:left="113"/>
            </w:pPr>
          </w:p>
        </w:tc>
        <w:tc>
          <w:tcPr>
            <w:tcW w:w="1748" w:type="dxa"/>
            <w:tcBorders>
              <w:top w:val="single" w:color="FFFFFF" w:sz="8" w:space="0"/>
              <w:left w:val="single" w:color="FFFFFF" w:sz="8" w:space="0"/>
              <w:bottom w:val="single" w:color="FFFFFF" w:sz="8" w:space="0"/>
              <w:right w:val="single" w:color="FFFFFF" w:sz="8" w:space="0"/>
            </w:tcBorders>
            <w:shd w:val="clear" w:color="auto" w:fill="EFEFEF"/>
          </w:tcPr>
          <w:p w:rsidRPr="00293532" w:rsidR="00AD79AB" w:rsidP="00AD79AB" w:rsidRDefault="00AD79AB" w14:paraId="26C60B01" w14:textId="15A767B0">
            <w:pPr>
              <w:spacing w:after="0"/>
              <w:jc w:val="center"/>
            </w:pPr>
            <w:r w:rsidRPr="00293532">
              <w:br/>
            </w:r>
            <w:sdt>
              <w:sdtPr>
                <w:id w:val="-982616736"/>
                <w14:checkbox>
                  <w14:checked w14:val="0"/>
                  <w14:checkedState w14:val="2612" w14:font="MS Gothic"/>
                  <w14:uncheckedState w14:val="2610" w14:font="MS Gothic"/>
                </w14:checkbox>
              </w:sdtPr>
              <w:sdtContent>
                <w:r w:rsidRPr="00293532">
                  <w:rPr>
                    <w:rFonts w:hint="eastAsia" w:ascii="MS Gothic" w:hAnsi="MS Gothic" w:eastAsia="MS Gothic"/>
                  </w:rPr>
                  <w:t>☐</w:t>
                </w:r>
              </w:sdtContent>
            </w:sdt>
            <w:r w:rsidRPr="00293532">
              <w:t xml:space="preserve"> Nei</w:t>
            </w:r>
          </w:p>
          <w:p w:rsidRPr="00293532" w:rsidR="00AD79AB" w:rsidP="00AC7AAE" w:rsidRDefault="00AD79AB" w14:paraId="0048D7E4" w14:textId="77777777">
            <w:pPr>
              <w:spacing w:after="0" w:line="240" w:lineRule="auto"/>
              <w:ind w:left="113"/>
            </w:pPr>
          </w:p>
        </w:tc>
        <w:tc>
          <w:tcPr>
            <w:tcW w:w="1748" w:type="dxa"/>
            <w:tcBorders>
              <w:top w:val="single" w:color="FFFFFF" w:sz="8" w:space="0"/>
              <w:left w:val="single" w:color="FFFFFF" w:sz="8" w:space="0"/>
              <w:bottom w:val="single" w:color="FFFFFF" w:sz="8" w:space="0"/>
              <w:right w:val="single" w:color="FFFFFF" w:sz="8" w:space="0"/>
            </w:tcBorders>
            <w:shd w:val="clear" w:color="auto" w:fill="EFEFEF"/>
          </w:tcPr>
          <w:p w:rsidRPr="00293532" w:rsidR="00AD79AB" w:rsidP="00AD79AB" w:rsidRDefault="00AD79AB" w14:paraId="35F92498" w14:textId="7B3967EC">
            <w:pPr>
              <w:spacing w:after="0"/>
              <w:jc w:val="center"/>
            </w:pPr>
            <w:r w:rsidRPr="00293532">
              <w:br/>
            </w:r>
            <w:sdt>
              <w:sdtPr>
                <w:id w:val="759261440"/>
                <w14:checkbox>
                  <w14:checked w14:val="0"/>
                  <w14:checkedState w14:val="2612" w14:font="MS Gothic"/>
                  <w14:uncheckedState w14:val="2610" w14:font="MS Gothic"/>
                </w14:checkbox>
              </w:sdtPr>
              <w:sdtContent>
                <w:r w:rsidR="00C20BCB">
                  <w:rPr>
                    <w:rFonts w:hint="eastAsia" w:ascii="MS Gothic" w:hAnsi="MS Gothic" w:eastAsia="MS Gothic"/>
                  </w:rPr>
                  <w:t>☐</w:t>
                </w:r>
              </w:sdtContent>
            </w:sdt>
            <w:r w:rsidRPr="00293532">
              <w:t xml:space="preserve"> Delvis</w:t>
            </w:r>
          </w:p>
          <w:p w:rsidRPr="00293532" w:rsidR="00AD79AB" w:rsidP="00AC7AAE" w:rsidRDefault="00AD79AB" w14:paraId="317DCD6F" w14:textId="097A22FE">
            <w:pPr>
              <w:spacing w:after="0" w:line="240" w:lineRule="auto"/>
              <w:ind w:left="113"/>
            </w:pPr>
          </w:p>
        </w:tc>
      </w:tr>
      <w:tr w:rsidRPr="001A61DE" w:rsidR="00C53117" w:rsidTr="00FD0838" w14:paraId="4AF1273B" w14:textId="77777777">
        <w:trPr>
          <w:trHeight w:val="704"/>
        </w:trPr>
        <w:tc>
          <w:tcPr>
            <w:tcW w:w="3818" w:type="dxa"/>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hideMark/>
          </w:tcPr>
          <w:p w:rsidRPr="001A61DE" w:rsidR="00C53117" w:rsidP="00886508" w:rsidRDefault="00C53117" w14:paraId="74F16945" w14:textId="7CCF57C7">
            <w:pPr>
              <w:spacing w:after="0" w:line="240" w:lineRule="auto"/>
            </w:pPr>
            <w:r>
              <w:t xml:space="preserve">Hvis </w:t>
            </w:r>
            <w:r w:rsidR="00F76E56">
              <w:t>«</w:t>
            </w:r>
            <w:r w:rsidR="005D5396">
              <w:t>Ja</w:t>
            </w:r>
            <w:r w:rsidR="00F76E56">
              <w:t>»</w:t>
            </w:r>
            <w:r>
              <w:t xml:space="preserve">, </w:t>
            </w:r>
            <w:r w:rsidR="005D5396">
              <w:t>eller «Delvis</w:t>
            </w:r>
            <w:r w:rsidR="00F76E56">
              <w:t xml:space="preserve">», </w:t>
            </w:r>
            <w:r>
              <w:t xml:space="preserve">beskriv eventuelle endringer fra </w:t>
            </w:r>
            <w:r w:rsidR="00886508">
              <w:t xml:space="preserve">det som er oppført i </w:t>
            </w:r>
            <w:r>
              <w:t>dagens behandlingsoversikt</w:t>
            </w:r>
            <w:r w:rsidR="00AD79AB">
              <w:t>:</w:t>
            </w:r>
          </w:p>
        </w:tc>
        <w:tc>
          <w:tcPr>
            <w:tcW w:w="5244" w:type="dxa"/>
            <w:gridSpan w:val="3"/>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tcPr>
          <w:p w:rsidR="00CD2A91" w:rsidP="00CD2A91" w:rsidRDefault="00CD2A91" w14:paraId="75675D72" w14:textId="239C0F06">
            <w:pPr>
              <w:ind w:left="113"/>
            </w:pPr>
            <w:r>
              <w:t>Følgende endringer er meldt under fanen for «</w:t>
            </w:r>
            <w:proofErr w:type="spellStart"/>
            <w:r>
              <w:t>Ytelsesavd</w:t>
            </w:r>
            <w:proofErr w:type="spellEnd"/>
            <w:r>
              <w:t xml:space="preserve">.», ID 25 Alderspensjon, ID 26 Etterlattepensjon, barnepensjon og ID 35 Uføretrygd. </w:t>
            </w:r>
          </w:p>
          <w:p w:rsidR="00CD2A91" w:rsidP="00CD2A91" w:rsidRDefault="00D656CB" w14:paraId="1978D0E8" w14:textId="502FEAA8">
            <w:pPr>
              <w:ind w:left="113"/>
            </w:pPr>
            <w:r>
              <w:t>1.</w:t>
            </w:r>
            <w:r>
              <w:tab/>
            </w:r>
            <w:r>
              <w:t>I kolonnen «Utleveres personopplysningene til andre utenfor NAV»</w:t>
            </w:r>
            <w:r w:rsidR="00CD2A91">
              <w:t>, bør det også refereres til EU-forordningene som pålegger NAV å utveksle trygdeinformasjon til og fra an</w:t>
            </w:r>
            <w:r>
              <w:t>dre trygdemyndigheter i EU/EØS</w:t>
            </w:r>
            <w:r w:rsidR="00CD2A91">
              <w:t>.</w:t>
            </w:r>
            <w:r>
              <w:t xml:space="preserve"> Konkret bør det stå «Til land innenfor og utenfor EU/EØS etter Forordningene EF 883/2004 og EF 987/2009 eller trygdeavtaler. </w:t>
            </w:r>
            <w:r w:rsidR="00CD2A91">
              <w:t xml:space="preserve"> </w:t>
            </w:r>
          </w:p>
          <w:p w:rsidRPr="001A61DE" w:rsidR="00FB7D7D" w:rsidP="00CD2A91" w:rsidRDefault="00CD2A91" w14:paraId="6C60718D" w14:textId="652DCBEC">
            <w:pPr>
              <w:ind w:left="113"/>
            </w:pPr>
            <w:r>
              <w:t>2.</w:t>
            </w:r>
            <w:r>
              <w:tab/>
            </w:r>
            <w:r>
              <w:t>Det må beskrives at personopplysningene også behandles i «EESSI</w:t>
            </w:r>
            <w:r w:rsidR="00D656CB">
              <w:t xml:space="preserve"> Pensjon</w:t>
            </w:r>
            <w:del w:author="Støylen, Mari" w:date="2021-05-03T12:45:00Z" w:id="99">
              <w:r w:rsidDel="007B6FE8" w:rsidR="00D656CB">
                <w:delText xml:space="preserve"> </w:delText>
              </w:r>
              <w:r w:rsidRPr="008B116A" w:rsidDel="007B6FE8" w:rsidR="00D656CB">
                <w:rPr>
                  <w:strike/>
                  <w:highlight w:val="yellow"/>
                  <w:rPrChange w:author="Støylen, Mari" w:date="2021-04-12T16:28:00Z" w:id="100">
                    <w:rPr/>
                  </w:rPrChange>
                </w:rPr>
                <w:delText>og i Selvbetjeningsløsningen</w:delText>
              </w:r>
            </w:del>
            <w:r>
              <w:t>» under kolonnen «Annet» og «I hvilke systemer behandles personopplysningene».</w:t>
            </w:r>
          </w:p>
        </w:tc>
      </w:tr>
    </w:tbl>
    <w:p w:rsidR="00BC7BA8" w:rsidP="00C23E3E" w:rsidRDefault="00BC7BA8" w14:paraId="64A9AFC2" w14:textId="77777777">
      <w:pPr>
        <w:pStyle w:val="Brdtekst"/>
      </w:pPr>
    </w:p>
    <w:p w:rsidR="00097840" w:rsidP="009F4D10" w:rsidRDefault="00097840" w14:paraId="248BA252" w14:textId="480F4C0C">
      <w:pPr>
        <w:pStyle w:val="Overskrift2"/>
        <w:numPr>
          <w:ilvl w:val="1"/>
          <w:numId w:val="1"/>
        </w:numPr>
      </w:pPr>
      <w:bookmarkStart w:name="_Toc1743386" w:id="101"/>
      <w:r>
        <w:t xml:space="preserve">Kvittere ut etterlevelskravene </w:t>
      </w:r>
      <w:r w:rsidR="00C53117">
        <w:t>i NAV</w:t>
      </w:r>
      <w:bookmarkEnd w:id="101"/>
    </w:p>
    <w:tbl>
      <w:tblPr>
        <w:tblW w:w="9062" w:type="dxa"/>
        <w:tblCellMar>
          <w:left w:w="0" w:type="dxa"/>
          <w:right w:w="0" w:type="dxa"/>
        </w:tblCellMar>
        <w:tblLook w:val="0600" w:firstRow="0" w:lastRow="0" w:firstColumn="0" w:lastColumn="0" w:noHBand="1" w:noVBand="1"/>
      </w:tblPr>
      <w:tblGrid>
        <w:gridCol w:w="5255"/>
        <w:gridCol w:w="1269"/>
        <w:gridCol w:w="1269"/>
        <w:gridCol w:w="1269"/>
      </w:tblGrid>
      <w:tr w:rsidRPr="001A61DE" w:rsidR="001A61DE" w:rsidTr="00F3054F" w14:paraId="323848B4" w14:textId="77777777">
        <w:trPr>
          <w:trHeight w:val="552"/>
        </w:trPr>
        <w:tc>
          <w:tcPr>
            <w:tcW w:w="5255" w:type="dxa"/>
            <w:tcBorders>
              <w:top w:val="single" w:color="FFFFFF" w:sz="8" w:space="0"/>
              <w:left w:val="single" w:color="FFFFFF" w:sz="8" w:space="0"/>
              <w:bottom w:val="single" w:color="FFFFFF" w:sz="8" w:space="0"/>
              <w:right w:val="single" w:color="FFFFFF" w:sz="8" w:space="0"/>
            </w:tcBorders>
            <w:shd w:val="clear" w:color="auto" w:fill="FFC0C0"/>
            <w:tcMar>
              <w:top w:w="15" w:type="dxa"/>
              <w:left w:w="15" w:type="dxa"/>
              <w:bottom w:w="0" w:type="dxa"/>
              <w:right w:w="15" w:type="dxa"/>
            </w:tcMar>
            <w:vAlign w:val="center"/>
            <w:hideMark/>
          </w:tcPr>
          <w:p w:rsidRPr="002E0A15" w:rsidR="001A61DE" w:rsidP="002E0A15" w:rsidRDefault="001A61DE" w14:paraId="5219F92A" w14:textId="77777777">
            <w:pPr>
              <w:spacing w:after="0" w:line="240" w:lineRule="auto"/>
              <w:jc w:val="center"/>
              <w:rPr>
                <w:sz w:val="24"/>
              </w:rPr>
            </w:pPr>
            <w:r w:rsidRPr="002E0A15">
              <w:rPr>
                <w:bCs/>
                <w:sz w:val="24"/>
              </w:rPr>
              <w:t>Spørsmål</w:t>
            </w:r>
          </w:p>
        </w:tc>
        <w:tc>
          <w:tcPr>
            <w:tcW w:w="3807" w:type="dxa"/>
            <w:gridSpan w:val="3"/>
            <w:tcBorders>
              <w:top w:val="single" w:color="FFFFFF" w:sz="8" w:space="0"/>
              <w:left w:val="single" w:color="FFFFFF" w:sz="8" w:space="0"/>
              <w:bottom w:val="single" w:color="FFFFFF" w:sz="8" w:space="0"/>
              <w:right w:val="single" w:color="FFFFFF" w:sz="8" w:space="0"/>
            </w:tcBorders>
            <w:shd w:val="clear" w:color="auto" w:fill="FFC0C0"/>
            <w:tcMar>
              <w:top w:w="15" w:type="dxa"/>
              <w:left w:w="15" w:type="dxa"/>
              <w:bottom w:w="0" w:type="dxa"/>
              <w:right w:w="15" w:type="dxa"/>
            </w:tcMar>
            <w:vAlign w:val="center"/>
            <w:hideMark/>
          </w:tcPr>
          <w:p w:rsidRPr="002E0A15" w:rsidR="001A61DE" w:rsidP="002E0A15" w:rsidRDefault="001A61DE" w14:paraId="497896A6" w14:textId="77777777">
            <w:pPr>
              <w:spacing w:after="0" w:line="240" w:lineRule="auto"/>
              <w:jc w:val="center"/>
              <w:rPr>
                <w:sz w:val="24"/>
              </w:rPr>
            </w:pPr>
            <w:r w:rsidRPr="002E0A15">
              <w:rPr>
                <w:bCs/>
                <w:sz w:val="24"/>
              </w:rPr>
              <w:t>Svar</w:t>
            </w:r>
          </w:p>
        </w:tc>
      </w:tr>
      <w:tr w:rsidRPr="001A61DE" w:rsidR="00151202" w:rsidTr="00151202" w14:paraId="18837923" w14:textId="77777777">
        <w:trPr>
          <w:trHeight w:val="680"/>
        </w:trPr>
        <w:tc>
          <w:tcPr>
            <w:tcW w:w="5255" w:type="dxa"/>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hideMark/>
          </w:tcPr>
          <w:p w:rsidRPr="001A61DE" w:rsidR="00151202" w:rsidP="0071788F" w:rsidRDefault="00B43EA5" w14:paraId="3449F889" w14:textId="48157F3B">
            <w:pPr>
              <w:spacing w:after="0" w:line="240" w:lineRule="auto"/>
            </w:pPr>
            <w:r>
              <w:t>Hvor kan vi finne dokumente</w:t>
            </w:r>
            <w:r w:rsidR="00493923">
              <w:t>r</w:t>
            </w:r>
            <w:r>
              <w:t>t vurdering av hvorvidt etterlevelseskravene oppfylles?</w:t>
            </w:r>
            <w:r w:rsidRPr="001A61DE" w:rsidR="00151202">
              <w:t xml:space="preserve"> </w:t>
            </w:r>
          </w:p>
        </w:tc>
        <w:tc>
          <w:tcPr>
            <w:tcW w:w="3807" w:type="dxa"/>
            <w:gridSpan w:val="3"/>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hideMark/>
          </w:tcPr>
          <w:p w:rsidRPr="00D60A9B" w:rsidR="00151202" w:rsidP="001708A6" w:rsidRDefault="00D60A9B" w14:paraId="14D05CC4" w14:textId="2C6D1A46">
            <w:pPr>
              <w:spacing w:after="0" w:line="240" w:lineRule="auto"/>
              <w:ind w:left="113"/>
            </w:pPr>
            <w:r>
              <w:t>Se</w:t>
            </w:r>
            <w:r w:rsidR="001708A6">
              <w:t xml:space="preserve"> </w:t>
            </w:r>
            <w:r w:rsidR="001708A6">
              <w:fldChar w:fldCharType="begin"/>
            </w:r>
            <w:r w:rsidR="001708A6">
              <w:instrText xml:space="preserve"> REF _Ref8637974 \h </w:instrText>
            </w:r>
            <w:r w:rsidR="001708A6">
              <w:fldChar w:fldCharType="separate"/>
            </w:r>
            <w:r w:rsidR="001708A6">
              <w:t>Vedlegg 4 Etterlevelseskrav</w:t>
            </w:r>
            <w:r w:rsidR="001708A6">
              <w:fldChar w:fldCharType="end"/>
            </w:r>
            <w:r>
              <w:t>.</w:t>
            </w:r>
          </w:p>
        </w:tc>
      </w:tr>
      <w:tr w:rsidRPr="001A61DE" w:rsidR="00293532" w:rsidTr="004773FD" w14:paraId="291175FF" w14:textId="77777777">
        <w:trPr>
          <w:trHeight w:val="704"/>
        </w:trPr>
        <w:tc>
          <w:tcPr>
            <w:tcW w:w="5255" w:type="dxa"/>
            <w:tcBorders>
              <w:top w:val="single" w:color="FFFFFF" w:sz="8" w:space="0"/>
              <w:left w:val="single" w:color="FFFFFF" w:sz="8" w:space="0"/>
              <w:bottom w:val="single" w:color="FFFFFF" w:sz="8" w:space="0"/>
              <w:right w:val="single" w:color="FFFFFF" w:sz="8" w:space="0"/>
            </w:tcBorders>
            <w:shd w:val="clear" w:color="auto" w:fill="DADADA"/>
            <w:tcMar>
              <w:top w:w="15" w:type="dxa"/>
              <w:left w:w="113" w:type="dxa"/>
              <w:bottom w:w="0" w:type="dxa"/>
              <w:right w:w="15" w:type="dxa"/>
            </w:tcMar>
            <w:vAlign w:val="center"/>
            <w:hideMark/>
          </w:tcPr>
          <w:p w:rsidRPr="001A61DE" w:rsidR="00293532" w:rsidP="0071788F" w:rsidRDefault="00293532" w14:paraId="06CAF475" w14:textId="5A68875A">
            <w:pPr>
              <w:spacing w:after="0" w:line="240" w:lineRule="auto"/>
            </w:pPr>
            <w:r w:rsidRPr="001A61DE">
              <w:t xml:space="preserve">Er </w:t>
            </w:r>
            <w:r>
              <w:t xml:space="preserve">alle </w:t>
            </w:r>
            <w:r w:rsidR="00671295">
              <w:t xml:space="preserve">de relevante </w:t>
            </w:r>
            <w:r w:rsidRPr="001A61DE">
              <w:t>etterlevelseskravene kvittert ut</w:t>
            </w:r>
            <w:r>
              <w:t xml:space="preserve"> på tilfredsstillende måte</w:t>
            </w:r>
            <w:r w:rsidRPr="001A61DE">
              <w:t>?</w:t>
            </w:r>
          </w:p>
        </w:tc>
        <w:tc>
          <w:tcPr>
            <w:tcW w:w="1269" w:type="dxa"/>
            <w:tcBorders>
              <w:top w:val="single" w:color="FFFFFF" w:sz="8" w:space="0"/>
              <w:left w:val="single" w:color="FFFFFF" w:sz="8" w:space="0"/>
              <w:bottom w:val="single" w:color="FFFFFF" w:sz="8" w:space="0"/>
              <w:right w:val="single" w:color="FFFFFF" w:sz="8" w:space="0"/>
            </w:tcBorders>
            <w:shd w:val="clear" w:color="auto" w:fill="EFEFEF"/>
            <w:tcMar>
              <w:top w:w="15" w:type="dxa"/>
              <w:left w:w="15" w:type="dxa"/>
              <w:bottom w:w="0" w:type="dxa"/>
              <w:right w:w="15" w:type="dxa"/>
            </w:tcMar>
            <w:hideMark/>
          </w:tcPr>
          <w:p w:rsidRPr="00293532" w:rsidR="00293532" w:rsidP="00293532" w:rsidRDefault="00293532" w14:paraId="4307EBFB" w14:textId="3BDAD388">
            <w:pPr>
              <w:spacing w:after="0"/>
              <w:jc w:val="center"/>
            </w:pPr>
            <w:r w:rsidRPr="00293532">
              <w:br/>
            </w:r>
            <w:sdt>
              <w:sdtPr>
                <w:id w:val="866173881"/>
                <w14:checkbox>
                  <w14:checked w14:val="1"/>
                  <w14:checkedState w14:val="2612" w14:font="MS Gothic"/>
                  <w14:uncheckedState w14:val="2610" w14:font="MS Gothic"/>
                </w14:checkbox>
              </w:sdtPr>
              <w:sdtContent>
                <w:r w:rsidR="00D60A9B">
                  <w:rPr>
                    <w:rFonts w:hint="eastAsia" w:ascii="MS Gothic" w:hAnsi="MS Gothic" w:eastAsia="MS Gothic"/>
                  </w:rPr>
                  <w:t>☒</w:t>
                </w:r>
              </w:sdtContent>
            </w:sdt>
            <w:r w:rsidRPr="00293532">
              <w:t xml:space="preserve"> Ja</w:t>
            </w:r>
          </w:p>
          <w:p w:rsidRPr="001A61DE" w:rsidR="00293532" w:rsidP="00293532" w:rsidRDefault="00293532" w14:paraId="142291F4" w14:textId="44491719">
            <w:pPr>
              <w:spacing w:after="0" w:line="240" w:lineRule="auto"/>
            </w:pPr>
          </w:p>
        </w:tc>
        <w:tc>
          <w:tcPr>
            <w:tcW w:w="1269" w:type="dxa"/>
            <w:tcBorders>
              <w:top w:val="single" w:color="FFFFFF" w:sz="8" w:space="0"/>
              <w:left w:val="single" w:color="FFFFFF" w:sz="8" w:space="0"/>
              <w:bottom w:val="single" w:color="FFFFFF" w:sz="8" w:space="0"/>
              <w:right w:val="single" w:color="FFFFFF" w:sz="8" w:space="0"/>
            </w:tcBorders>
            <w:shd w:val="clear" w:color="auto" w:fill="EFEFEF"/>
          </w:tcPr>
          <w:p w:rsidRPr="00293532" w:rsidR="00293532" w:rsidP="00293532" w:rsidRDefault="00293532" w14:paraId="21F4C41E" w14:textId="77777777">
            <w:pPr>
              <w:spacing w:after="0"/>
              <w:jc w:val="center"/>
            </w:pPr>
            <w:r w:rsidRPr="00293532">
              <w:br/>
            </w:r>
            <w:sdt>
              <w:sdtPr>
                <w:id w:val="-36503140"/>
                <w14:checkbox>
                  <w14:checked w14:val="0"/>
                  <w14:checkedState w14:val="2612" w14:font="MS Gothic"/>
                  <w14:uncheckedState w14:val="2610" w14:font="MS Gothic"/>
                </w14:checkbox>
              </w:sdtPr>
              <w:sdtContent>
                <w:r w:rsidRPr="00293532">
                  <w:rPr>
                    <w:rFonts w:hint="eastAsia" w:ascii="MS Gothic" w:hAnsi="MS Gothic" w:eastAsia="MS Gothic"/>
                  </w:rPr>
                  <w:t>☐</w:t>
                </w:r>
              </w:sdtContent>
            </w:sdt>
            <w:r w:rsidRPr="00293532">
              <w:t xml:space="preserve"> Nei</w:t>
            </w:r>
          </w:p>
          <w:p w:rsidRPr="001A61DE" w:rsidR="00293532" w:rsidP="00293532" w:rsidRDefault="00293532" w14:paraId="0D45ECA0" w14:textId="77777777">
            <w:pPr>
              <w:spacing w:after="0" w:line="240" w:lineRule="auto"/>
            </w:pPr>
          </w:p>
        </w:tc>
        <w:tc>
          <w:tcPr>
            <w:tcW w:w="1269" w:type="dxa"/>
            <w:tcBorders>
              <w:top w:val="single" w:color="FFFFFF" w:sz="8" w:space="0"/>
              <w:left w:val="single" w:color="FFFFFF" w:sz="8" w:space="0"/>
              <w:bottom w:val="single" w:color="FFFFFF" w:sz="8" w:space="0"/>
              <w:right w:val="single" w:color="FFFFFF" w:sz="8" w:space="0"/>
            </w:tcBorders>
            <w:shd w:val="clear" w:color="auto" w:fill="EFEFEF"/>
          </w:tcPr>
          <w:p w:rsidRPr="00293532" w:rsidR="00293532" w:rsidP="00293532" w:rsidRDefault="00293532" w14:paraId="461474C3" w14:textId="77777777">
            <w:pPr>
              <w:spacing w:after="0"/>
              <w:jc w:val="center"/>
            </w:pPr>
            <w:r w:rsidRPr="00293532">
              <w:br/>
            </w:r>
            <w:sdt>
              <w:sdtPr>
                <w:id w:val="-155374365"/>
                <w14:checkbox>
                  <w14:checked w14:val="0"/>
                  <w14:checkedState w14:val="2612" w14:font="MS Gothic"/>
                  <w14:uncheckedState w14:val="2610" w14:font="MS Gothic"/>
                </w14:checkbox>
              </w:sdtPr>
              <w:sdtContent>
                <w:r w:rsidRPr="00293532">
                  <w:rPr>
                    <w:rFonts w:hint="eastAsia" w:ascii="MS Gothic" w:hAnsi="MS Gothic" w:eastAsia="MS Gothic"/>
                  </w:rPr>
                  <w:t>☐</w:t>
                </w:r>
              </w:sdtContent>
            </w:sdt>
            <w:r w:rsidRPr="00293532">
              <w:t xml:space="preserve"> Delvis</w:t>
            </w:r>
          </w:p>
          <w:p w:rsidRPr="001A61DE" w:rsidR="00293532" w:rsidP="00293532" w:rsidRDefault="00293532" w14:paraId="3310DD95" w14:textId="7B089AAB">
            <w:pPr>
              <w:spacing w:after="0" w:line="240" w:lineRule="auto"/>
            </w:pPr>
          </w:p>
        </w:tc>
      </w:tr>
    </w:tbl>
    <w:p w:rsidR="00097840" w:rsidP="009F4D10" w:rsidRDefault="00D5057B" w14:paraId="5D46B2AF" w14:textId="4AF219B8">
      <w:pPr>
        <w:pStyle w:val="Overskrift2"/>
        <w:numPr>
          <w:ilvl w:val="1"/>
          <w:numId w:val="1"/>
        </w:numPr>
        <w:spacing w:before="360"/>
      </w:pPr>
      <w:bookmarkStart w:name="_Toc1743387" w:id="102"/>
      <w:r>
        <w:t>Risikovurdering</w:t>
      </w:r>
      <w:r w:rsidR="00097840">
        <w:t xml:space="preserve"> </w:t>
      </w:r>
      <w:r w:rsidR="004426B7">
        <w:t xml:space="preserve">av </w:t>
      </w:r>
      <w:r w:rsidR="00097840">
        <w:t>personopplysningssikkerhet</w:t>
      </w:r>
      <w:r w:rsidR="00A0193B">
        <w:t>en</w:t>
      </w:r>
      <w:bookmarkEnd w:id="102"/>
    </w:p>
    <w:tbl>
      <w:tblPr>
        <w:tblW w:w="9102" w:type="dxa"/>
        <w:tblLayout w:type="fixed"/>
        <w:tblCellMar>
          <w:left w:w="0" w:type="dxa"/>
          <w:right w:w="0" w:type="dxa"/>
        </w:tblCellMar>
        <w:tblLook w:val="0600" w:firstRow="0" w:lastRow="0" w:firstColumn="0" w:lastColumn="0" w:noHBand="1" w:noVBand="1"/>
      </w:tblPr>
      <w:tblGrid>
        <w:gridCol w:w="2850"/>
        <w:gridCol w:w="2812"/>
        <w:gridCol w:w="3440"/>
      </w:tblGrid>
      <w:tr w:rsidRPr="004179F9" w:rsidR="0063386B" w:rsidTr="00FA04BC" w14:paraId="453823B2" w14:textId="77777777">
        <w:trPr>
          <w:trHeight w:val="451"/>
        </w:trPr>
        <w:tc>
          <w:tcPr>
            <w:tcW w:w="9102" w:type="dxa"/>
            <w:gridSpan w:val="3"/>
            <w:tcBorders>
              <w:top w:val="single" w:color="FFFFFF" w:sz="8" w:space="0"/>
              <w:left w:val="single" w:color="FFFFFF" w:sz="8" w:space="0"/>
              <w:bottom w:val="single" w:color="FFFFFF" w:sz="8" w:space="0"/>
              <w:right w:val="single" w:color="FFFFFF" w:sz="8" w:space="0"/>
            </w:tcBorders>
            <w:shd w:val="clear" w:color="auto" w:fill="FFC0C0"/>
            <w:tcMar>
              <w:top w:w="15" w:type="dxa"/>
              <w:left w:w="15" w:type="dxa"/>
              <w:bottom w:w="0" w:type="dxa"/>
              <w:right w:w="15" w:type="dxa"/>
            </w:tcMar>
            <w:vAlign w:val="center"/>
          </w:tcPr>
          <w:p w:rsidRPr="00D60A9B" w:rsidR="0063386B" w:rsidP="002E0A15" w:rsidRDefault="00341DBC" w14:paraId="4D2951E9" w14:textId="6A5BE97C">
            <w:pPr>
              <w:jc w:val="center"/>
              <w:rPr>
                <w:bCs/>
                <w:sz w:val="24"/>
                <w:highlight w:val="yellow"/>
              </w:rPr>
            </w:pPr>
            <w:r w:rsidRPr="00B3788C">
              <w:rPr>
                <w:bCs/>
                <w:sz w:val="24"/>
              </w:rPr>
              <w:t>Spørsmål ved eksisterende</w:t>
            </w:r>
            <w:r w:rsidRPr="00B3788C" w:rsidR="000D3D8B">
              <w:rPr>
                <w:bCs/>
                <w:sz w:val="24"/>
              </w:rPr>
              <w:t xml:space="preserve"> </w:t>
            </w:r>
            <w:r w:rsidRPr="00B3788C" w:rsidR="00EB6F89">
              <w:rPr>
                <w:bCs/>
                <w:sz w:val="24"/>
              </w:rPr>
              <w:t>risikovurdering</w:t>
            </w:r>
          </w:p>
        </w:tc>
      </w:tr>
      <w:tr w:rsidRPr="004179F9" w:rsidR="00E01D02" w:rsidTr="00FA04BC" w14:paraId="6E8AF561" w14:textId="77777777">
        <w:trPr>
          <w:trHeight w:val="451"/>
        </w:trPr>
        <w:tc>
          <w:tcPr>
            <w:tcW w:w="2850" w:type="dxa"/>
            <w:tcBorders>
              <w:top w:val="single" w:color="FFFFFF" w:sz="8" w:space="0"/>
              <w:left w:val="single" w:color="FFFFFF" w:sz="8" w:space="0"/>
              <w:bottom w:val="single" w:color="FFFFFF" w:sz="8" w:space="0"/>
              <w:right w:val="single" w:color="FFFFFF" w:sz="8" w:space="0"/>
            </w:tcBorders>
            <w:shd w:val="clear" w:color="auto" w:fill="D0CECE" w:themeFill="background2" w:themeFillShade="E6"/>
            <w:tcMar>
              <w:top w:w="15" w:type="dxa"/>
              <w:left w:w="15" w:type="dxa"/>
              <w:bottom w:w="0" w:type="dxa"/>
              <w:right w:w="15" w:type="dxa"/>
            </w:tcMar>
            <w:vAlign w:val="center"/>
          </w:tcPr>
          <w:p w:rsidRPr="00B43EA5" w:rsidR="00E01D02" w:rsidP="0049354F" w:rsidRDefault="00E01D02" w14:paraId="570A5F36" w14:textId="5F4A1432">
            <w:r w:rsidRPr="00B43EA5">
              <w:t xml:space="preserve">Hvis allerede vurdert, hvor er </w:t>
            </w:r>
            <w:r w:rsidRPr="00B43EA5" w:rsidR="00BD6281">
              <w:t xml:space="preserve">den </w:t>
            </w:r>
            <w:r w:rsidRPr="00B43EA5">
              <w:t>relevant</w:t>
            </w:r>
            <w:r w:rsidRPr="00B43EA5" w:rsidR="00BD6281">
              <w:t>e</w:t>
            </w:r>
            <w:r w:rsidRPr="00B43EA5">
              <w:t xml:space="preserve"> dokumentasjon</w:t>
            </w:r>
            <w:r w:rsidRPr="00B43EA5" w:rsidR="00BD6281">
              <w:t>en</w:t>
            </w:r>
            <w:r w:rsidRPr="00B43EA5">
              <w:t xml:space="preserve"> lagret?</w:t>
            </w:r>
          </w:p>
        </w:tc>
        <w:tc>
          <w:tcPr>
            <w:tcW w:w="6252"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Pr>
          <w:p w:rsidRPr="00FA04BC" w:rsidR="00FA04BC" w:rsidP="00FA04BC" w:rsidRDefault="00FA04BC" w14:paraId="30429212" w14:textId="77777777">
            <w:pPr>
              <w:rPr>
                <w:rStyle w:val="Svakutheving"/>
              </w:rPr>
            </w:pPr>
            <w:r w:rsidRPr="00FA04BC">
              <w:rPr>
                <w:rStyle w:val="Svakutheving"/>
              </w:rPr>
              <w:t>Risikovurdering av produksjonsmiljøet</w:t>
            </w:r>
          </w:p>
          <w:p w:rsidRPr="00F11BBB" w:rsidR="00FA04BC" w:rsidP="00FA04BC" w:rsidRDefault="00000000" w14:paraId="04EA817A" w14:textId="7E6CC080">
            <w:pPr>
              <w:rPr>
                <w:sz w:val="16"/>
              </w:rPr>
            </w:pPr>
            <w:hyperlink w:history="1" w:anchor="/xlsx/viewer/teams/https%3A~2F~2Fnavno.sharepoint.com~2Fsites~2FRisikovurderinger668~2FShared%20Documents~2FGeneral~2FProsjekt~2FEESSI2~2FProduksjonsmilj%C3%B8~2FRisikoliste%20-%20Risiko%20EESSI2%20produksjonsmilj%C3%B8.xlsx?threadId=19%3Abb0f1d226bb24dda" r:id="rId13">
              <w:r w:rsidRPr="00F11BBB" w:rsidR="00FA04BC">
                <w:rPr>
                  <w:rStyle w:val="Hyperkobling"/>
                  <w:sz w:val="16"/>
                </w:rPr>
                <w:t>https://teams.microsoft.com/_#/xlsx/viewer/teams/https%3A~2F~2Fnavno.sharepoint.com~2F</w:t>
              </w:r>
              <w:r w:rsidRPr="00F11BBB" w:rsidR="007D0583">
                <w:rPr>
                  <w:rStyle w:val="Hyperkobling"/>
                  <w:sz w:val="16"/>
                </w:rPr>
                <w:t>s</w:t>
              </w:r>
              <w:r w:rsidRPr="00F11BBB" w:rsidR="00FA04BC">
                <w:rPr>
                  <w:rStyle w:val="Hyperkobling"/>
                  <w:sz w:val="16"/>
                </w:rPr>
                <w:t>ites~2F</w:t>
              </w:r>
              <w:r w:rsidRPr="00F11BBB" w:rsidR="007D0583">
                <w:rPr>
                  <w:rStyle w:val="Hyperkobling"/>
                  <w:sz w:val="16"/>
                </w:rPr>
                <w:t>r</w:t>
              </w:r>
              <w:r w:rsidRPr="00F11BBB" w:rsidR="00FA04BC">
                <w:rPr>
                  <w:rStyle w:val="Hyperkobling"/>
                  <w:sz w:val="16"/>
                </w:rPr>
                <w:t>isikovurderinger668~2F</w:t>
              </w:r>
              <w:r w:rsidRPr="00F11BBB" w:rsidR="007D0583">
                <w:rPr>
                  <w:rStyle w:val="Hyperkobling"/>
                  <w:sz w:val="16"/>
                </w:rPr>
                <w:t>s</w:t>
              </w:r>
              <w:r w:rsidRPr="00F11BBB" w:rsidR="00FA04BC">
                <w:rPr>
                  <w:rStyle w:val="Hyperkobling"/>
                  <w:sz w:val="16"/>
                </w:rPr>
                <w:t>hared%20Documents~2F</w:t>
              </w:r>
              <w:r w:rsidRPr="00F11BBB" w:rsidR="007D0583">
                <w:rPr>
                  <w:rStyle w:val="Hyperkobling"/>
                  <w:sz w:val="16"/>
                </w:rPr>
                <w:t>g</w:t>
              </w:r>
              <w:r w:rsidRPr="00F11BBB" w:rsidR="00FA04BC">
                <w:rPr>
                  <w:rStyle w:val="Hyperkobling"/>
                  <w:sz w:val="16"/>
                </w:rPr>
                <w:t>eneral~2F</w:t>
              </w:r>
              <w:r w:rsidRPr="00F11BBB" w:rsidR="007D0583">
                <w:rPr>
                  <w:rStyle w:val="Hyperkobling"/>
                  <w:sz w:val="16"/>
                </w:rPr>
                <w:t>p</w:t>
              </w:r>
              <w:r w:rsidRPr="00F11BBB" w:rsidR="00FA04BC">
                <w:rPr>
                  <w:rStyle w:val="Hyperkobling"/>
                  <w:sz w:val="16"/>
                </w:rPr>
                <w:t>rosjekt~2FEESSI2~2F</w:t>
              </w:r>
              <w:r w:rsidRPr="00F11BBB" w:rsidR="007D0583">
                <w:rPr>
                  <w:rStyle w:val="Hyperkobling"/>
                  <w:sz w:val="16"/>
                </w:rPr>
                <w:t>p</w:t>
              </w:r>
              <w:r w:rsidRPr="00F11BBB" w:rsidR="00FA04BC">
                <w:rPr>
                  <w:rStyle w:val="Hyperkobling"/>
                  <w:sz w:val="16"/>
                </w:rPr>
                <w:t>roduksjonsmilj%C3%B8~2F</w:t>
              </w:r>
              <w:r w:rsidRPr="00F11BBB" w:rsidR="007D0583">
                <w:rPr>
                  <w:rStyle w:val="Hyperkobling"/>
                  <w:sz w:val="16"/>
                </w:rPr>
                <w:t>r</w:t>
              </w:r>
              <w:r w:rsidRPr="00F11BBB" w:rsidR="00FA04BC">
                <w:rPr>
                  <w:rStyle w:val="Hyperkobling"/>
                  <w:sz w:val="16"/>
                </w:rPr>
                <w:t>isikoliste%20-%20Risiko%20EESSI2%20produksjonsmilj%C3%B8.xlsx?threadId=19%3Abb0f1d226bb24dda80150e849766349c%40thread.skype&amp;baseUrl=https%3A~2F~2Fnavno.sharepoint.com~2Fsites~2FRisikovurderinger668&amp;fileId=D32317A1-59BC-4746-9062-1E5F40F1F887&amp;ctx=files&amp;viewerAction=view</w:t>
              </w:r>
            </w:hyperlink>
            <w:r w:rsidRPr="00F11BBB" w:rsidR="00FA04BC">
              <w:rPr>
                <w:sz w:val="16"/>
              </w:rPr>
              <w:t xml:space="preserve"> </w:t>
            </w:r>
          </w:p>
          <w:p w:rsidRPr="00FA04BC" w:rsidR="00FA04BC" w:rsidP="00FA04BC" w:rsidRDefault="00FA04BC" w14:paraId="3375DCFE" w14:textId="038D1824">
            <w:pPr>
              <w:pStyle w:val="Overskrift2"/>
              <w:rPr>
                <w:rStyle w:val="Svakutheving"/>
                <w:rFonts w:asciiTheme="minorHAnsi" w:hAnsiTheme="minorHAnsi" w:eastAsiaTheme="minorHAnsi" w:cstheme="minorBidi"/>
                <w:sz w:val="22"/>
                <w:szCs w:val="22"/>
              </w:rPr>
            </w:pPr>
            <w:r>
              <w:rPr>
                <w:rStyle w:val="Svakutheving"/>
                <w:rFonts w:asciiTheme="minorHAnsi" w:hAnsiTheme="minorHAnsi" w:eastAsiaTheme="minorHAnsi" w:cstheme="minorBidi"/>
                <w:sz w:val="22"/>
                <w:szCs w:val="22"/>
              </w:rPr>
              <w:t xml:space="preserve">Risikovurdering av </w:t>
            </w:r>
            <w:proofErr w:type="spellStart"/>
            <w:r>
              <w:rPr>
                <w:rStyle w:val="Svakutheving"/>
                <w:rFonts w:asciiTheme="minorHAnsi" w:hAnsiTheme="minorHAnsi" w:eastAsiaTheme="minorHAnsi" w:cstheme="minorBidi"/>
                <w:sz w:val="22"/>
                <w:szCs w:val="22"/>
              </w:rPr>
              <w:t>Confluence</w:t>
            </w:r>
            <w:r w:rsidRPr="00FA04BC">
              <w:rPr>
                <w:rStyle w:val="Svakutheving"/>
                <w:rFonts w:asciiTheme="minorHAnsi" w:hAnsiTheme="minorHAnsi" w:eastAsiaTheme="minorHAnsi" w:cstheme="minorBidi"/>
                <w:sz w:val="22"/>
                <w:szCs w:val="22"/>
              </w:rPr>
              <w:t>miljøet</w:t>
            </w:r>
            <w:proofErr w:type="spellEnd"/>
          </w:p>
          <w:p w:rsidRPr="00F11BBB" w:rsidR="00FA04BC" w:rsidP="00FA04BC" w:rsidRDefault="00000000" w14:paraId="4BABD48A" w14:textId="43A36860">
            <w:pPr>
              <w:rPr>
                <w:sz w:val="16"/>
              </w:rPr>
            </w:pPr>
            <w:hyperlink w:history="1" w:anchor="/xlsx/viewer/teams/https%3A~2F~2Fnavno.sharepoint.com~2Fsites~2FRisikovurderinger668~2FShared%20Documents~2FGeneral~2FProsjekt~2FEESSI2~2FConfermance%20testmilj%C3%B8~2FRisikoliste%20-%20Risiko%20EESSI2%20Conformance%20testmilj%C3%B8.xlsx?threadId=19%3Abb" r:id="rId14">
              <w:r w:rsidRPr="00F11BBB" w:rsidR="00FA04BC">
                <w:rPr>
                  <w:rStyle w:val="Hyperkobling"/>
                  <w:sz w:val="16"/>
                </w:rPr>
                <w:t>https://teams.microsoft.com/_#/xlsx/viewer/teams/https%3A~2F~2Fnavno.sharepoint.com~2F</w:t>
              </w:r>
              <w:r w:rsidRPr="00F11BBB" w:rsidR="007D0583">
                <w:rPr>
                  <w:rStyle w:val="Hyperkobling"/>
                  <w:sz w:val="16"/>
                </w:rPr>
                <w:t>s</w:t>
              </w:r>
              <w:r w:rsidRPr="00F11BBB" w:rsidR="00FA04BC">
                <w:rPr>
                  <w:rStyle w:val="Hyperkobling"/>
                  <w:sz w:val="16"/>
                </w:rPr>
                <w:t>ites~2F</w:t>
              </w:r>
              <w:r w:rsidRPr="00F11BBB" w:rsidR="007D0583">
                <w:rPr>
                  <w:rStyle w:val="Hyperkobling"/>
                  <w:sz w:val="16"/>
                </w:rPr>
                <w:t>r</w:t>
              </w:r>
              <w:r w:rsidRPr="00F11BBB" w:rsidR="00FA04BC">
                <w:rPr>
                  <w:rStyle w:val="Hyperkobling"/>
                  <w:sz w:val="16"/>
                </w:rPr>
                <w:t>isikovurderinger668~2F</w:t>
              </w:r>
              <w:r w:rsidRPr="00F11BBB" w:rsidR="007D0583">
                <w:rPr>
                  <w:rStyle w:val="Hyperkobling"/>
                  <w:sz w:val="16"/>
                </w:rPr>
                <w:t>s</w:t>
              </w:r>
              <w:r w:rsidRPr="00F11BBB" w:rsidR="00FA04BC">
                <w:rPr>
                  <w:rStyle w:val="Hyperkobling"/>
                  <w:sz w:val="16"/>
                </w:rPr>
                <w:t>hared%20Documents~2F</w:t>
              </w:r>
              <w:r w:rsidRPr="00F11BBB" w:rsidR="007D0583">
                <w:rPr>
                  <w:rStyle w:val="Hyperkobling"/>
                  <w:sz w:val="16"/>
                </w:rPr>
                <w:t>g</w:t>
              </w:r>
              <w:r w:rsidRPr="00F11BBB" w:rsidR="00FA04BC">
                <w:rPr>
                  <w:rStyle w:val="Hyperkobling"/>
                  <w:sz w:val="16"/>
                </w:rPr>
                <w:t>eneral~2F</w:t>
              </w:r>
              <w:r w:rsidRPr="00F11BBB" w:rsidR="007D0583">
                <w:rPr>
                  <w:rStyle w:val="Hyperkobling"/>
                  <w:sz w:val="16"/>
                </w:rPr>
                <w:t>p</w:t>
              </w:r>
              <w:r w:rsidRPr="00F11BBB" w:rsidR="00FA04BC">
                <w:rPr>
                  <w:rStyle w:val="Hyperkobling"/>
                  <w:sz w:val="16"/>
                </w:rPr>
                <w:t>rosjekt~2FEESSI2~2F</w:t>
              </w:r>
              <w:r w:rsidRPr="00F11BBB" w:rsidR="007D0583">
                <w:rPr>
                  <w:rStyle w:val="Hyperkobling"/>
                  <w:sz w:val="16"/>
                </w:rPr>
                <w:t>c</w:t>
              </w:r>
              <w:r w:rsidRPr="00F11BBB" w:rsidR="00FA04BC">
                <w:rPr>
                  <w:rStyle w:val="Hyperkobling"/>
                  <w:sz w:val="16"/>
                </w:rPr>
                <w:t>onfermance%20testmilj%C3%B8~2F</w:t>
              </w:r>
              <w:r w:rsidRPr="00F11BBB" w:rsidR="007D0583">
                <w:rPr>
                  <w:rStyle w:val="Hyperkobling"/>
                  <w:sz w:val="16"/>
                </w:rPr>
                <w:t>r</w:t>
              </w:r>
              <w:r w:rsidRPr="00F11BBB" w:rsidR="00FA04BC">
                <w:rPr>
                  <w:rStyle w:val="Hyperkobling"/>
                  <w:sz w:val="16"/>
                </w:rPr>
                <w:t>isikoliste%20-%20Risiko%20EESSI2%20Conformance%20testmilj%C3%B8.xlsx?threadId=19%3Abb0f1d226bb24dda80150e849766349c%40thread.skype&amp;baseUrl=https%3A~2F~2Fnavno.sharepoint.com~2Fsites~2F</w:t>
              </w:r>
              <w:r w:rsidRPr="00F11BBB" w:rsidR="007D0583">
                <w:rPr>
                  <w:rStyle w:val="Hyperkobling"/>
                  <w:sz w:val="16"/>
                </w:rPr>
                <w:t>r</w:t>
              </w:r>
              <w:r w:rsidRPr="00F11BBB" w:rsidR="00FA04BC">
                <w:rPr>
                  <w:rStyle w:val="Hyperkobling"/>
                  <w:sz w:val="16"/>
                </w:rPr>
                <w:t>isikovurderinger668&amp;fileId=8BDE0993-E8CC-4CBE-9B51-36BAAB13A22B&amp;ctx=files&amp;viewerAction=view</w:t>
              </w:r>
            </w:hyperlink>
            <w:r w:rsidRPr="00F11BBB" w:rsidR="00FA04BC">
              <w:rPr>
                <w:sz w:val="16"/>
              </w:rPr>
              <w:t xml:space="preserve"> </w:t>
            </w:r>
          </w:p>
          <w:p w:rsidRPr="00B3788C" w:rsidR="00FA04BC" w:rsidP="00FA04BC" w:rsidRDefault="00000000" w14:paraId="1A058AED" w14:textId="3BE3BEFD">
            <w:pPr>
              <w:rPr>
                <w:sz w:val="12"/>
              </w:rPr>
            </w:pPr>
            <w:hyperlink w:history="1" w:anchor="/docx/viewer/teams/https%3A~2F~2Fnavno.sharepoint.com~2Fsites~2FRisikovurderinger668~2FShared%20Documents~2FGeneral~2FProsjekt~2FEESSI2~2FConfermance%20testmilj%C3%B8~2FOppsummering%20EESSI2%20Conformance%20testmilj%C3%B8.docx?threadId=19%3Abb0f1d226bb24d" r:id="rId15">
              <w:r w:rsidRPr="00F11BBB" w:rsidR="00FA04BC">
                <w:rPr>
                  <w:rStyle w:val="Hyperkobling"/>
                  <w:sz w:val="16"/>
                </w:rPr>
                <w:t>https://teams.microsoft.com/_#/docx/viewer/teams/https%3A~2F~2Fnavno.sharepoint.com~2Fsites~2F</w:t>
              </w:r>
              <w:r w:rsidRPr="00F11BBB" w:rsidR="007D0583">
                <w:rPr>
                  <w:rStyle w:val="Hyperkobling"/>
                  <w:sz w:val="16"/>
                </w:rPr>
                <w:t>r</w:t>
              </w:r>
              <w:r w:rsidRPr="00F11BBB" w:rsidR="00FA04BC">
                <w:rPr>
                  <w:rStyle w:val="Hyperkobling"/>
                  <w:sz w:val="16"/>
                </w:rPr>
                <w:t>isikovurderinger668~2F</w:t>
              </w:r>
              <w:r w:rsidRPr="00F11BBB" w:rsidR="007D0583">
                <w:rPr>
                  <w:rStyle w:val="Hyperkobling"/>
                  <w:sz w:val="16"/>
                </w:rPr>
                <w:t>s</w:t>
              </w:r>
              <w:r w:rsidRPr="00F11BBB" w:rsidR="00FA04BC">
                <w:rPr>
                  <w:rStyle w:val="Hyperkobling"/>
                  <w:sz w:val="16"/>
                </w:rPr>
                <w:t>hared%20Documents~2F</w:t>
              </w:r>
              <w:r w:rsidRPr="00F11BBB" w:rsidR="007D0583">
                <w:rPr>
                  <w:rStyle w:val="Hyperkobling"/>
                  <w:sz w:val="16"/>
                </w:rPr>
                <w:t>g</w:t>
              </w:r>
              <w:r w:rsidRPr="00F11BBB" w:rsidR="00FA04BC">
                <w:rPr>
                  <w:rStyle w:val="Hyperkobling"/>
                  <w:sz w:val="16"/>
                </w:rPr>
                <w:t>eneral~2F</w:t>
              </w:r>
              <w:r w:rsidRPr="00F11BBB" w:rsidR="007D0583">
                <w:rPr>
                  <w:rStyle w:val="Hyperkobling"/>
                  <w:sz w:val="16"/>
                </w:rPr>
                <w:t>p</w:t>
              </w:r>
              <w:r w:rsidRPr="00F11BBB" w:rsidR="00FA04BC">
                <w:rPr>
                  <w:rStyle w:val="Hyperkobling"/>
                  <w:sz w:val="16"/>
                </w:rPr>
                <w:t>rosjekt~2FEESSI2~2FConfermance%20testmilj%C3%B8~2F</w:t>
              </w:r>
              <w:r w:rsidRPr="00F11BBB" w:rsidR="007D0583">
                <w:rPr>
                  <w:rStyle w:val="Hyperkobling"/>
                  <w:sz w:val="16"/>
                </w:rPr>
                <w:t>o</w:t>
              </w:r>
              <w:r w:rsidRPr="00F11BBB" w:rsidR="00FA04BC">
                <w:rPr>
                  <w:rStyle w:val="Hyperkobling"/>
                  <w:sz w:val="16"/>
                </w:rPr>
                <w:t>ppsummering%20EESSI2%20Conformance%20testmilj%C3%B8.docx?threadId=19%3Abb0f1d226bb24dda80150e849766349c%40thread.skype&amp;baseUrl=https%3A~2F~2Fnavno.sharepoint.com~2Fsites~2F</w:t>
              </w:r>
              <w:r w:rsidRPr="00F11BBB" w:rsidR="007D0583">
                <w:rPr>
                  <w:rStyle w:val="Hyperkobling"/>
                  <w:sz w:val="16"/>
                </w:rPr>
                <w:t>r</w:t>
              </w:r>
              <w:r w:rsidRPr="00F11BBB" w:rsidR="00FA04BC">
                <w:rPr>
                  <w:rStyle w:val="Hyperkobling"/>
                  <w:sz w:val="16"/>
                </w:rPr>
                <w:t>isikovurderinger668&amp;fileId=7F188A7F-5702-41A7-9B26-ECB004BE9168&amp;ctx=files&amp;viewerAction=view</w:t>
              </w:r>
            </w:hyperlink>
            <w:r w:rsidRPr="00B3788C" w:rsidR="00FA04BC">
              <w:rPr>
                <w:sz w:val="12"/>
              </w:rPr>
              <w:t xml:space="preserve"> </w:t>
            </w:r>
          </w:p>
          <w:p w:rsidRPr="00FA04BC" w:rsidR="00FA04BC" w:rsidP="00FA04BC" w:rsidRDefault="00FA04BC" w14:paraId="61AF62F0" w14:textId="34F0C460">
            <w:pPr>
              <w:pStyle w:val="Overskrift2"/>
              <w:rPr>
                <w:rStyle w:val="Svakutheving"/>
                <w:rFonts w:asciiTheme="minorHAnsi" w:hAnsiTheme="minorHAnsi" w:eastAsiaTheme="minorHAnsi" w:cstheme="minorBidi"/>
                <w:sz w:val="22"/>
                <w:szCs w:val="22"/>
              </w:rPr>
            </w:pPr>
            <w:r w:rsidRPr="00FA04BC">
              <w:rPr>
                <w:rStyle w:val="Svakutheving"/>
                <w:rFonts w:asciiTheme="minorHAnsi" w:hAnsiTheme="minorHAnsi" w:eastAsiaTheme="minorHAnsi" w:cstheme="minorBidi"/>
                <w:sz w:val="22"/>
                <w:szCs w:val="22"/>
              </w:rPr>
              <w:t>Klassifisering AP</w:t>
            </w:r>
          </w:p>
          <w:p w:rsidRPr="00F11BBB" w:rsidR="00FA04BC" w:rsidP="00FA04BC" w:rsidRDefault="00000000" w14:paraId="20737DE9" w14:textId="624E90FC">
            <w:pPr>
              <w:rPr>
                <w:sz w:val="16"/>
              </w:rPr>
            </w:pPr>
            <w:hyperlink w:history="1" w:anchor="/xlsm/viewer/teams/https%3A~2F~2Fnavno.sharepoint.com~2Fsites~2FRisikovurderinger668~2FShared%20Documents~2FGeneral~2FProsjekt~2FEESSI2~2FAP~2FSikkerhetsklassifisering%20AP%20BIA%20EESSI.xlsm?threadId=19%3Abb0f1d226bb24dda80150e849766349c%40thread.skype&amp;b" r:id="rId16">
              <w:r w:rsidRPr="00F11BBB" w:rsidR="00FA04BC">
                <w:rPr>
                  <w:rStyle w:val="Hyperkobling"/>
                  <w:sz w:val="16"/>
                </w:rPr>
                <w:t>https://teams.microsoft.com/_#/xlsm/viewer/teams/https%3A~2F~2Fnavno.sharepoint.com~2Fsites~2F</w:t>
              </w:r>
              <w:r w:rsidRPr="00F11BBB" w:rsidR="007D0583">
                <w:rPr>
                  <w:rStyle w:val="Hyperkobling"/>
                  <w:sz w:val="16"/>
                </w:rPr>
                <w:t>r</w:t>
              </w:r>
              <w:r w:rsidRPr="00F11BBB" w:rsidR="00FA04BC">
                <w:rPr>
                  <w:rStyle w:val="Hyperkobling"/>
                  <w:sz w:val="16"/>
                </w:rPr>
                <w:t>isikovurderinger668~2F</w:t>
              </w:r>
              <w:r w:rsidRPr="00F11BBB" w:rsidR="007D0583">
                <w:rPr>
                  <w:rStyle w:val="Hyperkobling"/>
                  <w:sz w:val="16"/>
                </w:rPr>
                <w:t>s</w:t>
              </w:r>
              <w:r w:rsidRPr="00F11BBB" w:rsidR="00FA04BC">
                <w:rPr>
                  <w:rStyle w:val="Hyperkobling"/>
                  <w:sz w:val="16"/>
                </w:rPr>
                <w:t>hared%20Documents~2F</w:t>
              </w:r>
              <w:r w:rsidRPr="00F11BBB" w:rsidR="007D0583">
                <w:rPr>
                  <w:rStyle w:val="Hyperkobling"/>
                  <w:sz w:val="16"/>
                </w:rPr>
                <w:t>g</w:t>
              </w:r>
              <w:r w:rsidRPr="00F11BBB" w:rsidR="00FA04BC">
                <w:rPr>
                  <w:rStyle w:val="Hyperkobling"/>
                  <w:sz w:val="16"/>
                </w:rPr>
                <w:t>eneral~2F</w:t>
              </w:r>
              <w:r w:rsidRPr="00F11BBB" w:rsidR="007D0583">
                <w:rPr>
                  <w:rStyle w:val="Hyperkobling"/>
                  <w:sz w:val="16"/>
                </w:rPr>
                <w:t>p</w:t>
              </w:r>
              <w:r w:rsidRPr="00F11BBB" w:rsidR="00FA04BC">
                <w:rPr>
                  <w:rStyle w:val="Hyperkobling"/>
                  <w:sz w:val="16"/>
                </w:rPr>
                <w:t>rosjekt~2FEESSI2~2FAP~2F</w:t>
              </w:r>
              <w:r w:rsidRPr="00F11BBB" w:rsidR="007D0583">
                <w:rPr>
                  <w:rStyle w:val="Hyperkobling"/>
                  <w:sz w:val="16"/>
                </w:rPr>
                <w:t>s</w:t>
              </w:r>
              <w:r w:rsidRPr="00F11BBB" w:rsidR="00FA04BC">
                <w:rPr>
                  <w:rStyle w:val="Hyperkobling"/>
                  <w:sz w:val="16"/>
                </w:rPr>
                <w:t>ikkerhetsklassifisering%20AP%20BIA%20EESSI.xlsm?threadId=19%3Abb0f1d226bb24dda80150e849766349c%40thread.skype&amp;baseUrl=https%3A~2F~2Fnavno.sharepoint.com~2Fsites~2F</w:t>
              </w:r>
              <w:r w:rsidRPr="00F11BBB" w:rsidR="007D0583">
                <w:rPr>
                  <w:rStyle w:val="Hyperkobling"/>
                  <w:sz w:val="16"/>
                </w:rPr>
                <w:t>r</w:t>
              </w:r>
              <w:r w:rsidRPr="00F11BBB" w:rsidR="00FA04BC">
                <w:rPr>
                  <w:rStyle w:val="Hyperkobling"/>
                  <w:sz w:val="16"/>
                </w:rPr>
                <w:t>isikovurderinger668&amp;fileId=8DA2C9AC-1B33-4330-909C-04583489350D&amp;ctx=files&amp;viewerAction=view</w:t>
              </w:r>
            </w:hyperlink>
            <w:r w:rsidRPr="00F11BBB" w:rsidR="00FA04BC">
              <w:rPr>
                <w:sz w:val="16"/>
              </w:rPr>
              <w:t xml:space="preserve"> </w:t>
            </w:r>
          </w:p>
          <w:p w:rsidRPr="00FA04BC" w:rsidR="00FA04BC" w:rsidP="00FA04BC" w:rsidRDefault="00FA04BC" w14:paraId="09B21CA1" w14:textId="761E5A1F">
            <w:pPr>
              <w:pStyle w:val="Overskrift2"/>
              <w:rPr>
                <w:rStyle w:val="Svakutheving"/>
                <w:rFonts w:asciiTheme="minorHAnsi" w:hAnsiTheme="minorHAnsi" w:eastAsiaTheme="minorHAnsi" w:cstheme="minorBidi"/>
                <w:sz w:val="22"/>
                <w:szCs w:val="22"/>
              </w:rPr>
            </w:pPr>
            <w:r w:rsidRPr="00FA04BC">
              <w:rPr>
                <w:rStyle w:val="Svakutheving"/>
                <w:rFonts w:asciiTheme="minorHAnsi" w:hAnsiTheme="minorHAnsi" w:eastAsiaTheme="minorHAnsi" w:cstheme="minorBidi"/>
                <w:sz w:val="22"/>
                <w:szCs w:val="22"/>
              </w:rPr>
              <w:t>Risikovurdering av testmiljøet</w:t>
            </w:r>
          </w:p>
          <w:p w:rsidRPr="00F11BBB" w:rsidR="00FA04BC" w:rsidP="00FA04BC" w:rsidRDefault="00000000" w14:paraId="1100FCD2" w14:textId="4D69CB98">
            <w:pPr>
              <w:rPr>
                <w:sz w:val="16"/>
              </w:rPr>
            </w:pPr>
            <w:hyperlink w:history="1" w:anchor="/docx/viewer/teams/https%3A~2F~2Fnavno.sharepoint.com~2Fsites~2FRisikovurderinger668~2FShared%20Documents~2FGeneral~2FProsjekt~2FEESSI2~2FTestmilj%C3%B8~2FOppsummering%20EESSI2.docx?threadId=19%3Abb0f1d226bb24dda80150e849766349c%40thread.skype&amp;baseUrl=htt" r:id="rId17">
              <w:r w:rsidRPr="00F11BBB" w:rsidR="00FA04BC">
                <w:rPr>
                  <w:rStyle w:val="Hyperkobling"/>
                  <w:sz w:val="16"/>
                </w:rPr>
                <w:t>https://teams.microsoft.com/_#/docx/viewer/teams/https%3A~2F~2Fnavno.sharepoint.com~2Fsites~2F</w:t>
              </w:r>
              <w:r w:rsidRPr="00F11BBB" w:rsidR="007D0583">
                <w:rPr>
                  <w:rStyle w:val="Hyperkobling"/>
                  <w:sz w:val="16"/>
                </w:rPr>
                <w:t>r</w:t>
              </w:r>
              <w:r w:rsidRPr="00F11BBB" w:rsidR="00FA04BC">
                <w:rPr>
                  <w:rStyle w:val="Hyperkobling"/>
                  <w:sz w:val="16"/>
                </w:rPr>
                <w:t>isikovurderinger668~2F</w:t>
              </w:r>
              <w:r w:rsidRPr="00F11BBB" w:rsidR="007D0583">
                <w:rPr>
                  <w:rStyle w:val="Hyperkobling"/>
                  <w:sz w:val="16"/>
                </w:rPr>
                <w:t>s</w:t>
              </w:r>
              <w:r w:rsidRPr="00F11BBB" w:rsidR="00FA04BC">
                <w:rPr>
                  <w:rStyle w:val="Hyperkobling"/>
                  <w:sz w:val="16"/>
                </w:rPr>
                <w:t>hared%20Documents~2F</w:t>
              </w:r>
              <w:r w:rsidRPr="00F11BBB" w:rsidR="007D0583">
                <w:rPr>
                  <w:rStyle w:val="Hyperkobling"/>
                  <w:sz w:val="16"/>
                </w:rPr>
                <w:t>g</w:t>
              </w:r>
              <w:r w:rsidRPr="00F11BBB" w:rsidR="00FA04BC">
                <w:rPr>
                  <w:rStyle w:val="Hyperkobling"/>
                  <w:sz w:val="16"/>
                </w:rPr>
                <w:t>eneral~2F</w:t>
              </w:r>
              <w:r w:rsidRPr="00F11BBB" w:rsidR="007D0583">
                <w:rPr>
                  <w:rStyle w:val="Hyperkobling"/>
                  <w:sz w:val="16"/>
                </w:rPr>
                <w:t>p</w:t>
              </w:r>
              <w:r w:rsidRPr="00F11BBB" w:rsidR="00FA04BC">
                <w:rPr>
                  <w:rStyle w:val="Hyperkobling"/>
                  <w:sz w:val="16"/>
                </w:rPr>
                <w:t>rosjekt~2FEESSI2~2FTestmilj%C3%B8~2F</w:t>
              </w:r>
              <w:r w:rsidRPr="00F11BBB" w:rsidR="007D0583">
                <w:rPr>
                  <w:rStyle w:val="Hyperkobling"/>
                  <w:sz w:val="16"/>
                </w:rPr>
                <w:t>o</w:t>
              </w:r>
              <w:r w:rsidRPr="00F11BBB" w:rsidR="00FA04BC">
                <w:rPr>
                  <w:rStyle w:val="Hyperkobling"/>
                  <w:sz w:val="16"/>
                </w:rPr>
                <w:t>ppsummering%20EESSI2.docx?threadId=19%3Abb0f1d226bb24dda80150e849766349c%40thread.skype&amp;baseUrl=https%3A~2F~2Fnavno.sharepoint.com~2Fsites~2F</w:t>
              </w:r>
              <w:r w:rsidRPr="00F11BBB" w:rsidR="007D0583">
                <w:rPr>
                  <w:rStyle w:val="Hyperkobling"/>
                  <w:sz w:val="16"/>
                </w:rPr>
                <w:t>r</w:t>
              </w:r>
              <w:r w:rsidRPr="00F11BBB" w:rsidR="00FA04BC">
                <w:rPr>
                  <w:rStyle w:val="Hyperkobling"/>
                  <w:sz w:val="16"/>
                </w:rPr>
                <w:t>isikovurderinger668&amp;fileId=8DFA2B45-BD3F-4943-9AAC-32B7BAFF12CC&amp;ctx=files&amp;viewerAction=view</w:t>
              </w:r>
            </w:hyperlink>
            <w:r w:rsidRPr="00F11BBB" w:rsidR="00FA04BC">
              <w:rPr>
                <w:sz w:val="16"/>
              </w:rPr>
              <w:t xml:space="preserve"> </w:t>
            </w:r>
          </w:p>
          <w:p w:rsidRPr="00F11BBB" w:rsidR="00FA04BC" w:rsidP="00FA04BC" w:rsidRDefault="00000000" w14:paraId="6DEFBDD5" w14:textId="1ECAE518">
            <w:pPr>
              <w:rPr>
                <w:sz w:val="16"/>
              </w:rPr>
            </w:pPr>
            <w:hyperlink w:history="1" w:anchor="/xlsx/viewer/teams/https%3A~2F~2Fnavno.sharepoint.com~2Fsites~2FRisikovurderinger668~2FShared%20Documents~2FGeneral~2FProsjekt~2FEESSI2~2FTestmilj%C3%B8~2FRisikoliste%20-%20Risiko%20EESSI2.xlsx?threadId=19%3Abb0f1d226bb24dda80150e849766349c%40thread.skype" r:id="rId18">
              <w:r w:rsidRPr="00F11BBB" w:rsidR="00FA04BC">
                <w:rPr>
                  <w:rStyle w:val="Hyperkobling"/>
                  <w:sz w:val="16"/>
                </w:rPr>
                <w:t>https://teams.microsoft.com/_#/xlsx/viewer/teams/https%3A~2F~2Fnavno.sharepoint.com~2F</w:t>
              </w:r>
              <w:r w:rsidRPr="00F11BBB" w:rsidR="007D0583">
                <w:rPr>
                  <w:rStyle w:val="Hyperkobling"/>
                  <w:sz w:val="16"/>
                </w:rPr>
                <w:t>s</w:t>
              </w:r>
              <w:r w:rsidRPr="00F11BBB" w:rsidR="00FA04BC">
                <w:rPr>
                  <w:rStyle w:val="Hyperkobling"/>
                  <w:sz w:val="16"/>
                </w:rPr>
                <w:t>ites~2F</w:t>
              </w:r>
              <w:r w:rsidRPr="00F11BBB" w:rsidR="007D0583">
                <w:rPr>
                  <w:rStyle w:val="Hyperkobling"/>
                  <w:sz w:val="16"/>
                </w:rPr>
                <w:t>r</w:t>
              </w:r>
              <w:r w:rsidRPr="00F11BBB" w:rsidR="00FA04BC">
                <w:rPr>
                  <w:rStyle w:val="Hyperkobling"/>
                  <w:sz w:val="16"/>
                </w:rPr>
                <w:t>isikovurderinger668~2F</w:t>
              </w:r>
              <w:r w:rsidRPr="00F11BBB" w:rsidR="007D0583">
                <w:rPr>
                  <w:rStyle w:val="Hyperkobling"/>
                  <w:sz w:val="16"/>
                </w:rPr>
                <w:t>s</w:t>
              </w:r>
              <w:r w:rsidRPr="00F11BBB" w:rsidR="00FA04BC">
                <w:rPr>
                  <w:rStyle w:val="Hyperkobling"/>
                  <w:sz w:val="16"/>
                </w:rPr>
                <w:t>hared%20Documents~2F</w:t>
              </w:r>
              <w:r w:rsidRPr="00F11BBB" w:rsidR="007D0583">
                <w:rPr>
                  <w:rStyle w:val="Hyperkobling"/>
                  <w:sz w:val="16"/>
                </w:rPr>
                <w:t>g</w:t>
              </w:r>
              <w:r w:rsidRPr="00F11BBB" w:rsidR="00FA04BC">
                <w:rPr>
                  <w:rStyle w:val="Hyperkobling"/>
                  <w:sz w:val="16"/>
                </w:rPr>
                <w:t>eneral~2F</w:t>
              </w:r>
              <w:r w:rsidRPr="00F11BBB" w:rsidR="007D0583">
                <w:rPr>
                  <w:rStyle w:val="Hyperkobling"/>
                  <w:sz w:val="16"/>
                </w:rPr>
                <w:t>p</w:t>
              </w:r>
              <w:r w:rsidRPr="00F11BBB" w:rsidR="00FA04BC">
                <w:rPr>
                  <w:rStyle w:val="Hyperkobling"/>
                  <w:sz w:val="16"/>
                </w:rPr>
                <w:t>rosjekt~2FEESSI2~2F</w:t>
              </w:r>
              <w:r w:rsidRPr="00F11BBB" w:rsidR="007D0583">
                <w:rPr>
                  <w:rStyle w:val="Hyperkobling"/>
                  <w:sz w:val="16"/>
                </w:rPr>
                <w:t>t</w:t>
              </w:r>
              <w:r w:rsidRPr="00F11BBB" w:rsidR="00FA04BC">
                <w:rPr>
                  <w:rStyle w:val="Hyperkobling"/>
                  <w:sz w:val="16"/>
                </w:rPr>
                <w:t>estmilj%C3%B8~2F</w:t>
              </w:r>
              <w:r w:rsidRPr="00F11BBB" w:rsidR="007D0583">
                <w:rPr>
                  <w:rStyle w:val="Hyperkobling"/>
                  <w:sz w:val="16"/>
                </w:rPr>
                <w:t>r</w:t>
              </w:r>
              <w:r w:rsidRPr="00F11BBB" w:rsidR="00FA04BC">
                <w:rPr>
                  <w:rStyle w:val="Hyperkobling"/>
                  <w:sz w:val="16"/>
                </w:rPr>
                <w:t>isikoliste%20-%20Risiko%20EESSI2.xlsx?threadId=19%3Abb0f1d226bb24dda80150e849766349c%40thread.skype&amp;baseUrl=https%3A~2F~2Fnavno.sharepoint.com~2Fsites~2F</w:t>
              </w:r>
              <w:r w:rsidRPr="00F11BBB" w:rsidR="007D0583">
                <w:rPr>
                  <w:rStyle w:val="Hyperkobling"/>
                  <w:sz w:val="16"/>
                </w:rPr>
                <w:t>r</w:t>
              </w:r>
              <w:r w:rsidRPr="00F11BBB" w:rsidR="00FA04BC">
                <w:rPr>
                  <w:rStyle w:val="Hyperkobling"/>
                  <w:sz w:val="16"/>
                </w:rPr>
                <w:t>isikovurderinger668&amp;fileId=4FCC087F-E0A6-42D6-B0CD-1FE523B5C437&amp;ctx=files&amp;viewerAction=view</w:t>
              </w:r>
            </w:hyperlink>
            <w:r w:rsidRPr="00F11BBB" w:rsidR="00FA04BC">
              <w:rPr>
                <w:sz w:val="16"/>
              </w:rPr>
              <w:t xml:space="preserve"> </w:t>
            </w:r>
          </w:p>
          <w:p w:rsidRPr="00FA04BC" w:rsidR="00FA04BC" w:rsidP="00FA04BC" w:rsidRDefault="00FA04BC" w14:paraId="21528167" w14:textId="3D35A088">
            <w:pPr>
              <w:pStyle w:val="Overskrift2"/>
              <w:rPr>
                <w:rStyle w:val="Svakutheving"/>
                <w:rFonts w:asciiTheme="minorHAnsi" w:hAnsiTheme="minorHAnsi" w:eastAsiaTheme="minorHAnsi" w:cstheme="minorBidi"/>
                <w:sz w:val="22"/>
                <w:szCs w:val="22"/>
              </w:rPr>
            </w:pPr>
            <w:r w:rsidRPr="00FA04BC">
              <w:rPr>
                <w:rStyle w:val="Svakutheving"/>
                <w:rFonts w:asciiTheme="minorHAnsi" w:hAnsiTheme="minorHAnsi" w:eastAsiaTheme="minorHAnsi" w:cstheme="minorBidi"/>
                <w:sz w:val="22"/>
                <w:szCs w:val="22"/>
              </w:rPr>
              <w:t>Klassifisering RINA</w:t>
            </w:r>
          </w:p>
          <w:p w:rsidRPr="002E0A15" w:rsidR="00E01D02" w:rsidP="00FA04BC" w:rsidRDefault="00000000" w14:paraId="43F3798D" w14:textId="583DCB91">
            <w:pPr>
              <w:spacing w:after="0"/>
              <w:rPr>
                <w:bCs/>
                <w:sz w:val="24"/>
              </w:rPr>
            </w:pPr>
            <w:hyperlink w:history="1" w:anchor="/xlsm/viewer/teams/https%3A~2F~2Fnavno.sharepoint.com~2Fsites~2FRisikovurderinger668~2FShared%20Documents~2FGeneral~2FProsjekt~2FEESSI2~2FRINA~2FSikkerhetsklassifisering%20RINA%20BIA%20ESSI.xlsm?threadId=19%3Abb0f1d226bb24dda80150e849766349c%40thread.skyp" r:id="rId19">
              <w:r w:rsidRPr="00F11BBB" w:rsidR="00FA04BC">
                <w:rPr>
                  <w:rStyle w:val="Hyperkobling"/>
                  <w:sz w:val="16"/>
                </w:rPr>
                <w:t>https://teams.microsoft.com/_#/xlsm/viewer/teams/https%3A~2F~2Fnavno.sharepoint.com~2Fsites~2F</w:t>
              </w:r>
              <w:r w:rsidRPr="00F11BBB" w:rsidR="007D0583">
                <w:rPr>
                  <w:rStyle w:val="Hyperkobling"/>
                  <w:sz w:val="16"/>
                </w:rPr>
                <w:t>r</w:t>
              </w:r>
              <w:r w:rsidRPr="00F11BBB" w:rsidR="00FA04BC">
                <w:rPr>
                  <w:rStyle w:val="Hyperkobling"/>
                  <w:sz w:val="16"/>
                </w:rPr>
                <w:t>isikovurderinger668~2F</w:t>
              </w:r>
              <w:r w:rsidRPr="00F11BBB" w:rsidR="007D0583">
                <w:rPr>
                  <w:rStyle w:val="Hyperkobling"/>
                  <w:sz w:val="16"/>
                </w:rPr>
                <w:t>s</w:t>
              </w:r>
              <w:r w:rsidRPr="00F11BBB" w:rsidR="00FA04BC">
                <w:rPr>
                  <w:rStyle w:val="Hyperkobling"/>
                  <w:sz w:val="16"/>
                </w:rPr>
                <w:t>hared%20Documents~2F</w:t>
              </w:r>
              <w:r w:rsidRPr="00F11BBB" w:rsidR="007D0583">
                <w:rPr>
                  <w:rStyle w:val="Hyperkobling"/>
                  <w:sz w:val="16"/>
                </w:rPr>
                <w:t>g</w:t>
              </w:r>
              <w:r w:rsidRPr="00F11BBB" w:rsidR="00FA04BC">
                <w:rPr>
                  <w:rStyle w:val="Hyperkobling"/>
                  <w:sz w:val="16"/>
                </w:rPr>
                <w:t>eneral~2F</w:t>
              </w:r>
              <w:r w:rsidRPr="00F11BBB" w:rsidR="007D0583">
                <w:rPr>
                  <w:rStyle w:val="Hyperkobling"/>
                  <w:sz w:val="16"/>
                </w:rPr>
                <w:t>p</w:t>
              </w:r>
              <w:r w:rsidRPr="00F11BBB" w:rsidR="00FA04BC">
                <w:rPr>
                  <w:rStyle w:val="Hyperkobling"/>
                  <w:sz w:val="16"/>
                </w:rPr>
                <w:t>rosjekt~2FEESSI2~2FRINA~2F</w:t>
              </w:r>
              <w:r w:rsidRPr="00F11BBB" w:rsidR="007D0583">
                <w:rPr>
                  <w:rStyle w:val="Hyperkobling"/>
                  <w:sz w:val="16"/>
                </w:rPr>
                <w:t>s</w:t>
              </w:r>
              <w:r w:rsidRPr="00F11BBB" w:rsidR="00FA04BC">
                <w:rPr>
                  <w:rStyle w:val="Hyperkobling"/>
                  <w:sz w:val="16"/>
                </w:rPr>
                <w:t>ikkerhetsklassifisering%20RINA%20BIA%20ESSI.xlsm?threadId=19%3Abb0f1d226bb24dda80150e849766349c%40thread.skype&amp;baseUrl=https%3A~2F~2Fnavno.sharepoint.com~2Fsites~2F</w:t>
              </w:r>
              <w:r w:rsidRPr="00F11BBB" w:rsidR="007D0583">
                <w:rPr>
                  <w:rStyle w:val="Hyperkobling"/>
                  <w:sz w:val="16"/>
                </w:rPr>
                <w:t>r</w:t>
              </w:r>
              <w:r w:rsidRPr="00F11BBB" w:rsidR="00FA04BC">
                <w:rPr>
                  <w:rStyle w:val="Hyperkobling"/>
                  <w:sz w:val="16"/>
                </w:rPr>
                <w:t>isikovurderinger668&amp;fileId=F2B2E9D7-4591-4D6B-AAD9-1D23D3D9C0AC&amp;ctx=files&amp;viewerAction=view</w:t>
              </w:r>
            </w:hyperlink>
          </w:p>
        </w:tc>
      </w:tr>
      <w:tr w:rsidRPr="004179F9" w:rsidR="001D4779" w:rsidTr="00FA04BC" w14:paraId="625D41E5" w14:textId="77777777">
        <w:trPr>
          <w:trHeight w:val="1042"/>
        </w:trPr>
        <w:tc>
          <w:tcPr>
            <w:tcW w:w="2850" w:type="dxa"/>
            <w:tcBorders>
              <w:top w:val="single" w:color="FFFFFF" w:sz="8" w:space="0"/>
              <w:left w:val="single" w:color="FFFFFF" w:sz="8" w:space="0"/>
              <w:bottom w:val="single" w:color="FFFFFF" w:sz="8" w:space="0"/>
              <w:right w:val="single" w:color="FFFFFF" w:sz="8" w:space="0"/>
            </w:tcBorders>
            <w:shd w:val="clear" w:color="auto" w:fill="D0CECE" w:themeFill="background2" w:themeFillShade="E6"/>
            <w:tcMar>
              <w:top w:w="15" w:type="dxa"/>
              <w:left w:w="15" w:type="dxa"/>
              <w:bottom w:w="0" w:type="dxa"/>
              <w:right w:w="15" w:type="dxa"/>
            </w:tcMar>
            <w:vAlign w:val="center"/>
          </w:tcPr>
          <w:p w:rsidRPr="00B43EA5" w:rsidR="001D4779" w:rsidP="0049354F" w:rsidRDefault="00EB6F89" w14:paraId="1CE2D700" w14:textId="51D3AE3B">
            <w:r>
              <w:t>Hva dekker risikovurderingen</w:t>
            </w:r>
            <w:r w:rsidR="001D4779">
              <w:t>?</w:t>
            </w:r>
          </w:p>
        </w:tc>
        <w:tc>
          <w:tcPr>
            <w:tcW w:w="6252"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Pr>
          <w:p w:rsidR="001D4779" w:rsidP="00E01D02" w:rsidRDefault="00FA04BC" w14:paraId="455ED6A5" w14:textId="56E3D234">
            <w:pPr>
              <w:spacing w:after="0"/>
              <w:ind w:left="113"/>
            </w:pPr>
            <w:r>
              <w:t xml:space="preserve">Risikovurderingene dekker vurderinger av produksjonsmiljøet, </w:t>
            </w:r>
            <w:proofErr w:type="spellStart"/>
            <w:r>
              <w:t>Confluencemiljøet</w:t>
            </w:r>
            <w:proofErr w:type="spellEnd"/>
            <w:r>
              <w:t xml:space="preserve">, AP, testmiljøet og RINA. </w:t>
            </w:r>
          </w:p>
        </w:tc>
      </w:tr>
      <w:tr w:rsidRPr="004179F9" w:rsidR="001D4779" w:rsidTr="00FA04BC" w14:paraId="725187F4" w14:textId="77777777">
        <w:trPr>
          <w:trHeight w:val="1383"/>
        </w:trPr>
        <w:tc>
          <w:tcPr>
            <w:tcW w:w="2850" w:type="dxa"/>
            <w:tcBorders>
              <w:top w:val="single" w:color="FFFFFF" w:sz="8" w:space="0"/>
              <w:left w:val="single" w:color="FFFFFF" w:sz="8" w:space="0"/>
              <w:bottom w:val="single" w:color="FFFFFF" w:sz="8" w:space="0"/>
              <w:right w:val="single" w:color="FFFFFF" w:sz="8" w:space="0"/>
            </w:tcBorders>
            <w:shd w:val="clear" w:color="auto" w:fill="D0CECE" w:themeFill="background2" w:themeFillShade="E6"/>
            <w:tcMar>
              <w:top w:w="15" w:type="dxa"/>
              <w:left w:w="15" w:type="dxa"/>
              <w:bottom w:w="0" w:type="dxa"/>
              <w:right w:w="15" w:type="dxa"/>
            </w:tcMar>
            <w:vAlign w:val="center"/>
          </w:tcPr>
          <w:p w:rsidR="001D4779" w:rsidP="0049354F" w:rsidRDefault="001D4779" w14:paraId="2656AA78" w14:textId="4C4A9976">
            <w:r>
              <w:t xml:space="preserve">Eksisterer det scenarier som spesifikt tar for seg den registrertes situasjon/risiko/konsekvens i </w:t>
            </w:r>
            <w:r w:rsidR="00EB6F89">
              <w:t>risikovurderingen</w:t>
            </w:r>
            <w:r>
              <w:t>?</w:t>
            </w:r>
            <w:r w:rsidR="0049354F">
              <w:t xml:space="preserve"> Spesifiser.</w:t>
            </w:r>
          </w:p>
        </w:tc>
        <w:tc>
          <w:tcPr>
            <w:tcW w:w="6252"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Pr>
          <w:p w:rsidR="001D4779" w:rsidP="00FA04BC" w:rsidRDefault="00FA04BC" w14:paraId="66B2B63A" w14:textId="4FAA10FA">
            <w:pPr>
              <w:spacing w:after="0"/>
              <w:ind w:left="113"/>
            </w:pPr>
            <w:r>
              <w:t xml:space="preserve">Ja, men det er hovedsakelig denne </w:t>
            </w:r>
            <w:proofErr w:type="spellStart"/>
            <w:r>
              <w:t>PVKen</w:t>
            </w:r>
            <w:proofErr w:type="spellEnd"/>
            <w:r>
              <w:t xml:space="preserve"> som tar stilling til hvilke konsekvenser ulike scenarioer knyttet til integritet, tilgjengelighet og konfidensialitet kan få for d</w:t>
            </w:r>
            <w:r w:rsidRPr="00FA04BC">
              <w:rPr>
                <w:sz w:val="20"/>
              </w:rPr>
              <w:t>e</w:t>
            </w:r>
            <w:r>
              <w:t>n enkelte</w:t>
            </w:r>
            <w:r w:rsidR="00BC1760">
              <w:t xml:space="preserve"> for den behandlingen som skjer i EESSI Pensjon</w:t>
            </w:r>
            <w:del w:author="Støylen, Mari" w:date="2021-05-03T12:48:00Z" w:id="103">
              <w:r w:rsidDel="00845EB9" w:rsidR="00BC1760">
                <w:delText xml:space="preserve"> </w:delText>
              </w:r>
              <w:r w:rsidRPr="005C11FC" w:rsidDel="00845EB9" w:rsidR="00BC1760">
                <w:rPr>
                  <w:strike/>
                  <w:highlight w:val="yellow"/>
                  <w:rPrChange w:author="Støylen, Mari" w:date="2021-04-12T16:33:00Z" w:id="104">
                    <w:rPr/>
                  </w:rPrChange>
                </w:rPr>
                <w:delText>og i selvbetjeningsløsningen</w:delText>
              </w:r>
            </w:del>
            <w:r>
              <w:t>.</w:t>
            </w:r>
          </w:p>
          <w:p w:rsidR="00FA04BC" w:rsidP="00BC1760" w:rsidRDefault="00FA04BC" w14:paraId="65D688F8" w14:textId="48FF7CD2">
            <w:pPr>
              <w:spacing w:after="0"/>
              <w:ind w:left="113"/>
            </w:pPr>
            <w:r w:rsidRPr="00FA04BC">
              <w:t xml:space="preserve">Det er gjennomført flere risikovurderinger for EESSI, og det er planlagt at det skal gjennomføres risikovurderinger helt frem til produksjonssetting. </w:t>
            </w:r>
          </w:p>
        </w:tc>
      </w:tr>
      <w:tr w:rsidRPr="004179F9" w:rsidR="00A50611" w:rsidTr="00FA04BC" w14:paraId="3F4274A0" w14:textId="77777777">
        <w:trPr>
          <w:trHeight w:val="42"/>
        </w:trPr>
        <w:tc>
          <w:tcPr>
            <w:tcW w:w="2850" w:type="dxa"/>
            <w:tcBorders>
              <w:top w:val="single" w:color="FFFFFF" w:sz="8" w:space="0"/>
              <w:left w:val="single" w:color="FFFFFF" w:sz="8" w:space="0"/>
              <w:bottom w:val="single" w:color="FFFFFF" w:sz="8" w:space="0"/>
              <w:right w:val="single" w:color="FFFFFF" w:sz="8" w:space="0"/>
            </w:tcBorders>
            <w:shd w:val="clear" w:color="auto" w:fill="D0CECE" w:themeFill="background2" w:themeFillShade="E6"/>
            <w:tcMar>
              <w:top w:w="15" w:type="dxa"/>
              <w:left w:w="15" w:type="dxa"/>
              <w:bottom w:w="0" w:type="dxa"/>
              <w:right w:w="15" w:type="dxa"/>
            </w:tcMar>
            <w:vAlign w:val="center"/>
          </w:tcPr>
          <w:p w:rsidRPr="00B43EA5" w:rsidR="00A50611" w:rsidP="00A8484C" w:rsidRDefault="00A50611" w14:paraId="637B4045" w14:textId="01815A34">
            <w:r>
              <w:t>Er det n</w:t>
            </w:r>
            <w:r w:rsidRPr="00B43EA5">
              <w:t>oen gjenstående risikoer som ikke har tilstrekkelig</w:t>
            </w:r>
            <w:r>
              <w:t>e</w:t>
            </w:r>
            <w:r w:rsidRPr="00B43EA5">
              <w:t xml:space="preserve"> tiltak?</w:t>
            </w:r>
          </w:p>
        </w:tc>
        <w:tc>
          <w:tcPr>
            <w:tcW w:w="281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Pr>
          <w:p w:rsidRPr="0071788F" w:rsidR="00A50611" w:rsidP="00FA04BC" w:rsidRDefault="00000000" w14:paraId="26BB4498" w14:textId="10E035E5">
            <w:pPr>
              <w:spacing w:after="0"/>
              <w:jc w:val="center"/>
            </w:pPr>
            <w:sdt>
              <w:sdtPr>
                <w:id w:val="601992290"/>
                <w14:checkbox>
                  <w14:checked w14:val="0"/>
                  <w14:checkedState w14:val="2612" w14:font="MS Gothic"/>
                  <w14:uncheckedState w14:val="2610" w14:font="MS Gothic"/>
                </w14:checkbox>
              </w:sdtPr>
              <w:sdtContent>
                <w:r w:rsidRPr="0071788F" w:rsidR="00A8484C">
                  <w:rPr>
                    <w:rFonts w:hint="eastAsia" w:ascii="MS Gothic" w:hAnsi="MS Gothic" w:eastAsia="MS Gothic"/>
                  </w:rPr>
                  <w:t>☐</w:t>
                </w:r>
              </w:sdtContent>
            </w:sdt>
            <w:r w:rsidRPr="0071788F" w:rsidR="00A8484C">
              <w:t xml:space="preserve"> Ja</w:t>
            </w:r>
          </w:p>
        </w:tc>
        <w:tc>
          <w:tcPr>
            <w:tcW w:w="3440"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Pr>
          <w:p w:rsidRPr="0071788F" w:rsidR="00A50611" w:rsidP="00A50611" w:rsidRDefault="00000000" w14:paraId="11566D6D" w14:textId="4EE54E1D">
            <w:pPr>
              <w:spacing w:after="0"/>
              <w:jc w:val="center"/>
            </w:pPr>
            <w:sdt>
              <w:sdtPr>
                <w:id w:val="630051245"/>
                <w14:checkbox>
                  <w14:checked w14:val="1"/>
                  <w14:checkedState w14:val="2612" w14:font="MS Gothic"/>
                  <w14:uncheckedState w14:val="2610" w14:font="MS Gothic"/>
                </w14:checkbox>
              </w:sdtPr>
              <w:sdtContent>
                <w:r w:rsidR="00FA04BC">
                  <w:rPr>
                    <w:rFonts w:hint="eastAsia" w:ascii="MS Gothic" w:hAnsi="MS Gothic" w:eastAsia="MS Gothic"/>
                  </w:rPr>
                  <w:t>☒</w:t>
                </w:r>
              </w:sdtContent>
            </w:sdt>
            <w:r w:rsidRPr="0071788F" w:rsidR="00A50611">
              <w:t xml:space="preserve"> Nei</w:t>
            </w:r>
          </w:p>
          <w:p w:rsidRPr="0071788F" w:rsidR="00A50611" w:rsidP="00E01D02" w:rsidRDefault="00A50611" w14:paraId="0A5D7AF3" w14:textId="15FFCC89">
            <w:pPr>
              <w:spacing w:after="0"/>
              <w:ind w:left="113"/>
              <w:rPr>
                <w:bCs/>
              </w:rPr>
            </w:pPr>
          </w:p>
        </w:tc>
      </w:tr>
    </w:tbl>
    <w:p w:rsidR="0063386B" w:rsidP="00097840" w:rsidRDefault="0063386B" w14:paraId="43C4ED60" w14:textId="30D26B4B"/>
    <w:p w:rsidRPr="005D3A3E" w:rsidR="005D3A3E" w:rsidP="00FA04BC" w:rsidRDefault="007F2231" w14:paraId="021EE976" w14:textId="590C12C6">
      <w:pPr>
        <w:pStyle w:val="Overskrift2"/>
        <w:numPr>
          <w:ilvl w:val="1"/>
          <w:numId w:val="1"/>
        </w:numPr>
      </w:pPr>
      <w:bookmarkStart w:name="_Toc1743388" w:id="105"/>
      <w:r w:rsidRPr="004179F9">
        <w:t xml:space="preserve">Behov for </w:t>
      </w:r>
      <w:r w:rsidR="00AD1B59">
        <w:t>personvernkonsekvens</w:t>
      </w:r>
      <w:r w:rsidRPr="004179F9">
        <w:t>vurdering</w:t>
      </w:r>
      <w:bookmarkEnd w:id="105"/>
    </w:p>
    <w:p w:rsidR="00A84140" w:rsidP="00FA04BC" w:rsidRDefault="007363E3" w14:paraId="5217C6D5" w14:textId="00466264">
      <w:pPr>
        <w:pStyle w:val="Overskrift3"/>
      </w:pPr>
      <w:bookmarkStart w:name="_Toc1743389" w:id="106"/>
      <w:r>
        <w:t>Behovsvurdering</w:t>
      </w:r>
      <w:bookmarkEnd w:id="106"/>
      <w:r w:rsidR="00A84140">
        <w:t xml:space="preserve"> </w:t>
      </w:r>
    </w:p>
    <w:tbl>
      <w:tblPr>
        <w:tblW w:w="9204" w:type="dxa"/>
        <w:tblCellMar>
          <w:left w:w="0" w:type="dxa"/>
          <w:right w:w="0" w:type="dxa"/>
        </w:tblCellMar>
        <w:tblLook w:val="0600" w:firstRow="0" w:lastRow="0" w:firstColumn="0" w:lastColumn="0" w:noHBand="1" w:noVBand="1"/>
      </w:tblPr>
      <w:tblGrid>
        <w:gridCol w:w="3534"/>
        <w:gridCol w:w="3119"/>
        <w:gridCol w:w="1275"/>
        <w:gridCol w:w="1276"/>
      </w:tblGrid>
      <w:tr w:rsidRPr="004179F9" w:rsidR="00AC7AAE" w:rsidTr="00AC7AAE" w14:paraId="04BD1CB1" w14:textId="77777777">
        <w:trPr>
          <w:trHeight w:val="341"/>
        </w:trPr>
        <w:tc>
          <w:tcPr>
            <w:tcW w:w="9204" w:type="dxa"/>
            <w:gridSpan w:val="4"/>
            <w:tcBorders>
              <w:top w:val="single" w:color="FFFFFF" w:sz="8" w:space="0"/>
              <w:left w:val="single" w:color="FFFFFF" w:sz="8" w:space="0"/>
              <w:bottom w:val="single" w:color="FFFFFF" w:sz="8" w:space="0"/>
              <w:right w:val="single" w:color="FFFFFF" w:sz="8" w:space="0"/>
            </w:tcBorders>
            <w:shd w:val="clear" w:color="auto" w:fill="FFC0C0"/>
            <w:tcMar>
              <w:top w:w="9" w:type="dxa"/>
              <w:left w:w="170" w:type="dxa"/>
              <w:bottom w:w="0" w:type="dxa"/>
              <w:right w:w="9" w:type="dxa"/>
            </w:tcMar>
            <w:vAlign w:val="center"/>
          </w:tcPr>
          <w:p w:rsidR="00AC7AAE" w:rsidP="00FA04BC" w:rsidRDefault="00AC7AAE" w14:paraId="23295C0D" w14:textId="142A6E7C">
            <w:pPr>
              <w:keepNext/>
              <w:keepLines/>
              <w:jc w:val="center"/>
              <w:rPr>
                <w:rFonts w:ascii="Calibri" w:hAnsi="Calibri" w:cs="Calibri"/>
                <w:color w:val="000000" w:themeColor="text1"/>
              </w:rPr>
            </w:pPr>
            <w:r>
              <w:rPr>
                <w:rFonts w:ascii="Calibri" w:hAnsi="Calibri" w:cs="Calibri"/>
                <w:bCs/>
                <w:color w:val="000000" w:themeColor="text1"/>
              </w:rPr>
              <w:t>Behov for vurderingen?</w:t>
            </w:r>
          </w:p>
        </w:tc>
      </w:tr>
      <w:tr w:rsidRPr="004179F9" w:rsidR="00612F48" w:rsidTr="00D60A9B" w14:paraId="06DA7B91" w14:textId="77777777">
        <w:trPr>
          <w:trHeight w:val="662"/>
        </w:trPr>
        <w:tc>
          <w:tcPr>
            <w:tcW w:w="6653" w:type="dxa"/>
            <w:gridSpan w:val="2"/>
            <w:tcBorders>
              <w:top w:val="single" w:color="FFFFFF" w:sz="8" w:space="0"/>
              <w:left w:val="single" w:color="FFFFFF" w:sz="8" w:space="0"/>
              <w:bottom w:val="single" w:color="FFFFFF" w:sz="8" w:space="0"/>
              <w:right w:val="single" w:color="FFFFFF" w:sz="8" w:space="0"/>
            </w:tcBorders>
            <w:shd w:val="clear" w:color="auto" w:fill="DADADA"/>
            <w:tcMar>
              <w:top w:w="9" w:type="dxa"/>
              <w:left w:w="170" w:type="dxa"/>
              <w:bottom w:w="0" w:type="dxa"/>
              <w:right w:w="9" w:type="dxa"/>
            </w:tcMar>
            <w:vAlign w:val="center"/>
            <w:hideMark/>
          </w:tcPr>
          <w:p w:rsidRPr="002E0A15" w:rsidR="00612F48" w:rsidP="00FA04BC" w:rsidRDefault="00612F48" w14:paraId="04450C40" w14:textId="3B754E78">
            <w:pPr>
              <w:keepNext/>
              <w:keepLines/>
              <w:rPr>
                <w:rFonts w:ascii="Calibri" w:hAnsi="Calibri" w:cs="Calibri"/>
                <w:color w:val="000000" w:themeColor="text1"/>
              </w:rPr>
            </w:pPr>
            <w:r>
              <w:rPr>
                <w:rFonts w:ascii="Calibri" w:hAnsi="Calibri" w:cs="Calibri"/>
                <w:bCs/>
                <w:color w:val="000000" w:themeColor="text1"/>
              </w:rPr>
              <w:t xml:space="preserve">Konklusjon: </w:t>
            </w:r>
            <w:r w:rsidRPr="002E0A15">
              <w:rPr>
                <w:rFonts w:ascii="Calibri" w:hAnsi="Calibri" w:cs="Calibri"/>
                <w:bCs/>
                <w:color w:val="000000" w:themeColor="text1"/>
              </w:rPr>
              <w:t xml:space="preserve">Er det behov for </w:t>
            </w:r>
            <w:r>
              <w:rPr>
                <w:rFonts w:ascii="Calibri" w:hAnsi="Calibri" w:cs="Calibri"/>
                <w:bCs/>
                <w:color w:val="000000" w:themeColor="text1"/>
              </w:rPr>
              <w:t>å gjennomføre en</w:t>
            </w:r>
            <w:r w:rsidRPr="002E0A15">
              <w:rPr>
                <w:rFonts w:ascii="Calibri" w:hAnsi="Calibri" w:cs="Calibri"/>
                <w:bCs/>
                <w:color w:val="000000" w:themeColor="text1"/>
              </w:rPr>
              <w:t xml:space="preserve"> vurdering av personvernkonsekvenser?</w:t>
            </w:r>
          </w:p>
        </w:tc>
        <w:tc>
          <w:tcPr>
            <w:tcW w:w="1275" w:type="dxa"/>
            <w:tcBorders>
              <w:top w:val="single" w:color="FFFFFF" w:sz="8" w:space="0"/>
              <w:left w:val="single" w:color="FFFFFF" w:sz="8" w:space="0"/>
              <w:bottom w:val="single" w:color="FFFFFF" w:sz="8" w:space="0"/>
              <w:right w:val="single" w:color="FFFFFF" w:sz="8" w:space="0"/>
            </w:tcBorders>
            <w:shd w:val="clear" w:color="auto" w:fill="EFEFEF"/>
            <w:tcMar>
              <w:top w:w="9" w:type="dxa"/>
              <w:left w:w="9" w:type="dxa"/>
              <w:bottom w:w="0" w:type="dxa"/>
              <w:right w:w="9" w:type="dxa"/>
            </w:tcMar>
            <w:vAlign w:val="center"/>
            <w:hideMark/>
          </w:tcPr>
          <w:p w:rsidRPr="0071788F" w:rsidR="00612F48" w:rsidP="00FA04BC" w:rsidRDefault="00000000" w14:paraId="75775796" w14:textId="04FF1576">
            <w:pPr>
              <w:keepNext/>
              <w:keepLines/>
              <w:jc w:val="center"/>
              <w:rPr>
                <w:rFonts w:ascii="Calibri" w:hAnsi="Calibri" w:cs="Calibri"/>
                <w:color w:val="000000" w:themeColor="text1"/>
              </w:rPr>
            </w:pPr>
            <w:sdt>
              <w:sdtPr>
                <w:rPr>
                  <w:rFonts w:ascii="Calibri" w:hAnsi="Calibri" w:cs="Calibri"/>
                  <w:color w:val="000000" w:themeColor="text1"/>
                </w:rPr>
                <w:id w:val="-764687120"/>
                <w14:checkbox>
                  <w14:checked w14:val="1"/>
                  <w14:checkedState w14:val="2612" w14:font="MS Gothic"/>
                  <w14:uncheckedState w14:val="2610" w14:font="MS Gothic"/>
                </w14:checkbox>
              </w:sdtPr>
              <w:sdtContent>
                <w:r w:rsidR="00D60A9B">
                  <w:rPr>
                    <w:rFonts w:hint="eastAsia" w:ascii="MS Gothic" w:hAnsi="MS Gothic" w:eastAsia="MS Gothic" w:cs="Calibri"/>
                    <w:color w:val="000000" w:themeColor="text1"/>
                  </w:rPr>
                  <w:t>☒</w:t>
                </w:r>
              </w:sdtContent>
            </w:sdt>
            <w:r w:rsidRPr="0071788F" w:rsidR="00612F48">
              <w:rPr>
                <w:rFonts w:ascii="Calibri" w:hAnsi="Calibri" w:cs="Calibri"/>
                <w:color w:val="000000" w:themeColor="text1"/>
              </w:rPr>
              <w:t xml:space="preserve"> Ja</w:t>
            </w:r>
          </w:p>
        </w:tc>
        <w:tc>
          <w:tcPr>
            <w:tcW w:w="1276" w:type="dxa"/>
            <w:tcBorders>
              <w:top w:val="single" w:color="FFFFFF" w:sz="8" w:space="0"/>
              <w:left w:val="single" w:color="FFFFFF" w:sz="8" w:space="0"/>
              <w:bottom w:val="single" w:color="FFFFFF" w:sz="8" w:space="0"/>
              <w:right w:val="single" w:color="FFFFFF" w:sz="8" w:space="0"/>
            </w:tcBorders>
            <w:shd w:val="clear" w:color="auto" w:fill="EFEFEF"/>
            <w:vAlign w:val="center"/>
          </w:tcPr>
          <w:p w:rsidRPr="0071788F" w:rsidR="00612F48" w:rsidP="00FA04BC" w:rsidRDefault="00000000" w14:paraId="67F39650" w14:textId="3A8121E7">
            <w:pPr>
              <w:keepNext/>
              <w:keepLines/>
              <w:jc w:val="center"/>
              <w:rPr>
                <w:rFonts w:ascii="Calibri" w:hAnsi="Calibri" w:cs="Calibri"/>
                <w:color w:val="000000" w:themeColor="text1"/>
              </w:rPr>
            </w:pPr>
            <w:sdt>
              <w:sdtPr>
                <w:rPr>
                  <w:rFonts w:ascii="Calibri" w:hAnsi="Calibri" w:cs="Calibri"/>
                  <w:color w:val="000000" w:themeColor="text1"/>
                </w:rPr>
                <w:id w:val="-1605414172"/>
                <w14:checkbox>
                  <w14:checked w14:val="0"/>
                  <w14:checkedState w14:val="2612" w14:font="MS Gothic"/>
                  <w14:uncheckedState w14:val="2610" w14:font="MS Gothic"/>
                </w14:checkbox>
              </w:sdtPr>
              <w:sdtContent>
                <w:r w:rsidRPr="0071788F" w:rsidR="00612F48">
                  <w:rPr>
                    <w:rFonts w:hint="eastAsia" w:ascii="MS Gothic" w:hAnsi="MS Gothic" w:eastAsia="MS Gothic" w:cs="Calibri"/>
                    <w:color w:val="000000" w:themeColor="text1"/>
                  </w:rPr>
                  <w:t>☐</w:t>
                </w:r>
              </w:sdtContent>
            </w:sdt>
            <w:r w:rsidRPr="0071788F" w:rsidR="00612F48">
              <w:rPr>
                <w:rFonts w:ascii="Calibri" w:hAnsi="Calibri" w:cs="Calibri"/>
                <w:color w:val="000000" w:themeColor="text1"/>
              </w:rPr>
              <w:t xml:space="preserve"> Nei</w:t>
            </w:r>
          </w:p>
        </w:tc>
      </w:tr>
      <w:tr w:rsidRPr="004179F9" w:rsidR="00AC7AAE" w:rsidTr="00D60A9B" w14:paraId="766B6390" w14:textId="77777777">
        <w:trPr>
          <w:trHeight w:val="689"/>
        </w:trPr>
        <w:tc>
          <w:tcPr>
            <w:tcW w:w="3534" w:type="dxa"/>
            <w:tcBorders>
              <w:top w:val="single" w:color="FFFFFF" w:sz="8" w:space="0"/>
              <w:left w:val="single" w:color="FFFFFF" w:sz="8" w:space="0"/>
              <w:bottom w:val="single" w:color="FFFFFF" w:sz="8" w:space="0"/>
              <w:right w:val="single" w:color="FFFFFF" w:sz="8" w:space="0"/>
            </w:tcBorders>
            <w:shd w:val="clear" w:color="auto" w:fill="DADADA"/>
            <w:tcMar>
              <w:top w:w="9" w:type="dxa"/>
              <w:left w:w="170" w:type="dxa"/>
              <w:bottom w:w="0" w:type="dxa"/>
              <w:right w:w="9" w:type="dxa"/>
            </w:tcMar>
            <w:vAlign w:val="center"/>
            <w:hideMark/>
          </w:tcPr>
          <w:p w:rsidRPr="00104BD9" w:rsidR="00AC7AAE" w:rsidP="00D60A9B" w:rsidRDefault="00D60A9B" w14:paraId="06C330DD" w14:textId="50FBFE63">
            <w:pPr>
              <w:spacing w:after="0"/>
              <w:rPr>
                <w:rFonts w:ascii="Calibri" w:hAnsi="Calibri" w:cs="Calibri"/>
                <w:bCs/>
                <w:color w:val="000000" w:themeColor="text1"/>
              </w:rPr>
            </w:pPr>
            <w:r>
              <w:rPr>
                <w:rFonts w:ascii="Calibri" w:hAnsi="Calibri" w:cs="Calibri"/>
                <w:bCs/>
                <w:color w:val="000000" w:themeColor="text1"/>
              </w:rPr>
              <w:t xml:space="preserve">Begrunnelse: </w:t>
            </w:r>
          </w:p>
        </w:tc>
        <w:tc>
          <w:tcPr>
            <w:tcW w:w="5670" w:type="dxa"/>
            <w:gridSpan w:val="3"/>
            <w:tcBorders>
              <w:top w:val="single" w:color="FFFFFF" w:sz="8" w:space="0"/>
              <w:left w:val="single" w:color="FFFFFF" w:sz="8" w:space="0"/>
              <w:bottom w:val="single" w:color="FFFFFF" w:sz="8" w:space="0"/>
              <w:right w:val="single" w:color="FFFFFF" w:sz="8" w:space="0"/>
            </w:tcBorders>
            <w:shd w:val="clear" w:color="auto" w:fill="EFEFEF"/>
            <w:tcMar>
              <w:top w:w="9" w:type="dxa"/>
              <w:left w:w="170" w:type="dxa"/>
              <w:bottom w:w="0" w:type="dxa"/>
              <w:right w:w="9" w:type="dxa"/>
            </w:tcMar>
            <w:hideMark/>
          </w:tcPr>
          <w:p w:rsidRPr="002E0A15" w:rsidR="00AC7AAE" w:rsidP="00FA04BC" w:rsidRDefault="00D60A9B" w14:paraId="01FA3261" w14:textId="21022E6A">
            <w:pPr>
              <w:rPr>
                <w:rFonts w:ascii="Calibri" w:hAnsi="Calibri" w:cs="Calibri"/>
                <w:color w:val="000000" w:themeColor="text1"/>
              </w:rPr>
            </w:pPr>
            <w:r>
              <w:rPr>
                <w:rFonts w:ascii="Calibri" w:hAnsi="Calibri" w:cs="Calibri"/>
                <w:color w:val="000000" w:themeColor="text1"/>
              </w:rPr>
              <w:t>Se</w:t>
            </w:r>
            <w:r w:rsidR="00FA04BC">
              <w:rPr>
                <w:rFonts w:ascii="Calibri" w:hAnsi="Calibri" w:cs="Calibri"/>
                <w:color w:val="000000" w:themeColor="text1"/>
              </w:rPr>
              <w:t xml:space="preserve"> </w:t>
            </w:r>
            <w:r w:rsidR="00FA04BC">
              <w:rPr>
                <w:rFonts w:ascii="Calibri" w:hAnsi="Calibri" w:cs="Calibri"/>
                <w:color w:val="000000" w:themeColor="text1"/>
              </w:rPr>
              <w:fldChar w:fldCharType="begin"/>
            </w:r>
            <w:r w:rsidR="00FA04BC">
              <w:rPr>
                <w:rFonts w:ascii="Calibri" w:hAnsi="Calibri" w:cs="Calibri"/>
                <w:color w:val="000000" w:themeColor="text1"/>
              </w:rPr>
              <w:instrText xml:space="preserve"> REF _Ref18320229 \h </w:instrText>
            </w:r>
            <w:r w:rsidR="00FA04BC">
              <w:rPr>
                <w:rFonts w:ascii="Calibri" w:hAnsi="Calibri" w:cs="Calibri"/>
                <w:color w:val="000000" w:themeColor="text1"/>
              </w:rPr>
            </w:r>
            <w:r w:rsidR="00FA04BC">
              <w:rPr>
                <w:rFonts w:ascii="Calibri" w:hAnsi="Calibri" w:cs="Calibri"/>
                <w:color w:val="000000" w:themeColor="text1"/>
              </w:rPr>
              <w:fldChar w:fldCharType="separate"/>
            </w:r>
            <w:r w:rsidR="00FA04BC">
              <w:t>Vedlegg 1 Vurdering om det skal foretas en personvernkonsekvensvurdering</w:t>
            </w:r>
            <w:r w:rsidR="00FA04BC">
              <w:rPr>
                <w:rFonts w:ascii="Calibri" w:hAnsi="Calibri" w:cs="Calibri"/>
                <w:color w:val="000000" w:themeColor="text1"/>
              </w:rPr>
              <w:fldChar w:fldCharType="end"/>
            </w:r>
            <w:r>
              <w:rPr>
                <w:rFonts w:ascii="Calibri" w:hAnsi="Calibri" w:cs="Calibri"/>
                <w:color w:val="000000" w:themeColor="text1"/>
              </w:rPr>
              <w:t>.</w:t>
            </w:r>
          </w:p>
        </w:tc>
      </w:tr>
    </w:tbl>
    <w:p w:rsidR="00FA04BC" w:rsidDel="00037590" w:rsidP="00FA04BC" w:rsidRDefault="00FA04BC" w14:paraId="7DEF442A" w14:textId="6A9AC97E">
      <w:pPr>
        <w:rPr>
          <w:del w:author="Støylen, Mari" w:date="2021-05-03T13:00:00Z" w:id="107"/>
        </w:rPr>
      </w:pPr>
      <w:bookmarkStart w:name="_Toc1743391" w:id="108"/>
    </w:p>
    <w:p w:rsidR="00FA04BC" w:rsidRDefault="00FA04BC" w14:paraId="0FAC6B1E" w14:textId="72A2019A">
      <w:pPr>
        <w:spacing w:before="0"/>
        <w:rPr>
          <w:rFonts w:asciiTheme="majorHAnsi" w:hAnsiTheme="majorHAnsi" w:eastAsiaTheme="majorEastAsia" w:cstheme="majorBidi"/>
          <w:color w:val="2E74B5" w:themeColor="accent1" w:themeShade="BF"/>
          <w:sz w:val="32"/>
          <w:szCs w:val="32"/>
        </w:rPr>
      </w:pPr>
      <w:del w:author="Støylen, Mari" w:date="2021-05-03T12:55:00Z" w:id="109">
        <w:r w:rsidDel="0040497D">
          <w:br w:type="page"/>
        </w:r>
      </w:del>
    </w:p>
    <w:p w:rsidR="007F2231" w:rsidP="009F4D10" w:rsidRDefault="005D13B5" w14:paraId="0DC56102" w14:textId="5F16FB1D">
      <w:pPr>
        <w:pStyle w:val="Overskrift1"/>
        <w:numPr>
          <w:ilvl w:val="0"/>
          <w:numId w:val="1"/>
        </w:numPr>
      </w:pPr>
      <w:bookmarkStart w:name="_Toc22546454" w:id="110"/>
      <w:r>
        <w:t>Konsekvenser for den enkelte</w:t>
      </w:r>
      <w:bookmarkEnd w:id="108"/>
      <w:bookmarkEnd w:id="110"/>
    </w:p>
    <w:p w:rsidR="006F691F" w:rsidP="009F4D10" w:rsidRDefault="005D3A3E" w14:paraId="362758E8" w14:textId="4EE39A65">
      <w:pPr>
        <w:pStyle w:val="Overskrift2"/>
        <w:numPr>
          <w:ilvl w:val="1"/>
          <w:numId w:val="1"/>
        </w:numPr>
        <w:ind w:left="426"/>
      </w:pPr>
      <w:r>
        <w:t>Oversikt over personvernkonsekvenser</w:t>
      </w:r>
    </w:p>
    <w:p w:rsidR="008A717B" w:rsidP="008A717B" w:rsidRDefault="008A717B" w14:paraId="7AE4022B" w14:textId="470504B8">
      <w:bookmarkStart w:name="_Toc1743400" w:id="111"/>
      <w:r>
        <w:t>Tabellen nedenfor gir en oversikt over de scenarioene og personvernkonsekvensene som er vurdert for denne behandling</w:t>
      </w:r>
      <w:r w:rsidR="002823DF">
        <w:t>en. For en uttømmende vurdering,</w:t>
      </w:r>
      <w:r>
        <w:t xml:space="preserve"> </w:t>
      </w:r>
      <w:r w:rsidR="002823DF">
        <w:t>s</w:t>
      </w:r>
      <w:r>
        <w:t>e</w:t>
      </w:r>
      <w:r w:rsidR="00FE6957">
        <w:t xml:space="preserve"> </w:t>
      </w:r>
      <w:r w:rsidR="00FE6957">
        <w:fldChar w:fldCharType="begin"/>
      </w:r>
      <w:r w:rsidR="00FE6957">
        <w:instrText xml:space="preserve"> REF _Ref18479355 \h </w:instrText>
      </w:r>
      <w:r w:rsidR="00FE6957">
        <w:fldChar w:fldCharType="separate"/>
      </w:r>
      <w:r w:rsidR="00FE6957">
        <w:t>Vedlegg 5 Vurdering av personvernscenarioer</w:t>
      </w:r>
      <w:r w:rsidR="00FE6957">
        <w:fldChar w:fldCharType="end"/>
      </w:r>
      <w:r>
        <w:t xml:space="preserve">. </w:t>
      </w:r>
      <w:r w:rsidR="002823DF">
        <w:t xml:space="preserve">For </w:t>
      </w:r>
      <w:r w:rsidRPr="00E10A1C">
        <w:t>oversikt over personvernkonsekvenser etter iverksatte tiltak, se punkt</w:t>
      </w:r>
      <w:r w:rsidR="00BC1760">
        <w:t xml:space="preserve"> </w:t>
      </w:r>
      <w:r w:rsidR="00FE6957">
        <w:fldChar w:fldCharType="begin"/>
      </w:r>
      <w:r w:rsidR="00FE6957">
        <w:instrText xml:space="preserve"> REF _Ref18479312 \r \h </w:instrText>
      </w:r>
      <w:r w:rsidR="00FE6957">
        <w:fldChar w:fldCharType="separate"/>
      </w:r>
      <w:r w:rsidR="00FE6957">
        <w:t>5.2</w:t>
      </w:r>
      <w:r w:rsidR="00FE6957">
        <w:fldChar w:fldCharType="end"/>
      </w:r>
      <w:r>
        <w:t xml:space="preserve">. </w:t>
      </w:r>
    </w:p>
    <w:p w:rsidR="008A717B" w:rsidP="008A717B" w:rsidRDefault="008A717B" w14:paraId="183423F5" w14:textId="77777777">
      <w:pPr>
        <w:pStyle w:val="Bildetekst"/>
        <w:keepNext/>
        <w:ind w:left="720"/>
        <w:jc w:val="center"/>
      </w:pPr>
      <w:r>
        <w:t xml:space="preserve">Tabell </w:t>
      </w:r>
      <w:r>
        <w:fldChar w:fldCharType="begin"/>
      </w:r>
      <w:r>
        <w:instrText>SEQ Tabell \* ARABIC</w:instrText>
      </w:r>
      <w:r>
        <w:fldChar w:fldCharType="separate"/>
      </w:r>
      <w:r>
        <w:rPr>
          <w:noProof/>
        </w:rPr>
        <w:t>1</w:t>
      </w:r>
      <w:r>
        <w:fldChar w:fldCharType="end"/>
      </w:r>
      <w:r>
        <w:t xml:space="preserve"> Overordnede beskrivelser av personvernkonsekvenser</w:t>
      </w:r>
    </w:p>
    <w:tbl>
      <w:tblPr>
        <w:tblStyle w:val="Lyslisteuthevingsfarge1"/>
        <w:tblW w:w="0" w:type="auto"/>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ook w:val="04A0" w:firstRow="1" w:lastRow="0" w:firstColumn="1" w:lastColumn="0" w:noHBand="0" w:noVBand="1"/>
        <w:tblPrChange w:author="Støylen, Mari" w:date="2021-05-04T10:07:00Z" w:id="112">
          <w:tblPr>
            <w:tblStyle w:val="Lyslisteuthevingsfarge1"/>
            <w:tblW w:w="0" w:type="auto"/>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ook w:val="04A0" w:firstRow="1" w:lastRow="0" w:firstColumn="1" w:lastColumn="0" w:noHBand="0" w:noVBand="1"/>
          </w:tblPr>
        </w:tblPrChange>
      </w:tblPr>
      <w:tblGrid>
        <w:gridCol w:w="8285"/>
        <w:gridCol w:w="787"/>
        <w:tblGridChange w:id="113">
          <w:tblGrid>
            <w:gridCol w:w="7955"/>
            <w:gridCol w:w="787"/>
          </w:tblGrid>
        </w:tblGridChange>
      </w:tblGrid>
      <w:tr w:rsidRPr="008A717B" w:rsidR="008A717B" w:rsidTr="000E1C9B" w14:paraId="2499543D" w14:textId="77777777">
        <w:trPr>
          <w:cnfStyle w:val="100000000000" w:firstRow="1" w:lastRow="0" w:firstColumn="0" w:lastColumn="0" w:oddVBand="0" w:evenVBand="0" w:oddHBand="0" w:evenHBand="0" w:firstRowFirstColumn="0" w:firstRowLastColumn="0" w:lastRowFirstColumn="0" w:lastRowLastColumn="0"/>
          <w:trHeight w:val="360"/>
          <w:trPrChange w:author="Støylen, Mari" w:date="2021-05-04T10:07:00Z" w:id="114">
            <w:trPr>
              <w:trHeight w:val="454"/>
            </w:trPr>
          </w:trPrChange>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single" w:color="FFFFFF" w:themeColor="background1" w:sz="4" w:space="0"/>
              <w:right w:val="nil"/>
            </w:tcBorders>
            <w:shd w:val="clear" w:color="auto" w:fill="FFCCCC"/>
            <w:vAlign w:val="center"/>
            <w:tcPrChange w:author="Støylen, Mari" w:date="2021-05-04T10:07:00Z" w:id="115">
              <w:tcPr>
                <w:tcW w:w="7955" w:type="dxa"/>
                <w:tcBorders>
                  <w:top w:val="nil"/>
                  <w:left w:val="nil"/>
                  <w:bottom w:val="single" w:color="FFFFFF" w:themeColor="background1" w:sz="4" w:space="0"/>
                  <w:right w:val="nil"/>
                </w:tcBorders>
                <w:shd w:val="clear" w:color="auto" w:fill="FFCCCC"/>
                <w:vAlign w:val="center"/>
              </w:tcPr>
            </w:tcPrChange>
          </w:tcPr>
          <w:p w:rsidRPr="008A717B" w:rsidR="008A717B" w:rsidP="008A717B" w:rsidRDefault="008A717B" w14:paraId="00B0730A" w14:textId="77777777">
            <w:pPr>
              <w:spacing w:before="0" w:after="160"/>
              <w:jc w:val="center"/>
              <w:cnfStyle w:val="101000000000" w:firstRow="1" w:lastRow="0" w:firstColumn="1" w:lastColumn="0" w:oddVBand="0" w:evenVBand="0" w:oddHBand="0" w:evenHBand="0" w:firstRowFirstColumn="0" w:firstRowLastColumn="0" w:lastRowFirstColumn="0" w:lastRowLastColumn="0"/>
              <w:rPr>
                <w:color w:val="auto"/>
              </w:rPr>
            </w:pPr>
            <w:r w:rsidRPr="008A717B">
              <w:rPr>
                <w:color w:val="auto"/>
              </w:rPr>
              <w:t>Personvernkonsekvenser</w:t>
            </w:r>
          </w:p>
        </w:tc>
        <w:tc>
          <w:tcPr>
            <w:tcW w:w="0" w:type="auto"/>
            <w:tcBorders>
              <w:top w:val="nil"/>
              <w:left w:val="nil"/>
              <w:bottom w:val="single" w:color="FFFFFF" w:themeColor="background1" w:sz="4" w:space="0"/>
              <w:right w:val="nil"/>
            </w:tcBorders>
            <w:shd w:val="clear" w:color="auto" w:fill="FFCCCC"/>
            <w:vAlign w:val="center"/>
            <w:tcPrChange w:author="Støylen, Mari" w:date="2021-05-04T10:07:00Z" w:id="116">
              <w:tcPr>
                <w:tcW w:w="787" w:type="dxa"/>
                <w:tcBorders>
                  <w:top w:val="nil"/>
                  <w:left w:val="nil"/>
                  <w:bottom w:val="single" w:color="FFFFFF" w:themeColor="background1" w:sz="4" w:space="0"/>
                  <w:right w:val="nil"/>
                </w:tcBorders>
                <w:shd w:val="clear" w:color="auto" w:fill="FFCCCC"/>
                <w:vAlign w:val="center"/>
              </w:tcPr>
            </w:tcPrChange>
          </w:tcPr>
          <w:p w:rsidRPr="008A717B" w:rsidR="008A717B" w:rsidP="008A717B" w:rsidRDefault="008A717B" w14:paraId="0C39E881" w14:textId="77777777">
            <w:pPr>
              <w:spacing w:before="0" w:after="160"/>
              <w:jc w:val="center"/>
              <w:cnfStyle w:val="100000000000" w:firstRow="1" w:lastRow="0" w:firstColumn="0" w:lastColumn="0" w:oddVBand="0" w:evenVBand="0" w:oddHBand="0" w:evenHBand="0" w:firstRowFirstColumn="0" w:firstRowLastColumn="0" w:lastRowFirstColumn="0" w:lastRowLastColumn="0"/>
              <w:rPr>
                <w:color w:val="auto"/>
              </w:rPr>
            </w:pPr>
            <w:r w:rsidRPr="008A717B">
              <w:rPr>
                <w:color w:val="auto"/>
              </w:rPr>
              <w:t>Status</w:t>
            </w:r>
          </w:p>
        </w:tc>
      </w:tr>
      <w:tr w:rsidRPr="008A717B" w:rsidR="008A717B" w:rsidTr="000E1C9B" w14:paraId="221FBD01" w14:textId="77777777">
        <w:trPr>
          <w:cnfStyle w:val="000000100000" w:firstRow="0" w:lastRow="0" w:firstColumn="0" w:lastColumn="0" w:oddVBand="0" w:evenVBand="0" w:oddHBand="1" w:evenHBand="0" w:firstRowFirstColumn="0" w:firstRowLastColumn="0" w:lastRowFirstColumn="0" w:lastRowLastColumn="0"/>
          <w:trHeight w:val="315"/>
          <w:trPrChange w:author="Støylen, Mari" w:date="2021-05-04T10:07:00Z" w:id="117">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18">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8A717B" w14:paraId="2941700E" w14:textId="67F43C0F">
            <w:pPr>
              <w:spacing w:before="0" w:after="160"/>
              <w:cnfStyle w:val="001000100000" w:firstRow="0" w:lastRow="0" w:firstColumn="1" w:lastColumn="0" w:oddVBand="0" w:evenVBand="0" w:oddHBand="1" w:evenHBand="0" w:firstRowFirstColumn="0" w:firstRowLastColumn="0" w:lastRowFirstColumn="0" w:lastRowLastColumn="0"/>
            </w:pPr>
            <w:r w:rsidRPr="008A717B">
              <w:t>P1. «</w:t>
            </w:r>
            <w:r w:rsidRPr="008D12BC" w:rsidR="008D12BC">
              <w:t>Risiko for at NAV ikke behandler opplysninger om trygdetid riktig</w:t>
            </w:r>
            <w:r w:rsidRPr="008A717B">
              <w:t>»</w:t>
            </w:r>
          </w:p>
          <w:p w:rsidRPr="008A717B" w:rsidR="008A717B" w:rsidP="008A717B" w:rsidRDefault="00632CF5" w14:paraId="4E749AA5" w14:textId="3FA1F0D5">
            <w:pPr>
              <w:spacing w:before="0" w:after="160"/>
              <w:cnfStyle w:val="001000100000" w:firstRow="0" w:lastRow="0" w:firstColumn="1" w:lastColumn="0" w:oddVBand="0" w:evenVBand="0" w:oddHBand="1" w:evenHBand="0" w:firstRowFirstColumn="0" w:firstRowLastColumn="0" w:lastRowFirstColumn="0" w:lastRowLastColumn="0"/>
              <w:rPr>
                <w:b w:val="0"/>
              </w:rPr>
            </w:pPr>
            <w:r w:rsidRPr="00632CF5">
              <w:rPr>
                <w:b w:val="0"/>
              </w:rPr>
              <w:t>Det er risiko for at personopplysningene som NAV behandler knyttet til trygdetid ikke er riktige.</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19">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632CF5" w:rsidP="008A717B" w:rsidRDefault="00632CF5" w14:paraId="1C096C90" w14:textId="77777777">
            <w:pPr>
              <w:spacing w:before="0" w:after="160"/>
              <w:cnfStyle w:val="000000100000" w:firstRow="0" w:lastRow="0" w:firstColumn="0" w:lastColumn="0" w:oddVBand="0" w:evenVBand="0" w:oddHBand="1" w:evenHBand="0" w:firstRowFirstColumn="0" w:firstRowLastColumn="0" w:lastRowFirstColumn="0" w:lastRowLastColumn="0"/>
            </w:pPr>
          </w:p>
          <w:p w:rsidRPr="008A717B" w:rsidR="008A717B" w:rsidP="008A717B" w:rsidRDefault="00632CF5" w14:paraId="6A5D8E0F" w14:textId="1F8232FC">
            <w:pPr>
              <w:spacing w:before="0" w:after="160"/>
              <w:cnfStyle w:val="000000100000" w:firstRow="0" w:lastRow="0" w:firstColumn="0" w:lastColumn="0" w:oddVBand="0" w:evenVBand="0" w:oddHBand="1" w:evenHBand="0" w:firstRowFirstColumn="0" w:firstRowLastColumn="0" w:lastRowFirstColumn="0" w:lastRowLastColumn="0"/>
            </w:pPr>
            <w:r w:rsidRPr="00632CF5">
              <w:rPr>
                <w:noProof/>
                <w:lang w:eastAsia="nb-NO"/>
              </w:rPr>
              <mc:AlternateContent>
                <mc:Choice Requires="wps">
                  <w:drawing>
                    <wp:inline distT="0" distB="0" distL="0" distR="0" wp14:anchorId="7CAB88EC" wp14:editId="5BB0CC87">
                      <wp:extent cx="312163" cy="312163"/>
                      <wp:effectExtent l="0" t="0" r="12065" b="12065"/>
                      <wp:docPr id="61" name="Oval 66"/>
                      <wp:cNvGraphicFramePr/>
                      <a:graphic xmlns:a="http://schemas.openxmlformats.org/drawingml/2006/main">
                        <a:graphicData uri="http://schemas.microsoft.com/office/word/2010/wordprocessingShape">
                          <wps:wsp>
                            <wps:cNvSpPr/>
                            <wps:spPr>
                              <a:xfrm>
                                <a:off x="0" y="0"/>
                                <a:ext cx="312163" cy="312163"/>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51EA11C3">
                    <v:oval id="Oval 66" style="width:24.6pt;height:24.6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34DF0D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">
                      <v:stroke joinstyle="miter"/>
                      <w10:anchorlock/>
                    </v:oval>
                  </w:pict>
                </mc:Fallback>
              </mc:AlternateContent>
            </w:r>
          </w:p>
        </w:tc>
      </w:tr>
      <w:tr w:rsidRPr="008A717B" w:rsidR="008A717B" w:rsidTr="000E1C9B" w14:paraId="76F324A3" w14:textId="77777777">
        <w:trPr>
          <w:trHeight w:val="315"/>
          <w:trPrChange w:author="Støylen, Mari" w:date="2021-05-04T10:07:00Z" w:id="120">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21">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8A717B" w14:paraId="36A283E4" w14:textId="2638CF8F">
            <w:pPr>
              <w:spacing w:before="0" w:after="160"/>
            </w:pPr>
            <w:r w:rsidRPr="008A717B">
              <w:t>P2. «</w:t>
            </w:r>
            <w:r w:rsidRPr="008D12BC" w:rsidR="008D12BC">
              <w:t xml:space="preserve">Feil i den manuelle utfyllingen av </w:t>
            </w:r>
            <w:proofErr w:type="spellStart"/>
            <w:r w:rsidRPr="008D12BC" w:rsidR="008D12BC">
              <w:t>SEDer</w:t>
            </w:r>
            <w:proofErr w:type="spellEnd"/>
            <w:r w:rsidRPr="008D12BC" w:rsidR="008D12BC">
              <w:t xml:space="preserve"> som skal til Tyskland</w:t>
            </w:r>
            <w:r>
              <w:t>»</w:t>
            </w:r>
          </w:p>
          <w:p w:rsidRPr="008A717B" w:rsidR="008A717B" w:rsidP="00632CF5" w:rsidRDefault="00632CF5" w14:paraId="13AA81F8" w14:textId="1BC339CE">
            <w:pPr>
              <w:spacing w:before="0" w:after="160"/>
              <w:rPr>
                <w:b w:val="0"/>
              </w:rPr>
            </w:pPr>
            <w:r>
              <w:rPr>
                <w:b w:val="0"/>
              </w:rPr>
              <w:t>Det er r</w:t>
            </w:r>
            <w:r w:rsidRPr="00632CF5">
              <w:rPr>
                <w:b w:val="0"/>
              </w:rPr>
              <w:t>isiko for at det skjer feil i den manuelle utfylling av informasjon om en registrerts pensjon som NAV sender til Tyskland, og at Tyskland dermed legger feil personopplysninger til grunn ved behandlingen av et skilsmisseoppgjør.</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22">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632CF5" w:rsidP="008A717B" w:rsidRDefault="00632CF5" w14:paraId="7F72FE9B" w14:textId="77777777">
            <w:pPr>
              <w:spacing w:before="0" w:after="160"/>
              <w:cnfStyle w:val="000000000000" w:firstRow="0" w:lastRow="0" w:firstColumn="0" w:lastColumn="0" w:oddVBand="0" w:evenVBand="0" w:oddHBand="0" w:evenHBand="0" w:firstRowFirstColumn="0" w:firstRowLastColumn="0" w:lastRowFirstColumn="0" w:lastRowLastColumn="0"/>
            </w:pPr>
          </w:p>
          <w:p w:rsidRPr="008A717B" w:rsidR="008A717B" w:rsidP="008A717B" w:rsidRDefault="00632CF5" w14:paraId="0F48CD28" w14:textId="7D8BF87A">
            <w:pPr>
              <w:spacing w:before="0" w:after="160"/>
              <w:cnfStyle w:val="000000000000" w:firstRow="0" w:lastRow="0" w:firstColumn="0" w:lastColumn="0" w:oddVBand="0" w:evenVBand="0" w:oddHBand="0" w:evenHBand="0" w:firstRowFirstColumn="0" w:firstRowLastColumn="0" w:lastRowFirstColumn="0" w:lastRowLastColumn="0"/>
            </w:pPr>
            <w:r w:rsidRPr="00632CF5">
              <w:rPr>
                <w:noProof/>
                <w:lang w:eastAsia="nb-NO"/>
              </w:rPr>
              <mc:AlternateContent>
                <mc:Choice Requires="wps">
                  <w:drawing>
                    <wp:inline distT="0" distB="0" distL="0" distR="0" wp14:anchorId="72A6959B" wp14:editId="7BC63F30">
                      <wp:extent cx="312163" cy="312163"/>
                      <wp:effectExtent l="0" t="0" r="12065" b="12065"/>
                      <wp:docPr id="138" name="Oval 66"/>
                      <wp:cNvGraphicFramePr/>
                      <a:graphic xmlns:a="http://schemas.openxmlformats.org/drawingml/2006/main">
                        <a:graphicData uri="http://schemas.microsoft.com/office/word/2010/wordprocessingShape">
                          <wps:wsp>
                            <wps:cNvSpPr/>
                            <wps:spPr>
                              <a:xfrm>
                                <a:off x="0" y="0"/>
                                <a:ext cx="312163" cy="312163"/>
                              </a:xfrm>
                              <a:prstGeom prst="ellipse">
                                <a:avLst/>
                              </a:prstGeom>
                              <a:solidFill>
                                <a:srgbClr val="00B050"/>
                              </a:solidFill>
                              <a:ln w="12700" cap="flat" cmpd="sng" algn="ctr">
                                <a:solidFill>
                                  <a:srgbClr val="00B05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75513ED1">
                    <v:oval id="Oval 66" style="width:24.6pt;height:24.6pt;visibility:visible;mso-wrap-style:square;mso-left-percent:-10001;mso-top-percent:-10001;mso-position-horizontal:absolute;mso-position-horizontal-relative:char;mso-position-vertical:absolute;mso-position-vertical-relative:line;mso-left-percent:-10001;mso-top-percent:-10001;v-text-anchor:middle" o:spid="_x0000_s1026" fillcolor="#00b050" strokecolor="#00b050" strokeweight="1pt" w14:anchorId="5A0B43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">
                      <v:stroke joinstyle="miter"/>
                      <w10:anchorlock/>
                    </v:oval>
                  </w:pict>
                </mc:Fallback>
              </mc:AlternateContent>
            </w:r>
          </w:p>
        </w:tc>
      </w:tr>
      <w:tr w:rsidRPr="008A717B" w:rsidR="008A717B" w:rsidTr="000E1C9B" w14:paraId="5F4720DB" w14:textId="77777777">
        <w:trPr>
          <w:cnfStyle w:val="000000100000" w:firstRow="0" w:lastRow="0" w:firstColumn="0" w:lastColumn="0" w:oddVBand="0" w:evenVBand="0" w:oddHBand="1" w:evenHBand="0" w:firstRowFirstColumn="0" w:firstRowLastColumn="0" w:lastRowFirstColumn="0" w:lastRowLastColumn="0"/>
          <w:trHeight w:val="562"/>
          <w:trPrChange w:author="Støylen, Mari" w:date="2021-05-04T10:07:00Z" w:id="123">
            <w:trPr>
              <w:trHeight w:val="708"/>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24">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8A717B" w14:paraId="68D16864" w14:textId="7BBFD03E">
            <w:pPr>
              <w:spacing w:before="0" w:after="160"/>
              <w:cnfStyle w:val="001000100000" w:firstRow="0" w:lastRow="0" w:firstColumn="1" w:lastColumn="0" w:oddVBand="0" w:evenVBand="0" w:oddHBand="1" w:evenHBand="0" w:firstRowFirstColumn="0" w:firstRowLastColumn="0" w:lastRowFirstColumn="0" w:lastRowLastColumn="0"/>
            </w:pPr>
            <w:r w:rsidRPr="008A717B">
              <w:t>P3. «</w:t>
            </w:r>
            <w:r w:rsidRPr="008D12BC" w:rsidR="008D12BC">
              <w:t>Generelle feil ved manuell behandling av personopplysninger</w:t>
            </w:r>
            <w:r w:rsidRPr="008A717B">
              <w:t>»</w:t>
            </w:r>
          </w:p>
          <w:p w:rsidRPr="008A717B" w:rsidR="008A717B" w:rsidP="008A717B" w:rsidRDefault="00632CF5" w14:paraId="449EA2D0" w14:textId="25975CE2">
            <w:pPr>
              <w:spacing w:before="0" w:after="160"/>
              <w:cnfStyle w:val="001000100000" w:firstRow="0" w:lastRow="0" w:firstColumn="1" w:lastColumn="0" w:oddVBand="0" w:evenVBand="0" w:oddHBand="1" w:evenHBand="0" w:firstRowFirstColumn="0" w:firstRowLastColumn="0" w:lastRowFirstColumn="0" w:lastRowLastColumn="0"/>
              <w:rPr>
                <w:b w:val="0"/>
              </w:rPr>
            </w:pPr>
            <w:r w:rsidRPr="00632CF5">
              <w:rPr>
                <w:b w:val="0"/>
              </w:rPr>
              <w:t>Det er en generell risiko for at det skjer feil ved manuell utfylling av informasjon og at NAV derfor behandler feil opplysninger om en registrert.</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25">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A56D0A" w:rsidP="008A717B" w:rsidRDefault="00A56D0A" w14:paraId="6E3BE93C" w14:textId="77777777">
            <w:pPr>
              <w:spacing w:before="0" w:after="160"/>
              <w:cnfStyle w:val="000000100000" w:firstRow="0" w:lastRow="0" w:firstColumn="0" w:lastColumn="0" w:oddVBand="0" w:evenVBand="0" w:oddHBand="1" w:evenHBand="0" w:firstRowFirstColumn="0" w:firstRowLastColumn="0" w:lastRowFirstColumn="0" w:lastRowLastColumn="0"/>
            </w:pPr>
          </w:p>
          <w:p w:rsidRPr="008A717B" w:rsidR="008A717B" w:rsidP="008A717B" w:rsidRDefault="00A56D0A" w14:paraId="14D8E147" w14:textId="55E4129E">
            <w:pPr>
              <w:spacing w:before="0" w:after="160"/>
              <w:cnfStyle w:val="000000100000" w:firstRow="0" w:lastRow="0" w:firstColumn="0" w:lastColumn="0" w:oddVBand="0" w:evenVBand="0" w:oddHBand="1" w:evenHBand="0" w:firstRowFirstColumn="0" w:firstRowLastColumn="0" w:lastRowFirstColumn="0" w:lastRowLastColumn="0"/>
            </w:pPr>
            <w:r w:rsidRPr="00632CF5">
              <w:rPr>
                <w:noProof/>
                <w:lang w:eastAsia="nb-NO"/>
              </w:rPr>
              <mc:AlternateContent>
                <mc:Choice Requires="wps">
                  <w:drawing>
                    <wp:inline distT="0" distB="0" distL="0" distR="0" wp14:anchorId="29AB124A" wp14:editId="22E96106">
                      <wp:extent cx="311785" cy="311785"/>
                      <wp:effectExtent l="0" t="0" r="12065" b="12065"/>
                      <wp:docPr id="4"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0A76DAEE">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77C8E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">
                      <v:stroke joinstyle="miter"/>
                      <w10:anchorlock/>
                    </v:oval>
                  </w:pict>
                </mc:Fallback>
              </mc:AlternateContent>
            </w:r>
          </w:p>
        </w:tc>
      </w:tr>
      <w:tr w:rsidRPr="008A717B" w:rsidR="008A717B" w:rsidTr="000E1C9B" w14:paraId="7F30F405" w14:textId="77777777">
        <w:trPr>
          <w:trHeight w:val="315"/>
          <w:trPrChange w:author="Støylen, Mari" w:date="2021-05-04T10:07:00Z" w:id="126">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27">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8A717B" w14:paraId="46C45703" w14:textId="57F07878">
            <w:pPr>
              <w:spacing w:before="0" w:after="160"/>
            </w:pPr>
            <w:r w:rsidRPr="008A717B">
              <w:t>P4. «</w:t>
            </w:r>
            <w:r w:rsidRPr="008D12BC" w:rsidR="008D12BC">
              <w:t>Feil ved elektronisk overføring av personopplysninger</w:t>
            </w:r>
            <w:r w:rsidR="00A56D0A">
              <w:t xml:space="preserve"> </w:t>
            </w:r>
            <w:r w:rsidRPr="00A56D0A" w:rsidR="00A56D0A">
              <w:t>(personopplysninger behandles ikke med riktighet)</w:t>
            </w:r>
            <w:r w:rsidRPr="008A717B">
              <w:t>»</w:t>
            </w:r>
          </w:p>
          <w:p w:rsidRPr="008A717B" w:rsidR="008A717B" w:rsidP="00F15F6B" w:rsidRDefault="00632CF5" w14:paraId="754AE5AE" w14:textId="4AD4D421">
            <w:pPr>
              <w:spacing w:before="0" w:after="160"/>
              <w:rPr>
                <w:b w:val="0"/>
              </w:rPr>
            </w:pPr>
            <w:r w:rsidRPr="00632CF5">
              <w:rPr>
                <w:b w:val="0"/>
              </w:rPr>
              <w:t>Det er en generell risiko for at det skjer feil ved elektronisk overføring av informasjon</w:t>
            </w:r>
            <w:r w:rsidR="00F15F6B">
              <w:rPr>
                <w:b w:val="0"/>
              </w:rPr>
              <w:t xml:space="preserve"> fra øvrige registre i NAV slik at personopplysningene som legges til grunn i saksbehandlingen </w:t>
            </w:r>
            <w:r w:rsidR="00A56D0A">
              <w:rPr>
                <w:b w:val="0"/>
              </w:rPr>
              <w:t>av pensjons- og uføretrygdsaker</w:t>
            </w:r>
            <w:r w:rsidRPr="00632CF5">
              <w:rPr>
                <w:b w:val="0"/>
              </w:rPr>
              <w:t>.</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28">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632CF5" w:rsidP="008A717B" w:rsidRDefault="00632CF5" w14:paraId="6B64AF9E" w14:textId="77777777">
            <w:pPr>
              <w:spacing w:before="0" w:after="160"/>
              <w:cnfStyle w:val="000000000000" w:firstRow="0" w:lastRow="0" w:firstColumn="0" w:lastColumn="0" w:oddVBand="0" w:evenVBand="0" w:oddHBand="0" w:evenHBand="0" w:firstRowFirstColumn="0" w:firstRowLastColumn="0" w:lastRowFirstColumn="0" w:lastRowLastColumn="0"/>
            </w:pPr>
          </w:p>
          <w:p w:rsidRPr="008A717B" w:rsidR="008A717B" w:rsidP="008A717B" w:rsidRDefault="00632CF5" w14:paraId="555A2B03" w14:textId="5C493BCD">
            <w:pPr>
              <w:spacing w:before="0" w:after="160"/>
              <w:cnfStyle w:val="000000000000" w:firstRow="0" w:lastRow="0" w:firstColumn="0" w:lastColumn="0" w:oddVBand="0" w:evenVBand="0" w:oddHBand="0" w:evenHBand="0" w:firstRowFirstColumn="0" w:firstRowLastColumn="0" w:lastRowFirstColumn="0" w:lastRowLastColumn="0"/>
            </w:pPr>
            <w:r w:rsidRPr="00632CF5">
              <w:rPr>
                <w:noProof/>
                <w:lang w:eastAsia="nb-NO"/>
              </w:rPr>
              <mc:AlternateContent>
                <mc:Choice Requires="wps">
                  <w:drawing>
                    <wp:inline distT="0" distB="0" distL="0" distR="0" wp14:anchorId="4639FCCE" wp14:editId="39A433D1">
                      <wp:extent cx="311785" cy="311785"/>
                      <wp:effectExtent l="0" t="0" r="12065" b="12065"/>
                      <wp:docPr id="2"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7908E271">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30693F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">
                      <v:stroke joinstyle="miter"/>
                      <w10:anchorlock/>
                    </v:oval>
                  </w:pict>
                </mc:Fallback>
              </mc:AlternateContent>
            </w:r>
          </w:p>
        </w:tc>
      </w:tr>
      <w:tr w:rsidRPr="008A717B" w:rsidR="00A56D0A" w:rsidTr="000E1C9B" w14:paraId="5834E3F7" w14:textId="77777777">
        <w:trPr>
          <w:cnfStyle w:val="000000100000" w:firstRow="0" w:lastRow="0" w:firstColumn="0" w:lastColumn="0" w:oddVBand="0" w:evenVBand="0" w:oddHBand="1" w:evenHBand="0" w:firstRowFirstColumn="0" w:firstRowLastColumn="0" w:lastRowFirstColumn="0" w:lastRowLastColumn="0"/>
          <w:trHeight w:val="315"/>
          <w:trPrChange w:author="Støylen, Mari" w:date="2021-05-04T10:07:00Z" w:id="129">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30">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A56D0A" w:rsidP="00A56D0A" w:rsidRDefault="00A56D0A" w14:paraId="61DAE554" w14:textId="7E55308D">
            <w:pPr>
              <w:spacing w:before="0" w:after="160"/>
              <w:cnfStyle w:val="001000100000" w:firstRow="0" w:lastRow="0" w:firstColumn="1" w:lastColumn="0" w:oddVBand="0" w:evenVBand="0" w:oddHBand="1" w:evenHBand="0" w:firstRowFirstColumn="0" w:firstRowLastColumn="0" w:lastRowFirstColumn="0" w:lastRowLastColumn="0"/>
            </w:pPr>
            <w:r>
              <w:t>P5</w:t>
            </w:r>
            <w:r w:rsidRPr="008A717B">
              <w:t>. «</w:t>
            </w:r>
            <w:r w:rsidRPr="00A56D0A">
              <w:t>Feil knyttet til datakvalitet i interne registre (personopplysninger behandles ikke med riktighet)»</w:t>
            </w:r>
          </w:p>
          <w:p w:rsidRPr="008A717B" w:rsidR="00A56D0A" w:rsidP="00F11BFB" w:rsidRDefault="00A56D0A" w14:paraId="49199850" w14:textId="29E6F563">
            <w:pPr>
              <w:spacing w:before="0" w:after="160"/>
              <w:cnfStyle w:val="001000100000" w:firstRow="0" w:lastRow="0" w:firstColumn="1" w:lastColumn="0" w:oddVBand="0" w:evenVBand="0" w:oddHBand="1" w:evenHBand="0" w:firstRowFirstColumn="0" w:firstRowLastColumn="0" w:lastRowFirstColumn="0" w:lastRowLastColumn="0"/>
            </w:pPr>
            <w:r w:rsidRPr="00A56D0A">
              <w:rPr>
                <w:b w:val="0"/>
              </w:rPr>
              <w:t xml:space="preserve">Det er en generell risiko for at personopplysninger i de interne kildene som EESSI Pensjon henter informasjon fra ikke er oppdaterte. Dette gjelder særlig </w:t>
            </w:r>
            <w:r w:rsidR="00DF56AD">
              <w:rPr>
                <w:b w:val="0"/>
              </w:rPr>
              <w:t>personer</w:t>
            </w:r>
            <w:r w:rsidRPr="00A56D0A">
              <w:rPr>
                <w:b w:val="0"/>
              </w:rPr>
              <w:t xml:space="preserve"> som bor utenfor Norge fordi de ofte ikke vil være klar over sine plikter til å melde endringer i livssituasjon til det norske Folkeregisteret. Dette gjør at utenlandske trygdemyndigheter og NAV kan behandle feil personopplysninger om disse </w:t>
            </w:r>
            <w:r w:rsidR="00F2074A">
              <w:rPr>
                <w:b w:val="0"/>
              </w:rPr>
              <w:t>enkeltpersonene</w:t>
            </w:r>
            <w:r w:rsidRPr="00A56D0A">
              <w:rPr>
                <w:b w:val="0"/>
              </w:rPr>
              <w:t>.</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31">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A56D0A" w:rsidP="008A717B" w:rsidRDefault="00A56D0A" w14:paraId="6F71E953" w14:textId="77777777">
            <w:pPr>
              <w:spacing w:before="0"/>
              <w:cnfStyle w:val="000000100000" w:firstRow="0" w:lastRow="0" w:firstColumn="0" w:lastColumn="0" w:oddVBand="0" w:evenVBand="0" w:oddHBand="1" w:evenHBand="0" w:firstRowFirstColumn="0" w:firstRowLastColumn="0" w:lastRowFirstColumn="0" w:lastRowLastColumn="0"/>
            </w:pPr>
          </w:p>
          <w:p w:rsidR="00A56D0A" w:rsidP="008A717B" w:rsidRDefault="00A56D0A" w14:paraId="75F52261" w14:textId="7BD3C96C">
            <w:pPr>
              <w:spacing w:before="0"/>
              <w:cnfStyle w:val="000000100000" w:firstRow="0" w:lastRow="0" w:firstColumn="0" w:lastColumn="0" w:oddVBand="0" w:evenVBand="0" w:oddHBand="1" w:evenHBand="0" w:firstRowFirstColumn="0" w:firstRowLastColumn="0" w:lastRowFirstColumn="0" w:lastRowLastColumn="0"/>
            </w:pPr>
            <w:r w:rsidRPr="00632CF5">
              <w:rPr>
                <w:noProof/>
                <w:lang w:eastAsia="nb-NO"/>
              </w:rPr>
              <mc:AlternateContent>
                <mc:Choice Requires="wps">
                  <w:drawing>
                    <wp:inline distT="0" distB="0" distL="0" distR="0" wp14:anchorId="06E320CF" wp14:editId="526E6051">
                      <wp:extent cx="311785" cy="311785"/>
                      <wp:effectExtent l="0" t="0" r="12065" b="12065"/>
                      <wp:docPr id="15"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161249CB">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5AE9C5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">
                      <v:stroke joinstyle="miter"/>
                      <w10:anchorlock/>
                    </v:oval>
                  </w:pict>
                </mc:Fallback>
              </mc:AlternateContent>
            </w:r>
          </w:p>
        </w:tc>
      </w:tr>
      <w:tr w:rsidRPr="008A717B" w:rsidR="008A717B" w:rsidDel="00F907AE" w:rsidTr="000E1C9B" w14:paraId="13595DA3" w14:textId="2415AF08">
        <w:trPr>
          <w:trHeight w:val="315"/>
          <w:del w:author="Støylen, Mari" w:date="2021-05-03T12:48:00Z" w:id="132"/>
          <w:trPrChange w:author="Støylen, Mari" w:date="2021-05-04T10:07:00Z" w:id="133">
            <w:trPr>
              <w:trHeight w:val="397"/>
            </w:trPr>
          </w:trPrChange>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34">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11E7F" w:rsidR="008A717B" w:rsidDel="00F907AE" w:rsidP="008A717B" w:rsidRDefault="00A56D0A" w14:paraId="140E4D2B" w14:textId="2D3492CF">
            <w:pPr>
              <w:spacing w:before="0" w:after="160"/>
              <w:cnfStyle w:val="001000000000" w:firstRow="0" w:lastRow="0" w:firstColumn="1" w:lastColumn="0" w:oddVBand="0" w:evenVBand="0" w:oddHBand="0" w:evenHBand="0" w:firstRowFirstColumn="0" w:firstRowLastColumn="0" w:lastRowFirstColumn="0" w:lastRowLastColumn="0"/>
              <w:rPr>
                <w:del w:author="Støylen, Mari" w:date="2021-05-03T12:48:00Z" w:id="135"/>
                <w:strike/>
                <w:highlight w:val="yellow"/>
                <w:rPrChange w:author="Støylen, Mari" w:date="2021-04-12T16:36:00Z" w:id="136">
                  <w:rPr>
                    <w:del w:author="Støylen, Mari" w:date="2021-05-03T12:48:00Z" w:id="137"/>
                  </w:rPr>
                </w:rPrChange>
              </w:rPr>
            </w:pPr>
            <w:del w:author="Støylen, Mari" w:date="2021-05-03T12:48:00Z" w:id="138">
              <w:r w:rsidRPr="00811E7F" w:rsidDel="00F907AE">
                <w:rPr>
                  <w:strike/>
                  <w:highlight w:val="yellow"/>
                  <w:rPrChange w:author="Støylen, Mari" w:date="2021-04-12T16:36:00Z" w:id="139">
                    <w:rPr/>
                  </w:rPrChange>
                </w:rPr>
                <w:delText>P6</w:delText>
              </w:r>
              <w:r w:rsidRPr="00811E7F" w:rsidDel="00F907AE" w:rsidR="008A717B">
                <w:rPr>
                  <w:strike/>
                  <w:highlight w:val="yellow"/>
                  <w:rPrChange w:author="Støylen, Mari" w:date="2021-04-12T16:36:00Z" w:id="140">
                    <w:rPr/>
                  </w:rPrChange>
                </w:rPr>
                <w:delText>. «</w:delText>
              </w:r>
              <w:r w:rsidRPr="00811E7F" w:rsidDel="00F907AE" w:rsidR="008D12BC">
                <w:rPr>
                  <w:strike/>
                  <w:highlight w:val="yellow"/>
                  <w:rPrChange w:author="Støylen, Mari" w:date="2021-04-12T16:36:00Z" w:id="141">
                    <w:rPr/>
                  </w:rPrChange>
                </w:rPr>
                <w:delText>Risiko for formålsutglidning i NAV</w:delText>
              </w:r>
              <w:r w:rsidRPr="00811E7F" w:rsidDel="00F907AE" w:rsidR="008A717B">
                <w:rPr>
                  <w:strike/>
                  <w:highlight w:val="yellow"/>
                  <w:rPrChange w:author="Støylen, Mari" w:date="2021-04-12T16:36:00Z" w:id="142">
                    <w:rPr/>
                  </w:rPrChange>
                </w:rPr>
                <w:delText>»</w:delText>
              </w:r>
            </w:del>
          </w:p>
          <w:p w:rsidRPr="008A717B" w:rsidR="008A717B" w:rsidDel="00F907AE" w:rsidP="008A717B" w:rsidRDefault="00F15F6B" w14:paraId="03B32D16" w14:textId="35D61C96">
            <w:pPr>
              <w:spacing w:before="0" w:after="160"/>
              <w:cnfStyle w:val="001000000000" w:firstRow="0" w:lastRow="0" w:firstColumn="1" w:lastColumn="0" w:oddVBand="0" w:evenVBand="0" w:oddHBand="0" w:evenHBand="0" w:firstRowFirstColumn="0" w:firstRowLastColumn="0" w:lastRowFirstColumn="0" w:lastRowLastColumn="0"/>
              <w:rPr>
                <w:del w:author="Støylen, Mari" w:date="2021-05-03T12:48:00Z" w:id="143"/>
                <w:b w:val="0"/>
              </w:rPr>
            </w:pPr>
            <w:del w:author="Støylen, Mari" w:date="2021-05-03T12:48:00Z" w:id="144">
              <w:r w:rsidRPr="00811E7F" w:rsidDel="00F907AE">
                <w:rPr>
                  <w:strike/>
                  <w:highlight w:val="yellow"/>
                  <w:rPrChange w:author="Støylen, Mari" w:date="2021-04-12T16:36:00Z" w:id="145">
                    <w:rPr/>
                  </w:rPrChange>
                </w:rPr>
                <w:delText>Det er en risiko for at personopplysninger samlet inn i selvbetjeningsløsningen brukes til andre formål som er uforenelige med det opprinnelige formålet (formålsutglidning).</w:delText>
              </w:r>
            </w:del>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46">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A56D0A" w:rsidDel="00F907AE" w:rsidP="008A717B" w:rsidRDefault="00A56D0A" w14:paraId="075CC95E" w14:textId="72137816">
            <w:pPr>
              <w:spacing w:before="0" w:after="160"/>
              <w:rPr>
                <w:del w:author="Støylen, Mari" w:date="2021-05-03T12:48:00Z" w:id="147"/>
              </w:rPr>
            </w:pPr>
          </w:p>
          <w:p w:rsidRPr="008A717B" w:rsidR="008A717B" w:rsidDel="00F907AE" w:rsidP="008A717B" w:rsidRDefault="00A56D0A" w14:paraId="0BD55CE4" w14:textId="530C90A3">
            <w:pPr>
              <w:spacing w:before="0" w:after="160"/>
              <w:rPr>
                <w:del w:author="Støylen, Mari" w:date="2021-05-03T12:48:00Z" w:id="148"/>
              </w:rPr>
            </w:pPr>
            <w:del w:author="Støylen, Mari" w:date="2021-05-03T12:48:00Z" w:id="149">
              <w:r w:rsidRPr="00632CF5" w:rsidDel="00F907AE">
                <w:rPr>
                  <w:noProof/>
                  <w:lang w:eastAsia="nb-NO"/>
                </w:rPr>
                <mc:AlternateContent>
                  <mc:Choice Requires="wps">
                    <w:drawing>
                      <wp:inline distT="0" distB="0" distL="0" distR="0" wp14:anchorId="53D8B3AA" wp14:editId="3B715F2B">
                        <wp:extent cx="311785" cy="311785"/>
                        <wp:effectExtent l="0" t="0" r="12065" b="12065"/>
                        <wp:docPr id="7"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5BA2CB71">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6EC219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">
                        <v:stroke joinstyle="miter"/>
                        <w10:anchorlock/>
                      </v:oval>
                    </w:pict>
                  </mc:Fallback>
                </mc:AlternateContent>
              </w:r>
            </w:del>
          </w:p>
        </w:tc>
      </w:tr>
      <w:tr w:rsidRPr="008A717B" w:rsidR="008A717B" w:rsidTr="000E1C9B" w14:paraId="47F86794" w14:textId="77777777">
        <w:trPr>
          <w:trHeight w:val="315"/>
          <w:trPrChange w:author="Støylen, Mari" w:date="2021-05-04T10:07:00Z" w:id="150">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51">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8A717B" w14:paraId="666A02A4" w14:textId="2A9B13BD">
            <w:pPr>
              <w:spacing w:before="0" w:after="160"/>
            </w:pPr>
            <w:r w:rsidRPr="008A717B">
              <w:t>P</w:t>
            </w:r>
            <w:r w:rsidR="00A56D0A">
              <w:t>7</w:t>
            </w:r>
            <w:r w:rsidRPr="008A717B">
              <w:t>. «</w:t>
            </w:r>
            <w:r w:rsidRPr="008D12BC" w:rsidR="008D12BC">
              <w:t>Risiko for formålsutglidning etter oversendelse til utenlandsk trygdemyndighet</w:t>
            </w:r>
            <w:r w:rsidRPr="008A717B">
              <w:t xml:space="preserve">» </w:t>
            </w:r>
          </w:p>
          <w:p w:rsidRPr="008A717B" w:rsidR="008A717B" w:rsidP="00171E94" w:rsidRDefault="00171E94" w14:paraId="0BF431E9" w14:textId="32F9E44E">
            <w:pPr>
              <w:spacing w:before="0" w:after="160"/>
              <w:rPr>
                <w:b w:val="0"/>
              </w:rPr>
            </w:pPr>
            <w:r w:rsidRPr="00171E94">
              <w:rPr>
                <w:b w:val="0"/>
              </w:rPr>
              <w:t>Det er en risiko for formålsutglidning etter oversendelse av personopplysninger til andre trygdemyndigheter i EU/EØS.</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52">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7B6CDB" w:rsidP="008A717B" w:rsidRDefault="007B6CDB" w14:paraId="7A1FE87F" w14:textId="77777777">
            <w:pPr>
              <w:spacing w:before="0" w:after="160"/>
              <w:cnfStyle w:val="000000000000" w:firstRow="0" w:lastRow="0" w:firstColumn="0" w:lastColumn="0" w:oddVBand="0" w:evenVBand="0" w:oddHBand="0" w:evenHBand="0" w:firstRowFirstColumn="0" w:firstRowLastColumn="0" w:lastRowFirstColumn="0" w:lastRowLastColumn="0"/>
            </w:pPr>
          </w:p>
          <w:p w:rsidR="00A56D0A" w:rsidP="008A717B" w:rsidRDefault="007B6CDB" w14:paraId="513121F1" w14:textId="5AACEFA0">
            <w:pPr>
              <w:spacing w:before="0" w:after="160"/>
              <w:cnfStyle w:val="000000000000" w:firstRow="0" w:lastRow="0" w:firstColumn="0" w:lastColumn="0" w:oddVBand="0" w:evenVBand="0" w:oddHBand="0" w:evenHBand="0" w:firstRowFirstColumn="0" w:firstRowLastColumn="0" w:lastRowFirstColumn="0" w:lastRowLastColumn="0"/>
            </w:pPr>
            <w:r w:rsidRPr="00632CF5">
              <w:rPr>
                <w:noProof/>
                <w:lang w:eastAsia="nb-NO"/>
              </w:rPr>
              <mc:AlternateContent>
                <mc:Choice Requires="wps">
                  <w:drawing>
                    <wp:inline distT="0" distB="0" distL="0" distR="0" wp14:anchorId="3771B174" wp14:editId="1FB1914D">
                      <wp:extent cx="311785" cy="311785"/>
                      <wp:effectExtent l="0" t="0" r="12065" b="12065"/>
                      <wp:docPr id="10"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077F664D">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1F361C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">
                      <v:stroke joinstyle="miter"/>
                      <w10:anchorlock/>
                    </v:oval>
                  </w:pict>
                </mc:Fallback>
              </mc:AlternateContent>
            </w:r>
          </w:p>
          <w:p w:rsidRPr="008A717B" w:rsidR="008A717B" w:rsidP="008A717B" w:rsidRDefault="008A717B" w14:paraId="322B7370" w14:textId="087CBC7D">
            <w:pPr>
              <w:spacing w:before="0" w:after="160"/>
              <w:cnfStyle w:val="000000000000" w:firstRow="0" w:lastRow="0" w:firstColumn="0" w:lastColumn="0" w:oddVBand="0" w:evenVBand="0" w:oddHBand="0" w:evenHBand="0" w:firstRowFirstColumn="0" w:firstRowLastColumn="0" w:lastRowFirstColumn="0" w:lastRowLastColumn="0"/>
            </w:pPr>
          </w:p>
        </w:tc>
      </w:tr>
      <w:tr w:rsidRPr="008A717B" w:rsidR="008A717B" w:rsidTr="000E1C9B" w14:paraId="44A1E752" w14:textId="77777777">
        <w:trPr>
          <w:cnfStyle w:val="000000100000" w:firstRow="0" w:lastRow="0" w:firstColumn="0" w:lastColumn="0" w:oddVBand="0" w:evenVBand="0" w:oddHBand="1" w:evenHBand="0" w:firstRowFirstColumn="0" w:firstRowLastColumn="0" w:lastRowFirstColumn="0" w:lastRowLastColumn="0"/>
          <w:trHeight w:val="315"/>
          <w:trPrChange w:author="Støylen, Mari" w:date="2021-05-04T10:07:00Z" w:id="153">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54">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A56D0A" w14:paraId="1FAA7514" w14:textId="5E23498F">
            <w:pPr>
              <w:spacing w:before="0" w:after="160"/>
              <w:cnfStyle w:val="001000100000" w:firstRow="0" w:lastRow="0" w:firstColumn="1" w:lastColumn="0" w:oddVBand="0" w:evenVBand="0" w:oddHBand="1" w:evenHBand="0" w:firstRowFirstColumn="0" w:firstRowLastColumn="0" w:lastRowFirstColumn="0" w:lastRowLastColumn="0"/>
            </w:pPr>
            <w:r>
              <w:t>P8</w:t>
            </w:r>
            <w:r w:rsidRPr="008A717B" w:rsidR="008A717B">
              <w:t>. «</w:t>
            </w:r>
            <w:r w:rsidRPr="008D12BC" w:rsidR="008D12BC">
              <w:t>Snoking</w:t>
            </w:r>
            <w:r w:rsidRPr="008A717B" w:rsidR="008A717B">
              <w:t>»</w:t>
            </w:r>
          </w:p>
          <w:p w:rsidRPr="008A717B" w:rsidR="008A717B" w:rsidP="008A717B" w:rsidRDefault="00F15F6B" w14:paraId="695A51B6" w14:textId="6CC3D9E0">
            <w:pPr>
              <w:spacing w:before="0" w:after="160"/>
              <w:cnfStyle w:val="001000100000" w:firstRow="0" w:lastRow="0" w:firstColumn="1" w:lastColumn="0" w:oddVBand="0" w:evenVBand="0" w:oddHBand="1" w:evenHBand="0" w:firstRowFirstColumn="0" w:firstRowLastColumn="0" w:lastRowFirstColumn="0" w:lastRowLastColumn="0"/>
              <w:rPr>
                <w:b w:val="0"/>
              </w:rPr>
            </w:pPr>
            <w:r w:rsidRPr="00F15F6B">
              <w:rPr>
                <w:b w:val="0"/>
              </w:rPr>
              <w:t>Det er en risiko for at utviklere, driftspersonell eller saksbehandlere i NAV gjennomfører uberettigede oppslag, søk eller uttrekk (snoking)</w:t>
            </w:r>
            <w:del w:author="Støylen, Mari" w:date="2021-05-03T12:49:00Z" w:id="155">
              <w:r w:rsidRPr="00F15F6B" w:rsidDel="00F907AE">
                <w:rPr>
                  <w:b w:val="0"/>
                </w:rPr>
                <w:delText xml:space="preserve"> </w:delText>
              </w:r>
              <w:r w:rsidRPr="001B47CC" w:rsidDel="00F907AE">
                <w:rPr>
                  <w:strike/>
                  <w:highlight w:val="yellow"/>
                  <w:rPrChange w:author="Støylen, Mari" w:date="2021-04-12T16:37:00Z" w:id="156">
                    <w:rPr/>
                  </w:rPrChange>
                </w:rPr>
                <w:delText>fra selvbetjeningsløsningen og</w:delText>
              </w:r>
            </w:del>
            <w:r w:rsidRPr="00F15F6B">
              <w:rPr>
                <w:b w:val="0"/>
              </w:rPr>
              <w:t xml:space="preserve"> fra EESSI Pensjon.</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57">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7B6CDB" w:rsidP="008A717B" w:rsidRDefault="007B6CDB" w14:paraId="4F411BFD" w14:textId="77777777">
            <w:pPr>
              <w:spacing w:before="0" w:after="160"/>
              <w:cnfStyle w:val="000000100000" w:firstRow="0" w:lastRow="0" w:firstColumn="0" w:lastColumn="0" w:oddVBand="0" w:evenVBand="0" w:oddHBand="1" w:evenHBand="0" w:firstRowFirstColumn="0" w:firstRowLastColumn="0" w:lastRowFirstColumn="0" w:lastRowLastColumn="0"/>
            </w:pPr>
          </w:p>
          <w:p w:rsidRPr="008A717B" w:rsidR="008A717B" w:rsidP="008A717B" w:rsidRDefault="007B6CDB" w14:paraId="48FD9DF7" w14:textId="352752D0">
            <w:pPr>
              <w:spacing w:before="0" w:after="160"/>
              <w:cnfStyle w:val="000000100000" w:firstRow="0" w:lastRow="0" w:firstColumn="0" w:lastColumn="0" w:oddVBand="0" w:evenVBand="0" w:oddHBand="1" w:evenHBand="0" w:firstRowFirstColumn="0" w:firstRowLastColumn="0" w:lastRowFirstColumn="0" w:lastRowLastColumn="0"/>
            </w:pPr>
            <w:r w:rsidRPr="00632CF5">
              <w:rPr>
                <w:noProof/>
                <w:lang w:eastAsia="nb-NO"/>
              </w:rPr>
              <mc:AlternateContent>
                <mc:Choice Requires="wps">
                  <w:drawing>
                    <wp:inline distT="0" distB="0" distL="0" distR="0" wp14:anchorId="40A0C703" wp14:editId="72FF8292">
                      <wp:extent cx="311785" cy="311785"/>
                      <wp:effectExtent l="0" t="0" r="12065" b="12065"/>
                      <wp:docPr id="18"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24941E03">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78A5FB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">
                      <v:stroke joinstyle="miter"/>
                      <w10:anchorlock/>
                    </v:oval>
                  </w:pict>
                </mc:Fallback>
              </mc:AlternateContent>
            </w:r>
          </w:p>
        </w:tc>
      </w:tr>
      <w:tr w:rsidRPr="008A717B" w:rsidR="008A717B" w:rsidTr="000E1C9B" w14:paraId="59CEB3BB" w14:textId="77777777">
        <w:trPr>
          <w:trHeight w:val="315"/>
          <w:trPrChange w:author="Støylen, Mari" w:date="2021-05-04T10:07:00Z" w:id="158">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59">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A56D0A" w14:paraId="1233FF6C" w14:textId="122CE13E">
            <w:pPr>
              <w:spacing w:before="0" w:after="160"/>
            </w:pPr>
            <w:r>
              <w:t>P9</w:t>
            </w:r>
            <w:r w:rsidRPr="008A717B" w:rsidR="008A717B">
              <w:t>. «</w:t>
            </w:r>
            <w:r w:rsidRPr="00A03841" w:rsidR="00A03841">
              <w:t xml:space="preserve">Utlevering av adresseinformasjon til </w:t>
            </w:r>
            <w:r w:rsidR="00DF56AD">
              <w:t>personer</w:t>
            </w:r>
            <w:r w:rsidRPr="00A03841" w:rsidR="00A03841">
              <w:t xml:space="preserve"> med adressesperring kode 7</w:t>
            </w:r>
            <w:r w:rsidRPr="008A717B" w:rsidR="008A717B">
              <w:t>»</w:t>
            </w:r>
          </w:p>
          <w:p w:rsidRPr="008A717B" w:rsidR="008A717B" w:rsidP="00547310" w:rsidRDefault="00AE5406" w14:paraId="6FDA8269" w14:textId="6C924F7C">
            <w:pPr>
              <w:spacing w:before="0" w:after="160"/>
              <w:rPr>
                <w:b w:val="0"/>
              </w:rPr>
            </w:pPr>
            <w:r w:rsidRPr="00AE5406">
              <w:rPr>
                <w:b w:val="0"/>
              </w:rPr>
              <w:t xml:space="preserve">Det er en risiko for at denne adresseinformasjonen blir utlevert til utenlandske trygdemyndigheter i forbindelse med søknader om trygdeytelser fra utenlandske trygdemyndigheter via </w:t>
            </w:r>
            <w:proofErr w:type="spellStart"/>
            <w:r w:rsidRPr="00AE5406">
              <w:rPr>
                <w:b w:val="0"/>
              </w:rPr>
              <w:t>SEDene</w:t>
            </w:r>
            <w:proofErr w:type="spellEnd"/>
            <w:r w:rsidRPr="00AE5406">
              <w:rPr>
                <w:b w:val="0"/>
              </w:rPr>
              <w:t>.</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60">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AE5406" w:rsidP="008A717B" w:rsidRDefault="00AE5406" w14:paraId="53B4B280" w14:textId="77777777">
            <w:pPr>
              <w:spacing w:before="0" w:after="160"/>
              <w:cnfStyle w:val="000000000000" w:firstRow="0" w:lastRow="0" w:firstColumn="0" w:lastColumn="0" w:oddVBand="0" w:evenVBand="0" w:oddHBand="0" w:evenHBand="0" w:firstRowFirstColumn="0" w:firstRowLastColumn="0" w:lastRowFirstColumn="0" w:lastRowLastColumn="0"/>
            </w:pPr>
          </w:p>
          <w:p w:rsidRPr="008A717B" w:rsidR="008A717B" w:rsidP="008A717B" w:rsidRDefault="00AE5406" w14:paraId="2CC9EE7B" w14:textId="77DAF48F">
            <w:pPr>
              <w:spacing w:before="0" w:after="160"/>
              <w:cnfStyle w:val="000000000000" w:firstRow="0" w:lastRow="0" w:firstColumn="0" w:lastColumn="0" w:oddVBand="0" w:evenVBand="0" w:oddHBand="0" w:evenHBand="0" w:firstRowFirstColumn="0" w:firstRowLastColumn="0" w:lastRowFirstColumn="0" w:lastRowLastColumn="0"/>
            </w:pPr>
            <w:r w:rsidRPr="00632CF5">
              <w:rPr>
                <w:noProof/>
                <w:lang w:eastAsia="nb-NO"/>
              </w:rPr>
              <mc:AlternateContent>
                <mc:Choice Requires="wps">
                  <w:drawing>
                    <wp:inline distT="0" distB="0" distL="0" distR="0" wp14:anchorId="25E4F861" wp14:editId="5C196067">
                      <wp:extent cx="311785" cy="311785"/>
                      <wp:effectExtent l="0" t="0" r="12065" b="12065"/>
                      <wp:docPr id="24"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2C0C141C">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357A40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">
                      <v:stroke joinstyle="miter"/>
                      <w10:anchorlock/>
                    </v:oval>
                  </w:pict>
                </mc:Fallback>
              </mc:AlternateContent>
            </w:r>
          </w:p>
        </w:tc>
      </w:tr>
      <w:tr w:rsidRPr="008A717B" w:rsidR="008A717B" w:rsidDel="00F907AE" w:rsidTr="000E1C9B" w14:paraId="0A0C9EF7" w14:textId="7AFF3525">
        <w:trPr>
          <w:trHeight w:val="315"/>
          <w:del w:author="Støylen, Mari" w:date="2021-05-03T12:49:00Z" w:id="161"/>
          <w:trPrChange w:author="Støylen, Mari" w:date="2021-05-04T10:07:00Z" w:id="162">
            <w:trPr>
              <w:trHeight w:val="397"/>
            </w:trPr>
          </w:trPrChange>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63">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757A1A" w:rsidR="008A717B" w:rsidDel="00F907AE" w:rsidP="00F15F6B" w:rsidRDefault="00A56D0A" w14:paraId="69D1FEF9" w14:textId="1AAE01B5">
            <w:pPr>
              <w:keepNext/>
              <w:spacing w:before="0" w:after="160"/>
              <w:cnfStyle w:val="001000000000" w:firstRow="0" w:lastRow="0" w:firstColumn="1" w:lastColumn="0" w:oddVBand="0" w:evenVBand="0" w:oddHBand="0" w:evenHBand="0" w:firstRowFirstColumn="0" w:firstRowLastColumn="0" w:lastRowFirstColumn="0" w:lastRowLastColumn="0"/>
              <w:rPr>
                <w:del w:author="Støylen, Mari" w:date="2021-05-03T12:49:00Z" w:id="164"/>
                <w:strike/>
                <w:highlight w:val="yellow"/>
                <w:rPrChange w:author="Støylen, Mari" w:date="2021-04-12T16:37:00Z" w:id="165">
                  <w:rPr>
                    <w:del w:author="Støylen, Mari" w:date="2021-05-03T12:49:00Z" w:id="166"/>
                  </w:rPr>
                </w:rPrChange>
              </w:rPr>
            </w:pPr>
            <w:del w:author="Støylen, Mari" w:date="2021-05-03T12:49:00Z" w:id="167">
              <w:r w:rsidRPr="00757A1A" w:rsidDel="00F907AE">
                <w:rPr>
                  <w:strike/>
                  <w:highlight w:val="yellow"/>
                  <w:rPrChange w:author="Støylen, Mari" w:date="2021-04-12T16:37:00Z" w:id="168">
                    <w:rPr/>
                  </w:rPrChange>
                </w:rPr>
                <w:delText>P10</w:delText>
              </w:r>
              <w:r w:rsidRPr="00757A1A" w:rsidDel="00F907AE" w:rsidR="008A717B">
                <w:rPr>
                  <w:strike/>
                  <w:highlight w:val="yellow"/>
                  <w:rPrChange w:author="Støylen, Mari" w:date="2021-04-12T16:37:00Z" w:id="169">
                    <w:rPr/>
                  </w:rPrChange>
                </w:rPr>
                <w:delText>. «</w:delText>
              </w:r>
              <w:r w:rsidRPr="00757A1A" w:rsidDel="00F907AE" w:rsidR="00D246C2">
                <w:rPr>
                  <w:strike/>
                  <w:highlight w:val="yellow"/>
                  <w:rPrChange w:author="Støylen, Mari" w:date="2021-04-12T16:37:00Z" w:id="170">
                    <w:rPr/>
                  </w:rPrChange>
                </w:rPr>
                <w:delText>L</w:delText>
              </w:r>
              <w:r w:rsidRPr="00757A1A" w:rsidDel="00F907AE" w:rsidR="008D12BC">
                <w:rPr>
                  <w:strike/>
                  <w:highlight w:val="yellow"/>
                  <w:rPrChange w:author="Støylen, Mari" w:date="2021-04-12T16:37:00Z" w:id="171">
                    <w:rPr/>
                  </w:rPrChange>
                </w:rPr>
                <w:delText>agring ut over det som er formålet med behandlingen</w:delText>
              </w:r>
              <w:r w:rsidRPr="00757A1A" w:rsidDel="00F907AE" w:rsidR="008A717B">
                <w:rPr>
                  <w:strike/>
                  <w:highlight w:val="yellow"/>
                  <w:rPrChange w:author="Støylen, Mari" w:date="2021-04-12T16:37:00Z" w:id="172">
                    <w:rPr/>
                  </w:rPrChange>
                </w:rPr>
                <w:delText>»</w:delText>
              </w:r>
            </w:del>
          </w:p>
          <w:p w:rsidRPr="008A717B" w:rsidR="008A717B" w:rsidDel="00F907AE" w:rsidP="00F15F6B" w:rsidRDefault="00F15F6B" w14:paraId="382F81D4" w14:textId="0B7D0AA0">
            <w:pPr>
              <w:keepNext/>
              <w:spacing w:before="0" w:after="160"/>
              <w:cnfStyle w:val="001000000000" w:firstRow="0" w:lastRow="0" w:firstColumn="1" w:lastColumn="0" w:oddVBand="0" w:evenVBand="0" w:oddHBand="0" w:evenHBand="0" w:firstRowFirstColumn="0" w:firstRowLastColumn="0" w:lastRowFirstColumn="0" w:lastRowLastColumn="0"/>
              <w:rPr>
                <w:del w:author="Støylen, Mari" w:date="2021-05-03T12:49:00Z" w:id="173"/>
                <w:b w:val="0"/>
              </w:rPr>
            </w:pPr>
            <w:del w:author="Støylen, Mari" w:date="2021-05-03T12:49:00Z" w:id="174">
              <w:r w:rsidRPr="00757A1A" w:rsidDel="00F907AE">
                <w:rPr>
                  <w:strike/>
                  <w:highlight w:val="yellow"/>
                  <w:rPrChange w:author="Støylen, Mari" w:date="2021-04-12T16:37:00Z" w:id="175">
                    <w:rPr/>
                  </w:rPrChange>
                </w:rPr>
                <w:delText>Det er en risiko for at personopplysninger mellomlagres i selvbetjeningsløsningen ut over det som er formålet med behandlingen.</w:delText>
              </w:r>
            </w:del>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76">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8B7F6D" w:rsidDel="00F907AE" w:rsidP="008A717B" w:rsidRDefault="008B7F6D" w14:paraId="33CFD76E" w14:textId="570D4DF4">
            <w:pPr>
              <w:spacing w:before="0" w:after="160"/>
              <w:rPr>
                <w:del w:author="Støylen, Mari" w:date="2021-05-03T12:49:00Z" w:id="177"/>
              </w:rPr>
            </w:pPr>
          </w:p>
          <w:p w:rsidRPr="008A717B" w:rsidR="008A717B" w:rsidDel="00F907AE" w:rsidP="008A717B" w:rsidRDefault="00144C4F" w14:paraId="11948706" w14:textId="6EE5A531">
            <w:pPr>
              <w:spacing w:before="0" w:after="160"/>
              <w:rPr>
                <w:del w:author="Støylen, Mari" w:date="2021-05-03T12:49:00Z" w:id="178"/>
              </w:rPr>
            </w:pPr>
            <w:del w:author="Støylen, Mari" w:date="2021-05-03T12:49:00Z" w:id="179">
              <w:r w:rsidRPr="00632CF5" w:rsidDel="00F907AE">
                <w:rPr>
                  <w:noProof/>
                  <w:lang w:eastAsia="nb-NO"/>
                </w:rPr>
                <mc:AlternateContent>
                  <mc:Choice Requires="wps">
                    <w:drawing>
                      <wp:inline distT="0" distB="0" distL="0" distR="0" wp14:anchorId="3B6B70AD" wp14:editId="2897B10D">
                        <wp:extent cx="311785" cy="311785"/>
                        <wp:effectExtent l="0" t="0" r="12065" b="12065"/>
                        <wp:docPr id="26"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0000"/>
                                </a:solidFill>
                                <a:ln w="12700" cap="flat" cmpd="sng" algn="ctr">
                                  <a:solidFill>
                                    <a:srgbClr val="FF00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35A45139">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red" strokecolor="red" strokeweight="1pt" w14:anchorId="07469E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">
                        <v:stroke joinstyle="miter"/>
                        <w10:anchorlock/>
                      </v:oval>
                    </w:pict>
                  </mc:Fallback>
                </mc:AlternateContent>
              </w:r>
            </w:del>
          </w:p>
        </w:tc>
      </w:tr>
      <w:tr w:rsidRPr="008A717B" w:rsidR="008A717B" w:rsidDel="00F907AE" w:rsidTr="000E1C9B" w14:paraId="1C2663D0" w14:textId="71F079B3">
        <w:trPr>
          <w:trHeight w:val="315"/>
          <w:del w:author="Støylen, Mari" w:date="2021-05-03T12:49:00Z" w:id="180"/>
          <w:trPrChange w:author="Støylen, Mari" w:date="2021-05-04T10:07:00Z" w:id="181">
            <w:trPr>
              <w:trHeight w:val="397"/>
            </w:trPr>
          </w:trPrChange>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82">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092357" w:rsidR="008A717B" w:rsidDel="00F907AE" w:rsidP="008A717B" w:rsidRDefault="00A56D0A" w14:paraId="213B1C89" w14:textId="33B003AA">
            <w:pPr>
              <w:spacing w:before="0" w:after="160"/>
              <w:cnfStyle w:val="001000100000" w:firstRow="0" w:lastRow="0" w:firstColumn="1" w:lastColumn="0" w:oddVBand="0" w:evenVBand="0" w:oddHBand="1" w:evenHBand="0" w:firstRowFirstColumn="0" w:firstRowLastColumn="0" w:lastRowFirstColumn="0" w:lastRowLastColumn="0"/>
              <w:rPr>
                <w:del w:author="Støylen, Mari" w:date="2021-05-03T12:49:00Z" w:id="183"/>
                <w:strike/>
                <w:highlight w:val="yellow"/>
                <w:rPrChange w:author="Støylen, Mari" w:date="2021-04-12T16:38:00Z" w:id="184">
                  <w:rPr>
                    <w:del w:author="Støylen, Mari" w:date="2021-05-03T12:49:00Z" w:id="185"/>
                  </w:rPr>
                </w:rPrChange>
              </w:rPr>
            </w:pPr>
            <w:del w:author="Støylen, Mari" w:date="2021-05-03T12:49:00Z" w:id="186">
              <w:r w:rsidRPr="00092357" w:rsidDel="00F907AE">
                <w:rPr>
                  <w:strike/>
                  <w:highlight w:val="yellow"/>
                  <w:rPrChange w:author="Støylen, Mari" w:date="2021-04-12T16:38:00Z" w:id="187">
                    <w:rPr/>
                  </w:rPrChange>
                </w:rPr>
                <w:delText>P11</w:delText>
              </w:r>
              <w:r w:rsidRPr="00092357" w:rsidDel="00F907AE" w:rsidR="008A717B">
                <w:rPr>
                  <w:strike/>
                  <w:highlight w:val="yellow"/>
                  <w:rPrChange w:author="Støylen, Mari" w:date="2021-04-12T16:38:00Z" w:id="188">
                    <w:rPr/>
                  </w:rPrChange>
                </w:rPr>
                <w:delText>. «</w:delText>
              </w:r>
              <w:r w:rsidRPr="00092357" w:rsidDel="00F907AE" w:rsidR="008D12BC">
                <w:rPr>
                  <w:strike/>
                  <w:highlight w:val="yellow"/>
                  <w:rPrChange w:author="Støylen, Mari" w:date="2021-04-12T16:38:00Z" w:id="189">
                    <w:rPr/>
                  </w:rPrChange>
                </w:rPr>
                <w:delText>Behandling av personopplysninger uten rettslig grunnlag i selvbetjeningens fritekstfelt</w:delText>
              </w:r>
              <w:r w:rsidRPr="00092357" w:rsidDel="00F907AE" w:rsidR="008A717B">
                <w:rPr>
                  <w:strike/>
                  <w:highlight w:val="yellow"/>
                  <w:rPrChange w:author="Støylen, Mari" w:date="2021-04-12T16:38:00Z" w:id="190">
                    <w:rPr/>
                  </w:rPrChange>
                </w:rPr>
                <w:delText>»</w:delText>
              </w:r>
            </w:del>
          </w:p>
          <w:p w:rsidRPr="008A717B" w:rsidR="008A717B" w:rsidDel="00F907AE" w:rsidP="008A717B" w:rsidRDefault="00F15F6B" w14:paraId="73C26D16" w14:textId="4A2B77B4">
            <w:pPr>
              <w:spacing w:before="0" w:after="160"/>
              <w:cnfStyle w:val="001000100000" w:firstRow="0" w:lastRow="0" w:firstColumn="1" w:lastColumn="0" w:oddVBand="0" w:evenVBand="0" w:oddHBand="1" w:evenHBand="0" w:firstRowFirstColumn="0" w:firstRowLastColumn="0" w:lastRowFirstColumn="0" w:lastRowLastColumn="0"/>
              <w:rPr>
                <w:del w:author="Støylen, Mari" w:date="2021-05-03T12:49:00Z" w:id="191"/>
                <w:b w:val="0"/>
              </w:rPr>
            </w:pPr>
            <w:del w:author="Støylen, Mari" w:date="2021-05-03T12:49:00Z" w:id="192">
              <w:r w:rsidRPr="00092357" w:rsidDel="00F907AE">
                <w:rPr>
                  <w:strike/>
                  <w:highlight w:val="yellow"/>
                  <w:rPrChange w:author="Støylen, Mari" w:date="2021-04-12T16:38:00Z" w:id="193">
                    <w:rPr/>
                  </w:rPrChange>
                </w:rPr>
                <w:delText>Det er en risiko for at personopplysninger blir behandlet uten rettslig grunnlag i fritekstfeltene i selvbetjeningsløsningen.</w:delText>
              </w:r>
              <w:r w:rsidRPr="00F15F6B" w:rsidDel="00F907AE">
                <w:rPr>
                  <w:b w:val="0"/>
                </w:rPr>
                <w:delText xml:space="preserve">  </w:delText>
              </w:r>
            </w:del>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194">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F72EF0" w:rsidDel="00F907AE" w:rsidP="008A717B" w:rsidRDefault="00F72EF0" w14:paraId="244B4BCA" w14:textId="009C03AB">
            <w:pPr>
              <w:spacing w:before="0" w:after="160"/>
              <w:cnfStyle w:val="000000100000" w:firstRow="0" w:lastRow="0" w:firstColumn="0" w:lastColumn="0" w:oddVBand="0" w:evenVBand="0" w:oddHBand="1" w:evenHBand="0" w:firstRowFirstColumn="0" w:firstRowLastColumn="0" w:lastRowFirstColumn="0" w:lastRowLastColumn="0"/>
              <w:rPr>
                <w:del w:author="Støylen, Mari" w:date="2021-05-03T12:49:00Z" w:id="195"/>
              </w:rPr>
            </w:pPr>
          </w:p>
          <w:p w:rsidRPr="008A717B" w:rsidR="008A717B" w:rsidDel="00F907AE" w:rsidP="008A717B" w:rsidRDefault="00F72EF0" w14:paraId="04DFE37A" w14:textId="0F19F59E">
            <w:pPr>
              <w:spacing w:before="0" w:after="160"/>
              <w:cnfStyle w:val="000000100000" w:firstRow="0" w:lastRow="0" w:firstColumn="0" w:lastColumn="0" w:oddVBand="0" w:evenVBand="0" w:oddHBand="1" w:evenHBand="0" w:firstRowFirstColumn="0" w:firstRowLastColumn="0" w:lastRowFirstColumn="0" w:lastRowLastColumn="0"/>
              <w:rPr>
                <w:del w:author="Støylen, Mari" w:date="2021-05-03T12:49:00Z" w:id="196"/>
              </w:rPr>
            </w:pPr>
            <w:del w:author="Støylen, Mari" w:date="2021-05-03T12:49:00Z" w:id="197">
              <w:r w:rsidRPr="00632CF5" w:rsidDel="00F907AE">
                <w:rPr>
                  <w:noProof/>
                  <w:lang w:eastAsia="nb-NO"/>
                </w:rPr>
                <mc:AlternateContent>
                  <mc:Choice Requires="wps">
                    <w:drawing>
                      <wp:inline distT="0" distB="0" distL="0" distR="0" wp14:anchorId="2BD640C7" wp14:editId="557FD640">
                        <wp:extent cx="311785" cy="311785"/>
                        <wp:effectExtent l="0" t="0" r="12065" b="12065"/>
                        <wp:docPr id="27"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5C0C3886">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1044EE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">
                        <v:stroke joinstyle="miter"/>
                        <w10:anchorlock/>
                      </v:oval>
                    </w:pict>
                  </mc:Fallback>
                </mc:AlternateContent>
              </w:r>
            </w:del>
          </w:p>
        </w:tc>
      </w:tr>
      <w:tr w:rsidRPr="008A717B" w:rsidR="008A717B" w:rsidTr="000E1C9B" w14:paraId="45BFD972" w14:textId="77777777">
        <w:trPr>
          <w:cnfStyle w:val="000000100000" w:firstRow="0" w:lastRow="0" w:firstColumn="0" w:lastColumn="0" w:oddVBand="0" w:evenVBand="0" w:oddHBand="1" w:evenHBand="0" w:firstRowFirstColumn="0" w:firstRowLastColumn="0" w:lastRowFirstColumn="0" w:lastRowLastColumn="0"/>
          <w:trHeight w:val="315"/>
          <w:trPrChange w:author="Støylen, Mari" w:date="2021-05-04T10:07:00Z" w:id="198">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199">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A56D0A" w14:paraId="07CFE7A6" w14:textId="1F279FB4">
            <w:pPr>
              <w:spacing w:before="0" w:after="160"/>
              <w:cnfStyle w:val="001000100000" w:firstRow="0" w:lastRow="0" w:firstColumn="1" w:lastColumn="0" w:oddVBand="0" w:evenVBand="0" w:oddHBand="1" w:evenHBand="0" w:firstRowFirstColumn="0" w:firstRowLastColumn="0" w:lastRowFirstColumn="0" w:lastRowLastColumn="0"/>
            </w:pPr>
            <w:r>
              <w:t>P12</w:t>
            </w:r>
            <w:r w:rsidRPr="008A717B" w:rsidR="008A717B">
              <w:t>. «</w:t>
            </w:r>
            <w:r w:rsidRPr="008D12BC" w:rsidR="008D12BC">
              <w:t>Risiko for at den registrerte ikke blir informert om behandlingen</w:t>
            </w:r>
            <w:r w:rsidRPr="008A717B" w:rsidR="008A717B">
              <w:t>»</w:t>
            </w:r>
          </w:p>
          <w:p w:rsidRPr="008A717B" w:rsidR="008A717B" w:rsidP="008A717B" w:rsidRDefault="00F15F6B" w14:paraId="4DF690EA" w14:textId="0B726518">
            <w:pPr>
              <w:spacing w:before="0" w:after="160"/>
              <w:cnfStyle w:val="001000100000" w:firstRow="0" w:lastRow="0" w:firstColumn="1" w:lastColumn="0" w:oddVBand="0" w:evenVBand="0" w:oddHBand="1" w:evenHBand="0" w:firstRowFirstColumn="0" w:firstRowLastColumn="0" w:lastRowFirstColumn="0" w:lastRowLastColumn="0"/>
              <w:rPr>
                <w:b w:val="0"/>
              </w:rPr>
            </w:pPr>
            <w:r w:rsidRPr="00F15F6B">
              <w:rPr>
                <w:b w:val="0"/>
              </w:rPr>
              <w:t>Det er en risiko for at den registrerte ikke informeres i tilstrekkelig grad om behandlingen.</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200">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F119C3" w:rsidP="008A717B" w:rsidRDefault="00F119C3" w14:paraId="5D69AB9C" w14:textId="77777777">
            <w:pPr>
              <w:spacing w:before="0" w:after="160"/>
              <w:cnfStyle w:val="000000100000" w:firstRow="0" w:lastRow="0" w:firstColumn="0" w:lastColumn="0" w:oddVBand="0" w:evenVBand="0" w:oddHBand="1" w:evenHBand="0" w:firstRowFirstColumn="0" w:firstRowLastColumn="0" w:lastRowFirstColumn="0" w:lastRowLastColumn="0"/>
            </w:pPr>
          </w:p>
          <w:p w:rsidR="00F72EF0" w:rsidP="008A717B" w:rsidRDefault="00F119C3" w14:paraId="3830C993" w14:textId="731516A2">
            <w:pPr>
              <w:spacing w:before="0" w:after="160"/>
              <w:cnfStyle w:val="000000100000" w:firstRow="0" w:lastRow="0" w:firstColumn="0" w:lastColumn="0" w:oddVBand="0" w:evenVBand="0" w:oddHBand="1" w:evenHBand="0" w:firstRowFirstColumn="0" w:firstRowLastColumn="0" w:lastRowFirstColumn="0" w:lastRowLastColumn="0"/>
            </w:pPr>
            <w:r w:rsidRPr="00632CF5">
              <w:rPr>
                <w:noProof/>
                <w:lang w:eastAsia="nb-NO"/>
              </w:rPr>
              <mc:AlternateContent>
                <mc:Choice Requires="wps">
                  <w:drawing>
                    <wp:inline distT="0" distB="0" distL="0" distR="0" wp14:anchorId="0B124475" wp14:editId="56D8FCDE">
                      <wp:extent cx="311785" cy="311785"/>
                      <wp:effectExtent l="0" t="0" r="12065" b="12065"/>
                      <wp:docPr id="28"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0582C099">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7202EB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">
                      <v:stroke joinstyle="miter"/>
                      <w10:anchorlock/>
                    </v:oval>
                  </w:pict>
                </mc:Fallback>
              </mc:AlternateContent>
            </w:r>
          </w:p>
          <w:p w:rsidRPr="008A717B" w:rsidR="008A717B" w:rsidP="008A717B" w:rsidRDefault="008A717B" w14:paraId="07223109" w14:textId="6972BA72">
            <w:pPr>
              <w:spacing w:before="0" w:after="160"/>
              <w:cnfStyle w:val="000000100000" w:firstRow="0" w:lastRow="0" w:firstColumn="0" w:lastColumn="0" w:oddVBand="0" w:evenVBand="0" w:oddHBand="1" w:evenHBand="0" w:firstRowFirstColumn="0" w:firstRowLastColumn="0" w:lastRowFirstColumn="0" w:lastRowLastColumn="0"/>
            </w:pPr>
          </w:p>
        </w:tc>
      </w:tr>
      <w:tr w:rsidRPr="008A717B" w:rsidR="008A717B" w:rsidTr="000E1C9B" w14:paraId="19DCF2F2" w14:textId="77777777">
        <w:trPr>
          <w:trHeight w:val="315"/>
          <w:trPrChange w:author="Støylen, Mari" w:date="2021-05-04T10:07:00Z" w:id="201">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202">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8A717B" w14:paraId="4AD3C574" w14:textId="36646961">
            <w:pPr>
              <w:spacing w:before="0" w:after="160"/>
            </w:pPr>
            <w:r w:rsidRPr="008A717B">
              <w:t>P1</w:t>
            </w:r>
            <w:r w:rsidR="00A56D0A">
              <w:t>3</w:t>
            </w:r>
            <w:r w:rsidRPr="008A717B">
              <w:t>. «</w:t>
            </w:r>
            <w:r w:rsidRPr="008D12BC" w:rsidR="008D12BC">
              <w:t>Risiko for at den registrertes rett til innsyn ikke blir ivaretatt</w:t>
            </w:r>
            <w:r w:rsidRPr="008A717B">
              <w:t>»</w:t>
            </w:r>
          </w:p>
          <w:p w:rsidRPr="008A717B" w:rsidR="008A717B" w:rsidP="00F15F6B" w:rsidRDefault="00F15F6B" w14:paraId="4B2D0A01" w14:textId="7F6CED05">
            <w:pPr>
              <w:spacing w:after="160"/>
            </w:pPr>
            <w:r w:rsidRPr="00F15F6B">
              <w:rPr>
                <w:b w:val="0"/>
              </w:rPr>
              <w:t>Det er risiko for at den registrerte ikke får tilstrekkelig innsyn i hvilke personopplysninger NAV behandler om vedkommende.</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203">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Pr="008A717B" w:rsidR="008A717B" w:rsidP="008A717B" w:rsidRDefault="00F119C3" w14:paraId="19E5A44E" w14:textId="4D568253">
            <w:pPr>
              <w:cnfStyle w:val="000000000000" w:firstRow="0" w:lastRow="0" w:firstColumn="0" w:lastColumn="0" w:oddVBand="0" w:evenVBand="0" w:oddHBand="0" w:evenHBand="0" w:firstRowFirstColumn="0" w:firstRowLastColumn="0" w:lastRowFirstColumn="0" w:lastRowLastColumn="0"/>
            </w:pPr>
            <w:r w:rsidRPr="00632CF5">
              <w:rPr>
                <w:noProof/>
                <w:lang w:eastAsia="nb-NO"/>
              </w:rPr>
              <mc:AlternateContent>
                <mc:Choice Requires="wps">
                  <w:drawing>
                    <wp:inline distT="0" distB="0" distL="0" distR="0" wp14:anchorId="0AD280C6" wp14:editId="48A2DE82">
                      <wp:extent cx="311785" cy="311785"/>
                      <wp:effectExtent l="0" t="0" r="12065" b="12065"/>
                      <wp:docPr id="29"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22B53B12">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5A8709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">
                      <v:stroke joinstyle="miter"/>
                      <w10:anchorlock/>
                    </v:oval>
                  </w:pict>
                </mc:Fallback>
              </mc:AlternateContent>
            </w:r>
          </w:p>
        </w:tc>
      </w:tr>
      <w:tr w:rsidRPr="008A717B" w:rsidR="008A717B" w:rsidTr="000E1C9B" w14:paraId="725323A5" w14:textId="77777777">
        <w:trPr>
          <w:cnfStyle w:val="000000100000" w:firstRow="0" w:lastRow="0" w:firstColumn="0" w:lastColumn="0" w:oddVBand="0" w:evenVBand="0" w:oddHBand="1" w:evenHBand="0" w:firstRowFirstColumn="0" w:firstRowLastColumn="0" w:lastRowFirstColumn="0" w:lastRowLastColumn="0"/>
          <w:trHeight w:val="315"/>
          <w:trPrChange w:author="Støylen, Mari" w:date="2021-05-04T10:07:00Z" w:id="204">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205">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A717B" w:rsidP="008A717B" w:rsidRDefault="00A56D0A" w14:paraId="053C2FA5" w14:textId="04A7C116">
            <w:pPr>
              <w:spacing w:before="0" w:after="160"/>
              <w:cnfStyle w:val="001000100000" w:firstRow="0" w:lastRow="0" w:firstColumn="1" w:lastColumn="0" w:oddVBand="0" w:evenVBand="0" w:oddHBand="1" w:evenHBand="0" w:firstRowFirstColumn="0" w:firstRowLastColumn="0" w:lastRowFirstColumn="0" w:lastRowLastColumn="0"/>
            </w:pPr>
            <w:r>
              <w:t>P14</w:t>
            </w:r>
            <w:r w:rsidRPr="008A717B" w:rsidR="008A717B">
              <w:t>. «</w:t>
            </w:r>
            <w:r w:rsidRPr="008D12BC" w:rsidR="008D12BC">
              <w:t>Registrering av personopplysninger på feil person</w:t>
            </w:r>
            <w:r w:rsidRPr="008A717B" w:rsidR="008A717B">
              <w:t>»</w:t>
            </w:r>
          </w:p>
          <w:p w:rsidRPr="008A717B" w:rsidR="008A717B" w:rsidP="00F15F6B" w:rsidRDefault="00F15F6B" w14:paraId="2328357C" w14:textId="39DF419D">
            <w:pPr>
              <w:spacing w:after="160"/>
              <w:cnfStyle w:val="001000100000" w:firstRow="0" w:lastRow="0" w:firstColumn="1" w:lastColumn="0" w:oddVBand="0" w:evenVBand="0" w:oddHBand="1" w:evenHBand="0" w:firstRowFirstColumn="0" w:firstRowLastColumn="0" w:lastRowFirstColumn="0" w:lastRowLastColumn="0"/>
            </w:pPr>
            <w:r w:rsidRPr="00F15F6B">
              <w:rPr>
                <w:b w:val="0"/>
              </w:rPr>
              <w:t>Det er en risiko for at funksjonalitet i EESSI pensjon gjør det mulig å lagre personopplysninger på feil person.</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206">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Pr="008A717B" w:rsidR="008A717B" w:rsidP="008A717B" w:rsidRDefault="00F119C3" w14:paraId="5898A086" w14:textId="27F0C6D8">
            <w:pPr>
              <w:cnfStyle w:val="000000100000" w:firstRow="0" w:lastRow="0" w:firstColumn="0" w:lastColumn="0" w:oddVBand="0" w:evenVBand="0" w:oddHBand="1" w:evenHBand="0" w:firstRowFirstColumn="0" w:firstRowLastColumn="0" w:lastRowFirstColumn="0" w:lastRowLastColumn="0"/>
            </w:pPr>
            <w:r w:rsidRPr="00632CF5">
              <w:rPr>
                <w:noProof/>
                <w:lang w:eastAsia="nb-NO"/>
              </w:rPr>
              <mc:AlternateContent>
                <mc:Choice Requires="wps">
                  <w:drawing>
                    <wp:inline distT="0" distB="0" distL="0" distR="0" wp14:anchorId="5B091632" wp14:editId="06A5722E">
                      <wp:extent cx="311785" cy="311785"/>
                      <wp:effectExtent l="0" t="0" r="12065" b="12065"/>
                      <wp:docPr id="1121"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2C45DF5D">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08CE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">
                      <v:stroke joinstyle="miter"/>
                      <w10:anchorlock/>
                    </v:oval>
                  </w:pict>
                </mc:Fallback>
              </mc:AlternateContent>
            </w:r>
          </w:p>
        </w:tc>
      </w:tr>
      <w:tr w:rsidRPr="008A717B" w:rsidR="008D12BC" w:rsidTr="000E1C9B" w14:paraId="29972109" w14:textId="77777777">
        <w:trPr>
          <w:trHeight w:val="315"/>
          <w:trPrChange w:author="Støylen, Mari" w:date="2021-05-04T10:07:00Z" w:id="207">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208">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8A717B" w:rsidR="008D12BC" w:rsidP="008D12BC" w:rsidRDefault="00A56D0A" w14:paraId="5CA80A92" w14:textId="08BCB4A1">
            <w:pPr>
              <w:spacing w:before="0" w:after="160"/>
            </w:pPr>
            <w:r>
              <w:t>P15</w:t>
            </w:r>
            <w:r w:rsidRPr="008A717B" w:rsidR="008D12BC">
              <w:t>. «</w:t>
            </w:r>
            <w:r w:rsidRPr="008D12BC" w:rsidR="008D12BC">
              <w:t>Større mengder personopplysninger på avveie</w:t>
            </w:r>
            <w:r w:rsidRPr="008A717B" w:rsidR="008D12BC">
              <w:t>»</w:t>
            </w:r>
          </w:p>
          <w:p w:rsidR="008D12BC" w:rsidP="008D12BC" w:rsidRDefault="00F15F6B" w14:paraId="754F4EBA" w14:textId="7AEE3609">
            <w:pPr>
              <w:spacing w:before="0"/>
            </w:pPr>
            <w:r w:rsidRPr="00F15F6B">
              <w:rPr>
                <w:b w:val="0"/>
              </w:rPr>
              <w:t xml:space="preserve">EESSI brukes til å sende personopplysninger om et stort antall mennesker, herunder på området for pensjon og uføretrygd, og opplysningene mellomlagres i RINA til en viss grad. Dette gjør at EESSI kan bli et mål for </w:t>
            </w:r>
            <w:proofErr w:type="spellStart"/>
            <w:r w:rsidRPr="00F15F6B">
              <w:rPr>
                <w:b w:val="0"/>
              </w:rPr>
              <w:t>trusselaktører</w:t>
            </w:r>
            <w:proofErr w:type="spellEnd"/>
            <w:r w:rsidRPr="00F15F6B">
              <w:rPr>
                <w:b w:val="0"/>
              </w:rPr>
              <w:t xml:space="preserve"> som ønsker å stjele større mengder data, inkludert personopplysninger.</w:t>
            </w:r>
          </w:p>
          <w:p w:rsidR="008D12BC" w:rsidP="008A717B" w:rsidRDefault="008D12BC" w14:paraId="076274ED" w14:textId="1A421C95">
            <w:pPr>
              <w:spacing w:before="0"/>
            </w:pP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209">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00224916" w:rsidP="008A717B" w:rsidRDefault="00224916" w14:paraId="50DF2578" w14:textId="77777777">
            <w:pPr>
              <w:cnfStyle w:val="000000000000" w:firstRow="0" w:lastRow="0" w:firstColumn="0" w:lastColumn="0" w:oddVBand="0" w:evenVBand="0" w:oddHBand="0" w:evenHBand="0" w:firstRowFirstColumn="0" w:firstRowLastColumn="0" w:lastRowFirstColumn="0" w:lastRowLastColumn="0"/>
            </w:pPr>
          </w:p>
          <w:p w:rsidRPr="008A717B" w:rsidR="008D12BC" w:rsidP="008A717B" w:rsidRDefault="00224916" w14:paraId="672C4D1C" w14:textId="14E6B55B">
            <w:pPr>
              <w:cnfStyle w:val="000000000000" w:firstRow="0" w:lastRow="0" w:firstColumn="0" w:lastColumn="0" w:oddVBand="0" w:evenVBand="0" w:oddHBand="0" w:evenHBand="0" w:firstRowFirstColumn="0" w:firstRowLastColumn="0" w:lastRowFirstColumn="0" w:lastRowLastColumn="0"/>
            </w:pPr>
            <w:r w:rsidRPr="00632CF5">
              <w:rPr>
                <w:noProof/>
                <w:lang w:eastAsia="nb-NO"/>
              </w:rPr>
              <mc:AlternateContent>
                <mc:Choice Requires="wps">
                  <w:drawing>
                    <wp:inline distT="0" distB="0" distL="0" distR="0" wp14:anchorId="71C81416" wp14:editId="23B77A64">
                      <wp:extent cx="311785" cy="311785"/>
                      <wp:effectExtent l="0" t="0" r="12065" b="12065"/>
                      <wp:docPr id="1120"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3D3ADC46">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71743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">
                      <v:stroke joinstyle="miter"/>
                      <w10:anchorlock/>
                    </v:oval>
                  </w:pict>
                </mc:Fallback>
              </mc:AlternateContent>
            </w:r>
          </w:p>
        </w:tc>
      </w:tr>
      <w:tr w:rsidRPr="008A717B" w:rsidR="00A03841" w:rsidTr="000E1C9B" w14:paraId="7FA2587D" w14:textId="77777777">
        <w:trPr>
          <w:cnfStyle w:val="000000100000" w:firstRow="0" w:lastRow="0" w:firstColumn="0" w:lastColumn="0" w:oddVBand="0" w:evenVBand="0" w:oddHBand="1" w:evenHBand="0" w:firstRowFirstColumn="0" w:firstRowLastColumn="0" w:lastRowFirstColumn="0" w:lastRowLastColumn="0"/>
          <w:trHeight w:val="315"/>
          <w:trPrChange w:author="Støylen, Mari" w:date="2021-05-04T10:07:00Z" w:id="210">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211">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00593654" w:rsidP="00A03841" w:rsidRDefault="00593654" w14:paraId="1F47684F" w14:textId="77777777">
            <w:pPr>
              <w:spacing w:before="0" w:after="160"/>
              <w:cnfStyle w:val="001000100000" w:firstRow="0" w:lastRow="0" w:firstColumn="1" w:lastColumn="0" w:oddVBand="0" w:evenVBand="0" w:oddHBand="1" w:evenHBand="0" w:firstRowFirstColumn="0" w:firstRowLastColumn="0" w:lastRowFirstColumn="0" w:lastRowLastColumn="0"/>
            </w:pPr>
            <w:r w:rsidRPr="00593654">
              <w:t>P16. «Vektlegging av utenforliggende hensyn»</w:t>
            </w:r>
          </w:p>
          <w:p w:rsidR="00A03841" w:rsidP="00A03841" w:rsidRDefault="00FA04BC" w14:paraId="123FD872" w14:textId="3AAE4D48">
            <w:pPr>
              <w:spacing w:before="0" w:after="160"/>
              <w:cnfStyle w:val="001000100000" w:firstRow="0" w:lastRow="0" w:firstColumn="1" w:lastColumn="0" w:oddVBand="0" w:evenVBand="0" w:oddHBand="1" w:evenHBand="0" w:firstRowFirstColumn="0" w:firstRowLastColumn="0" w:lastRowFirstColumn="0" w:lastRowLastColumn="0"/>
            </w:pPr>
            <w:r w:rsidRPr="00FA04BC">
              <w:rPr>
                <w:b w:val="0"/>
              </w:rPr>
              <w:t>Det er en risiko for at de personopplysningene som den registrerte selv oppgir</w:t>
            </w:r>
            <w:del w:author="Støylen, Mari" w:date="2021-05-03T12:50:00Z" w:id="212">
              <w:r w:rsidRPr="00FA04BC" w:rsidDel="003F182A">
                <w:rPr>
                  <w:b w:val="0"/>
                </w:rPr>
                <w:delText xml:space="preserve"> </w:delText>
              </w:r>
              <w:r w:rsidRPr="00F24D43" w:rsidDel="003F182A">
                <w:rPr>
                  <w:strike/>
                  <w:highlight w:val="yellow"/>
                  <w:rPrChange w:author="Støylen, Mari" w:date="2021-04-12T16:40:00Z" w:id="213">
                    <w:rPr/>
                  </w:rPrChange>
                </w:rPr>
                <w:delText>i fritekstfelt eller laster opp i vedlegg via selvbetjeningsløsningen</w:delText>
              </w:r>
            </w:del>
            <w:r w:rsidRPr="00FA04BC">
              <w:rPr>
                <w:b w:val="0"/>
              </w:rPr>
              <w:t>, og som ikke er relevante for en søknad NAV skal behandle, likevel blir lagt til grunn av NAV. Dette kan innebære at det er lagt vekt på utenforliggende hensyn.</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214">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Pr="008A717B" w:rsidR="00A03841" w:rsidP="008A717B" w:rsidRDefault="00224916" w14:paraId="365F4337" w14:textId="0D1EB890">
            <w:pPr>
              <w:cnfStyle w:val="000000100000" w:firstRow="0" w:lastRow="0" w:firstColumn="0" w:lastColumn="0" w:oddVBand="0" w:evenVBand="0" w:oddHBand="1" w:evenHBand="0" w:firstRowFirstColumn="0" w:firstRowLastColumn="0" w:lastRowFirstColumn="0" w:lastRowLastColumn="0"/>
            </w:pPr>
            <w:r w:rsidRPr="00632CF5">
              <w:rPr>
                <w:noProof/>
                <w:lang w:eastAsia="nb-NO"/>
              </w:rPr>
              <mc:AlternateContent>
                <mc:Choice Requires="wps">
                  <w:drawing>
                    <wp:inline distT="0" distB="0" distL="0" distR="0" wp14:anchorId="6E9B1140" wp14:editId="4DF1B325">
                      <wp:extent cx="312163" cy="312163"/>
                      <wp:effectExtent l="0" t="0" r="12065" b="12065"/>
                      <wp:docPr id="1125" name="Oval 66"/>
                      <wp:cNvGraphicFramePr/>
                      <a:graphic xmlns:a="http://schemas.openxmlformats.org/drawingml/2006/main">
                        <a:graphicData uri="http://schemas.microsoft.com/office/word/2010/wordprocessingShape">
                          <wps:wsp>
                            <wps:cNvSpPr/>
                            <wps:spPr>
                              <a:xfrm>
                                <a:off x="0" y="0"/>
                                <a:ext cx="312163" cy="312163"/>
                              </a:xfrm>
                              <a:prstGeom prst="ellipse">
                                <a:avLst/>
                              </a:prstGeom>
                              <a:solidFill>
                                <a:srgbClr val="00B050"/>
                              </a:solidFill>
                              <a:ln w="12700" cap="flat" cmpd="sng" algn="ctr">
                                <a:solidFill>
                                  <a:srgbClr val="00B05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64E489D0">
                    <v:oval id="Oval 66" style="width:24.6pt;height:24.6pt;visibility:visible;mso-wrap-style:square;mso-left-percent:-10001;mso-top-percent:-10001;mso-position-horizontal:absolute;mso-position-horizontal-relative:char;mso-position-vertical:absolute;mso-position-vertical-relative:line;mso-left-percent:-10001;mso-top-percent:-10001;v-text-anchor:middle" o:spid="_x0000_s1026" fillcolor="#00b050" strokecolor="#00b050" strokeweight="1pt" w14:anchorId="3AA18B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">
                      <v:stroke joinstyle="miter"/>
                      <w10:anchorlock/>
                    </v:oval>
                  </w:pict>
                </mc:Fallback>
              </mc:AlternateContent>
            </w:r>
          </w:p>
        </w:tc>
      </w:tr>
      <w:tr w:rsidRPr="008A717B" w:rsidR="00A03841" w:rsidTr="000E1C9B" w14:paraId="2DD0E34D" w14:textId="77777777">
        <w:trPr>
          <w:trHeight w:val="315"/>
          <w:trPrChange w:author="Støylen, Mari" w:date="2021-05-04T10:07:00Z" w:id="215">
            <w:trPr>
              <w:trHeight w:val="397"/>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216">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00A03841" w:rsidP="00E03ED3" w:rsidRDefault="00A03841" w14:paraId="7575E32A" w14:textId="1B05DB4C">
            <w:pPr>
              <w:keepNext/>
              <w:keepLines/>
              <w:widowControl w:val="0"/>
              <w:spacing w:before="0" w:after="160"/>
            </w:pPr>
            <w:r w:rsidRPr="00A03841">
              <w:t xml:space="preserve">P17. «Personopplysninger på avveie – </w:t>
            </w:r>
            <w:r w:rsidRPr="00630602" w:rsidR="00630602">
              <w:t>Personopplysninger til eller fra EESSI Pensjon blir sendt til feil mottaker</w:t>
            </w:r>
            <w:r w:rsidRPr="00A03841">
              <w:t>»</w:t>
            </w:r>
          </w:p>
          <w:p w:rsidR="00A03841" w:rsidP="00E03ED3" w:rsidRDefault="00FA04BC" w14:paraId="132E1948" w14:textId="112E168F">
            <w:pPr>
              <w:keepNext/>
              <w:keepLines/>
              <w:widowControl w:val="0"/>
              <w:spacing w:before="0" w:after="160"/>
            </w:pPr>
            <w:r w:rsidRPr="00FA04BC">
              <w:rPr>
                <w:b w:val="0"/>
              </w:rPr>
              <w:t xml:space="preserve">Det er en risiko for at personopplysninger fra EESSI Pensjon blir sendt til feil mottaker via </w:t>
            </w:r>
            <w:proofErr w:type="spellStart"/>
            <w:r w:rsidRPr="00FA04BC">
              <w:rPr>
                <w:b w:val="0"/>
              </w:rPr>
              <w:t>SEDen</w:t>
            </w:r>
            <w:proofErr w:type="spellEnd"/>
            <w:r w:rsidRPr="00FA04BC">
              <w:rPr>
                <w:b w:val="0"/>
              </w:rPr>
              <w:t xml:space="preserve"> (elektroniske skjemaer) eller at NAV mottar informasjon som skulle ha blitt sendt til en annen mottaker.</w:t>
            </w:r>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217">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Pr="008A717B" w:rsidR="00A03841" w:rsidP="008A717B" w:rsidRDefault="00224916" w14:paraId="6A8C922E" w14:textId="1BAD4FF4">
            <w:pPr>
              <w:cnfStyle w:val="000000000000" w:firstRow="0" w:lastRow="0" w:firstColumn="0" w:lastColumn="0" w:oddVBand="0" w:evenVBand="0" w:oddHBand="0" w:evenHBand="0" w:firstRowFirstColumn="0" w:firstRowLastColumn="0" w:lastRowFirstColumn="0" w:lastRowLastColumn="0"/>
            </w:pPr>
            <w:r w:rsidRPr="00632CF5">
              <w:rPr>
                <w:noProof/>
                <w:lang w:eastAsia="nb-NO"/>
              </w:rPr>
              <mc:AlternateContent>
                <mc:Choice Requires="wps">
                  <w:drawing>
                    <wp:inline distT="0" distB="0" distL="0" distR="0" wp14:anchorId="62E0F192" wp14:editId="6AA05523">
                      <wp:extent cx="311785" cy="311785"/>
                      <wp:effectExtent l="0" t="0" r="12065" b="12065"/>
                      <wp:docPr id="1122" name="Oval 66"/>
                      <wp:cNvGraphicFramePr/>
                      <a:graphic xmlns:a="http://schemas.openxmlformats.org/drawingml/2006/main">
                        <a:graphicData uri="http://schemas.microsoft.com/office/word/2010/wordprocessingShape">
                          <wps:wsp>
                            <wps:cNvSpPr/>
                            <wps:spPr>
                              <a:xfrm>
                                <a:off x="0" y="0"/>
                                <a:ext cx="311785" cy="311785"/>
                              </a:xfrm>
                              <a:prstGeom prst="ellipse">
                                <a:avLst/>
                              </a:prstGeom>
                              <a:solidFill>
                                <a:srgbClr val="FFFF00"/>
                              </a:solidFill>
                              <a:ln w="12700" cap="flat" cmpd="sng" algn="ctr">
                                <a:solidFill>
                                  <a:srgbClr val="FFFF0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037F4B04">
                    <v:oval id="Oval 66" style="width:24.55pt;height:24.55pt;visibility:visible;mso-wrap-style:square;mso-left-percent:-10001;mso-top-percent:-10001;mso-position-horizontal:absolute;mso-position-horizontal-relative:char;mso-position-vertical:absolute;mso-position-vertical-relative:line;mso-left-percent:-10001;mso-top-percent:-10001;v-text-anchor:middle" o:spid="_x0000_s1026" fillcolor="yellow" strokecolor="yellow" strokeweight="1pt" w14:anchorId="4D21DD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">
                      <v:stroke joinstyle="miter"/>
                      <w10:anchorlock/>
                    </v:oval>
                  </w:pict>
                </mc:Fallback>
              </mc:AlternateContent>
            </w:r>
          </w:p>
        </w:tc>
      </w:tr>
      <w:tr w:rsidRPr="008A717B" w:rsidR="00816A59" w:rsidDel="00384D2D" w:rsidTr="000E1C9B" w14:paraId="754B0FEA" w14:textId="158A65CA">
        <w:trPr>
          <w:trHeight w:val="315"/>
          <w:del w:author="Støylen, Mari" w:date="2021-05-03T12:51:00Z" w:id="218"/>
          <w:trPrChange w:author="Støylen, Mari" w:date="2021-05-04T10:07:00Z" w:id="219">
            <w:trPr>
              <w:trHeight w:val="397"/>
            </w:trPr>
          </w:trPrChange>
        </w:trPr>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Change w:author="Støylen, Mari" w:date="2021-05-04T10:07:00Z" w:id="220">
              <w:tcPr>
                <w:tcW w:w="79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vAlign w:val="center"/>
              </w:tcPr>
            </w:tcPrChange>
          </w:tcPr>
          <w:p w:rsidRPr="00F24D43" w:rsidR="00816A59" w:rsidDel="00384D2D" w:rsidP="00816A59" w:rsidRDefault="00816A59" w14:paraId="476BA317" w14:textId="13B21904">
            <w:pPr>
              <w:keepNext/>
              <w:keepLines/>
              <w:widowControl w:val="0"/>
              <w:spacing w:before="0" w:after="160"/>
              <w:cnfStyle w:val="001000000000" w:firstRow="0" w:lastRow="0" w:firstColumn="1" w:lastColumn="0" w:oddVBand="0" w:evenVBand="0" w:oddHBand="0" w:evenHBand="0" w:firstRowFirstColumn="0" w:firstRowLastColumn="0" w:lastRowFirstColumn="0" w:lastRowLastColumn="0"/>
              <w:rPr>
                <w:del w:author="Støylen, Mari" w:date="2021-05-03T12:51:00Z" w:id="221"/>
                <w:strike/>
                <w:highlight w:val="yellow"/>
                <w:rPrChange w:author="Støylen, Mari" w:date="2021-04-12T16:40:00Z" w:id="222">
                  <w:rPr>
                    <w:del w:author="Støylen, Mari" w:date="2021-05-03T12:51:00Z" w:id="223"/>
                  </w:rPr>
                </w:rPrChange>
              </w:rPr>
            </w:pPr>
            <w:del w:author="Støylen, Mari" w:date="2021-05-03T12:51:00Z" w:id="224">
              <w:r w:rsidRPr="00F24D43" w:rsidDel="00384D2D">
                <w:rPr>
                  <w:strike/>
                  <w:highlight w:val="yellow"/>
                  <w:rPrChange w:author="Støylen, Mari" w:date="2021-04-12T16:40:00Z" w:id="225">
                    <w:rPr/>
                  </w:rPrChange>
                </w:rPr>
                <w:delText>P18. «Det er en risiko for at ansatte i NAV som ikke har tjenstlig behov for tilgang til tilbakemeldingene fra brukere av selvbetjeningsløsningene får slik tilgang»</w:delText>
              </w:r>
            </w:del>
          </w:p>
          <w:p w:rsidRPr="00816A59" w:rsidR="00816A59" w:rsidDel="00384D2D" w:rsidP="00E03ED3" w:rsidRDefault="00816A59" w14:paraId="6F343709" w14:textId="310F457A">
            <w:pPr>
              <w:keepNext/>
              <w:keepLines/>
              <w:widowControl w:val="0"/>
              <w:spacing w:before="0"/>
              <w:cnfStyle w:val="001000000000" w:firstRow="0" w:lastRow="0" w:firstColumn="1" w:lastColumn="0" w:oddVBand="0" w:evenVBand="0" w:oddHBand="0" w:evenHBand="0" w:firstRowFirstColumn="0" w:firstRowLastColumn="0" w:lastRowFirstColumn="0" w:lastRowLastColumn="0"/>
              <w:rPr>
                <w:del w:author="Støylen, Mari" w:date="2021-05-03T12:51:00Z" w:id="226"/>
                <w:b w:val="0"/>
              </w:rPr>
            </w:pPr>
            <w:del w:author="Støylen, Mari" w:date="2021-05-03T12:51:00Z" w:id="227">
              <w:r w:rsidRPr="00F24D43" w:rsidDel="00384D2D">
                <w:rPr>
                  <w:strike/>
                  <w:highlight w:val="yellow"/>
                  <w:rPrChange w:author="Støylen, Mari" w:date="2021-04-12T16:40:00Z" w:id="228">
                    <w:rPr/>
                  </w:rPrChange>
                </w:rPr>
                <w:delText>EESSI Pensjon har tatt i bruk Hotja</w:delText>
              </w:r>
              <w:r w:rsidRPr="00F24D43" w:rsidDel="00384D2D" w:rsidR="001A4739">
                <w:rPr>
                  <w:strike/>
                  <w:highlight w:val="yellow"/>
                  <w:rPrChange w:author="Støylen, Mari" w:date="2021-04-12T16:40:00Z" w:id="229">
                    <w:rPr/>
                  </w:rPrChange>
                </w:rPr>
                <w:delText>r</w:delText>
              </w:r>
              <w:r w:rsidRPr="00F24D43" w:rsidDel="00384D2D">
                <w:rPr>
                  <w:strike/>
                  <w:highlight w:val="yellow"/>
                  <w:rPrChange w:author="Støylen, Mari" w:date="2021-04-12T16:40:00Z" w:id="230">
                    <w:rPr/>
                  </w:rPrChange>
                </w:rPr>
                <w:delText xml:space="preserve"> via en fellesbruker eller en felleskonto, som benyttes av flere andre utviklingsprosjekter og teams. Dette betyr at alle i NAV som har tilgang til Hotjar via denne felleskontoen får tilgang til alle personopplysninger fra brukere i form av tilbakemeldinger og analyser som er lagret på denne kontoen. Det er dermed en risiko for at andre i NAV får tilgang til personopplysninger som man ikke skulle hatt. Som hovedregel er personopplysninger pseudonymistere fra Hotjars side, men det er en risiko for at uvedkommende vil få tilgang til de tilbakemeldingene som brukeren oppgir i fritekstfelter av eget initiativ, og disse kan inneholde sensitive personopplysninger.</w:delText>
              </w:r>
              <w:r w:rsidRPr="00816A59" w:rsidDel="00384D2D">
                <w:rPr>
                  <w:b w:val="0"/>
                </w:rPr>
                <w:delText xml:space="preserve"> </w:delText>
              </w:r>
            </w:del>
          </w:p>
        </w:tc>
        <w:tc>
          <w:tcPr>
            <w:tcW w:w="0" w:type="auto"/>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Change w:author="Støylen, Mari" w:date="2021-05-04T10:07:00Z" w:id="231">
              <w:tcPr>
                <w:tcW w:w="78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9D9D9" w:themeFill="background1" w:themeFillShade="D9"/>
              </w:tcPr>
            </w:tcPrChange>
          </w:tcPr>
          <w:p w:rsidRPr="00632CF5" w:rsidR="00816A59" w:rsidDel="00384D2D" w:rsidP="008A717B" w:rsidRDefault="00816A59" w14:paraId="41304EC7" w14:textId="5AB2B9AF">
            <w:pPr>
              <w:rPr>
                <w:del w:author="Støylen, Mari" w:date="2021-05-03T12:51:00Z" w:id="232"/>
                <w:noProof/>
                <w:lang w:eastAsia="nb-NO"/>
              </w:rPr>
            </w:pPr>
            <w:del w:author="Støylen, Mari" w:date="2021-05-03T12:51:00Z" w:id="233">
              <w:r w:rsidRPr="00632CF5" w:rsidDel="00384D2D">
                <w:rPr>
                  <w:noProof/>
                  <w:lang w:eastAsia="nb-NO"/>
                </w:rPr>
                <mc:AlternateContent>
                  <mc:Choice Requires="wps">
                    <w:drawing>
                      <wp:inline distT="0" distB="0" distL="0" distR="0" wp14:anchorId="1080D67E" wp14:editId="39B16010">
                        <wp:extent cx="312163" cy="312163"/>
                        <wp:effectExtent l="0" t="0" r="12065" b="12065"/>
                        <wp:docPr id="1130" name="Oval 66"/>
                        <wp:cNvGraphicFramePr/>
                        <a:graphic xmlns:a="http://schemas.openxmlformats.org/drawingml/2006/main">
                          <a:graphicData uri="http://schemas.microsoft.com/office/word/2010/wordprocessingShape">
                            <wps:wsp>
                              <wps:cNvSpPr/>
                              <wps:spPr>
                                <a:xfrm>
                                  <a:off x="0" y="0"/>
                                  <a:ext cx="312163" cy="312163"/>
                                </a:xfrm>
                                <a:prstGeom prst="ellipse">
                                  <a:avLst/>
                                </a:prstGeom>
                                <a:solidFill>
                                  <a:srgbClr val="00B050"/>
                                </a:solidFill>
                                <a:ln w="12700" cap="flat" cmpd="sng" algn="ctr">
                                  <a:solidFill>
                                    <a:srgbClr val="00B050"/>
                                  </a:solidFill>
                                  <a:prstDash val="solid"/>
                                  <a:miter lim="800000"/>
                                </a:ln>
                                <a:effectLst/>
                              </wps:spPr>
                              <wps:bodyPr rtlCol="0" anchor="ctr"/>
                            </wps:wsp>
                          </a:graphicData>
                        </a:graphic>
                      </wp:inline>
                    </w:drawing>
                  </mc:Choice>
                  <mc:Fallback xmlns:a="http://schemas.openxmlformats.org/drawingml/2006/main" xmlns:a14="http://schemas.microsoft.com/office/drawing/2010/main" xmlns:pic="http://schemas.openxmlformats.org/drawingml/2006/picture" xmlns:arto="http://schemas.microsoft.com/office/word/2006/arto">
                    <w:pict w14:anchorId="05D267CF">
                      <v:oval id="Oval 66" style="width:24.6pt;height:24.6pt;visibility:visible;mso-wrap-style:square;mso-left-percent:-10001;mso-top-percent:-10001;mso-position-horizontal:absolute;mso-position-horizontal-relative:char;mso-position-vertical:absolute;mso-position-vertical-relative:line;mso-left-percent:-10001;mso-top-percent:-10001;v-text-anchor:middle" o:spid="_x0000_s1026" fillcolor="#00b050" strokecolor="#00b050" strokeweight="1pt" w14:anchorId="7D5D6D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">
                        <v:stroke joinstyle="miter"/>
                        <w10:anchorlock/>
                      </v:oval>
                    </w:pict>
                  </mc:Fallback>
                </mc:AlternateContent>
              </w:r>
            </w:del>
          </w:p>
        </w:tc>
      </w:tr>
    </w:tbl>
    <w:p w:rsidR="008A717B" w:rsidDel="006A4054" w:rsidRDefault="00E72A99" w14:paraId="0F7E7C24" w14:textId="13D76075">
      <w:pPr>
        <w:pStyle w:val="Overskrift2"/>
        <w:rPr>
          <w:del w:author="Støylen, Mari" w:date="2021-05-03T12:55:00Z" w:id="234"/>
          <w:color w:val="FF0000"/>
        </w:rPr>
      </w:pPr>
      <w:del w:author="Støylen, Mari" w:date="2021-05-03T12:53:00Z" w:id="235">
        <w:r w:rsidRPr="005D3A3E" w:rsidDel="00E72A99">
          <w:rPr>
            <w:rFonts w:ascii="Arial" w:hAnsi="Arial" w:cs="Arial"/>
            <w:noProof/>
            <w:color w:val="000000"/>
            <w:sz w:val="16"/>
            <w:szCs w:val="16"/>
            <w:lang w:eastAsia="nb-NO"/>
          </w:rPr>
          <mc:AlternateContent>
            <mc:Choice Requires="wps">
              <w:drawing>
                <wp:anchor distT="0" distB="0" distL="114300" distR="114300" simplePos="0" relativeHeight="251658258" behindDoc="0" locked="0" layoutInCell="1" allowOverlap="1" wp14:anchorId="584CB1A1" wp14:editId="64332628">
                  <wp:simplePos x="0" y="0"/>
                  <wp:positionH relativeFrom="column">
                    <wp:posOffset>5862320</wp:posOffset>
                  </wp:positionH>
                  <wp:positionV relativeFrom="paragraph">
                    <wp:posOffset>90170</wp:posOffset>
                  </wp:positionV>
                  <wp:extent cx="316865" cy="209550"/>
                  <wp:effectExtent l="0" t="0" r="26035" b="19050"/>
                  <wp:wrapNone/>
                  <wp:docPr id="1134" name="Avrundet rektangel 1134"/>
                  <wp:cNvGraphicFramePr/>
                  <a:graphic xmlns:a="http://schemas.openxmlformats.org/drawingml/2006/main">
                    <a:graphicData uri="http://schemas.microsoft.com/office/word/2010/wordprocessingShape">
                      <wps:wsp>
                        <wps:cNvSpPr/>
                        <wps:spPr>
                          <a:xfrm flipH="1">
                            <a:off x="0" y="0"/>
                            <a:ext cx="316865" cy="209550"/>
                          </a:xfrm>
                          <a:prstGeom prst="roundRect">
                            <a:avLst>
                              <a:gd name="adj" fmla="val 0"/>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51DAC267" w14:textId="06C740F7">
                              <w:pPr>
                                <w:pStyle w:val="Listeavsnitt"/>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2F8183D">
                <v:roundrect id="Avrundet rektangel 1134" style="position:absolute;margin-left:461.6pt;margin-top:7.1pt;width:24.95pt;height:16.5pt;flip:x;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white [3201]" strokecolor="black [3200]" strokeweight=".25pt" arcsize="0" w14:anchorId="584CB1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">
                  <v:stroke joinstyle="miter"/>
                  <v:textbox>
                    <w:txbxContent>
                      <w:p w:rsidRPr="00BC1760" w:rsidR="000418BB" w:rsidP="00D60A9B" w:rsidRDefault="000418BB" w14:paraId="0A37501D" w14:textId="06C740F7">
                        <w:pPr>
                          <w:pStyle w:val="Listeavsnitt"/>
                          <w:rPr>
                            <w:rFonts w:ascii="Times New Roman" w:hAnsi="Times New Roman" w:cs="Times New Roman"/>
                          </w:rPr>
                        </w:pPr>
                      </w:p>
                    </w:txbxContent>
                  </v:textbox>
                </v:roundrect>
              </w:pict>
            </mc:Fallback>
          </mc:AlternateContent>
        </w:r>
      </w:del>
    </w:p>
    <w:p w:rsidR="006A4054" w:rsidP="006A4054" w:rsidRDefault="006A4054" w14:paraId="489C1469" w14:textId="26C7EAEB">
      <w:pPr>
        <w:rPr>
          <w:ins w:author="Støylen, Mari" w:date="2021-05-04T10:08:00Z" w:id="236"/>
        </w:rPr>
      </w:pPr>
    </w:p>
    <w:p w:rsidR="006A4054" w:rsidP="006A4054" w:rsidRDefault="006A4054" w14:paraId="5E8C0CFD" w14:textId="3DDB3B06">
      <w:pPr>
        <w:rPr>
          <w:ins w:author="Støylen, Mari" w:date="2021-05-04T10:08:00Z" w:id="237"/>
        </w:rPr>
      </w:pPr>
    </w:p>
    <w:p w:rsidR="006A4054" w:rsidP="006A4054" w:rsidRDefault="006A4054" w14:paraId="1E742B59" w14:textId="69AFCAD3">
      <w:pPr>
        <w:rPr>
          <w:ins w:author="Støylen, Mari" w:date="2021-05-04T10:08:00Z" w:id="238"/>
        </w:rPr>
      </w:pPr>
    </w:p>
    <w:p w:rsidR="006A4054" w:rsidP="006A4054" w:rsidRDefault="006A4054" w14:paraId="1804E429" w14:textId="0EB1B4C4">
      <w:pPr>
        <w:rPr>
          <w:ins w:author="Støylen, Mari" w:date="2021-05-04T10:08:00Z" w:id="239"/>
        </w:rPr>
      </w:pPr>
    </w:p>
    <w:p w:rsidR="006A4054" w:rsidP="006A4054" w:rsidRDefault="006A4054" w14:paraId="52707BB3" w14:textId="40465A38">
      <w:pPr>
        <w:rPr>
          <w:ins w:author="Støylen, Mari" w:date="2021-05-04T10:08:00Z" w:id="240"/>
        </w:rPr>
      </w:pPr>
    </w:p>
    <w:p w:rsidRPr="006A4054" w:rsidR="006A4054" w:rsidRDefault="006A4054" w14:paraId="65FFE82A" w14:textId="77777777">
      <w:pPr>
        <w:rPr>
          <w:ins w:author="Støylen, Mari" w:date="2021-05-04T10:08:00Z" w:id="241"/>
        </w:rPr>
      </w:pPr>
    </w:p>
    <w:p w:rsidR="00234E44" w:rsidRDefault="00234E44" w14:paraId="2156C92D" w14:textId="5395B793">
      <w:pPr>
        <w:pStyle w:val="Overskrift2"/>
        <w:rPr>
          <w:ins w:author="Støylen, Mari" w:date="2021-05-03T13:20:00Z" w:id="242"/>
        </w:rPr>
        <w:pPrChange w:author="Støylen, Mari" w:date="2021-05-03T13:21:00Z" w:id="243">
          <w:pPr>
            <w:pStyle w:val="Overskrift2"/>
            <w:numPr>
              <w:ilvl w:val="1"/>
              <w:numId w:val="10"/>
            </w:numPr>
            <w:ind w:left="360" w:hanging="360"/>
          </w:pPr>
        </w:pPrChange>
      </w:pPr>
      <w:del w:author="Støylen, Mari" w:date="2021-05-03T13:20:00Z" w:id="244">
        <w:r w:rsidDel="008A0F2D">
          <w:delText>Risiko</w:delText>
        </w:r>
        <w:r w:rsidDel="008A0F2D" w:rsidR="00685E99">
          <w:delText>bilde</w:delText>
        </w:r>
        <w:bookmarkEnd w:id="111"/>
        <w:r w:rsidDel="008A0F2D">
          <w:delText xml:space="preserve"> </w:delText>
        </w:r>
        <w:r w:rsidDel="008A0F2D" w:rsidR="005D3A3E">
          <w:delText>før iverksatte tiltak</w:delText>
        </w:r>
      </w:del>
    </w:p>
    <w:p w:rsidR="008A0F2D" w:rsidP="008A0F2D" w:rsidRDefault="008A0F2D" w14:paraId="31B06CBA" w14:textId="509DA3A4">
      <w:pPr>
        <w:rPr>
          <w:ins w:author="Støylen, Mari" w:date="2021-05-03T13:21:00Z" w:id="245"/>
        </w:rPr>
      </w:pPr>
    </w:p>
    <w:p w:rsidR="004A3D59" w:rsidP="008A0F2D" w:rsidRDefault="004A3D59" w14:paraId="4A9BA83D" w14:textId="14100409">
      <w:pPr>
        <w:rPr>
          <w:ins w:author="Støylen, Mari" w:date="2021-05-03T13:21:00Z" w:id="246"/>
        </w:rPr>
      </w:pPr>
    </w:p>
    <w:p w:rsidR="004A3D59" w:rsidP="008A0F2D" w:rsidRDefault="004A3D59" w14:paraId="45777EDF" w14:textId="144B144B">
      <w:pPr>
        <w:rPr>
          <w:ins w:author="Støylen, Mari" w:date="2021-05-03T13:21:00Z" w:id="247"/>
        </w:rPr>
      </w:pPr>
    </w:p>
    <w:p w:rsidR="004A3D59" w:rsidP="008A0F2D" w:rsidRDefault="004A3D59" w14:paraId="1F564E93" w14:textId="4D112243">
      <w:pPr>
        <w:rPr>
          <w:ins w:author="Støylen, Mari" w:date="2021-05-03T13:21:00Z" w:id="248"/>
        </w:rPr>
      </w:pPr>
    </w:p>
    <w:p w:rsidR="004A3D59" w:rsidP="008A0F2D" w:rsidRDefault="004A3D59" w14:paraId="255C3B69" w14:textId="77777777">
      <w:pPr>
        <w:rPr>
          <w:ins w:author="Støylen, Mari" w:date="2021-05-03T13:21:00Z" w:id="249"/>
        </w:rPr>
      </w:pPr>
    </w:p>
    <w:p w:rsidRPr="008A0F2D" w:rsidR="008A0F2D" w:rsidRDefault="008A0F2D" w14:paraId="68577B93" w14:textId="7130E6F9">
      <w:pPr>
        <w:pStyle w:val="Overskrift2"/>
        <w:pPrChange w:author="Støylen, Mari" w:date="2021-05-03T13:21:00Z" w:id="250">
          <w:pPr>
            <w:pStyle w:val="Overskrift2"/>
            <w:numPr>
              <w:ilvl w:val="1"/>
              <w:numId w:val="10"/>
            </w:numPr>
            <w:ind w:left="360" w:hanging="360"/>
          </w:pPr>
        </w:pPrChange>
      </w:pPr>
      <w:ins w:author="Støylen, Mari" w:date="2021-05-03T13:21:00Z" w:id="251">
        <w:r>
          <w:t xml:space="preserve">4.2 </w:t>
        </w:r>
        <w:r w:rsidRPr="008A0F2D">
          <w:t>Risikobilde før iverksatte tiltak</w:t>
        </w:r>
      </w:ins>
    </w:p>
    <w:tbl>
      <w:tblPr>
        <w:tblW w:w="0" w:type="auto"/>
        <w:tblInd w:w="-30" w:type="dxa"/>
        <w:tblLayout w:type="fixed"/>
        <w:tblCellMar>
          <w:left w:w="30" w:type="dxa"/>
          <w:right w:w="30" w:type="dxa"/>
        </w:tblCellMar>
        <w:tblLook w:val="0000" w:firstRow="0" w:lastRow="0" w:firstColumn="0" w:lastColumn="0" w:noHBand="0" w:noVBand="0"/>
      </w:tblPr>
      <w:tblGrid>
        <w:gridCol w:w="1097"/>
        <w:gridCol w:w="1247"/>
        <w:gridCol w:w="170"/>
        <w:gridCol w:w="1077"/>
        <w:gridCol w:w="1247"/>
        <w:gridCol w:w="1247"/>
        <w:gridCol w:w="324"/>
        <w:gridCol w:w="923"/>
        <w:gridCol w:w="1247"/>
      </w:tblGrid>
      <w:tr w:rsidR="00234E44" w:rsidTr="007905D7" w14:paraId="2A46A22E" w14:textId="77777777">
        <w:trPr>
          <w:cantSplit/>
          <w:trHeight w:val="567"/>
        </w:trPr>
        <w:tc>
          <w:tcPr>
            <w:tcW w:w="1097" w:type="dxa"/>
            <w:vMerge w:val="restart"/>
            <w:tcBorders>
              <w:top w:val="nil"/>
              <w:left w:val="nil"/>
              <w:right w:val="nil"/>
            </w:tcBorders>
            <w:shd w:val="solid" w:color="FFFFFF" w:fill="auto"/>
            <w:textDirection w:val="btLr"/>
          </w:tcPr>
          <w:p w:rsidR="00234E44" w:rsidP="007905D7" w:rsidRDefault="00234E44" w14:paraId="7A9615D8" w14:textId="77777777">
            <w:pPr>
              <w:autoSpaceDE w:val="0"/>
              <w:autoSpaceDN w:val="0"/>
              <w:adjustRightInd w:val="0"/>
              <w:spacing w:after="0" w:line="240" w:lineRule="auto"/>
              <w:ind w:left="113" w:right="113"/>
              <w:jc w:val="center"/>
              <w:rPr>
                <w:rFonts w:ascii="Arial" w:hAnsi="Arial" w:cs="Arial"/>
                <w:b/>
                <w:bCs/>
                <w:color w:val="000000"/>
                <w:sz w:val="24"/>
                <w:szCs w:val="24"/>
              </w:rPr>
            </w:pPr>
            <w:r>
              <w:rPr>
                <w:rFonts w:ascii="Arial" w:hAnsi="Arial" w:cs="Arial"/>
                <w:b/>
                <w:bCs/>
                <w:color w:val="000000"/>
                <w:sz w:val="24"/>
                <w:szCs w:val="24"/>
              </w:rPr>
              <w:t>SANNSYNLIGHET</w:t>
            </w:r>
          </w:p>
        </w:tc>
        <w:tc>
          <w:tcPr>
            <w:tcW w:w="1247" w:type="dxa"/>
            <w:tcBorders>
              <w:top w:val="nil"/>
              <w:left w:val="nil"/>
              <w:bottom w:val="nil"/>
              <w:right w:val="nil"/>
            </w:tcBorders>
            <w:shd w:val="solid" w:color="FFFFFF" w:fill="auto"/>
          </w:tcPr>
          <w:p w:rsidRPr="00AE533A" w:rsidR="00234E44" w:rsidP="007905D7" w:rsidRDefault="00234E44" w14:paraId="6AD0FB9F"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Nesten sikkert</w:t>
            </w: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34E44" w14:paraId="6E520236" w14:textId="7F39CE0F">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34E44" w14:paraId="5B2BD0C5" w14:textId="6B37CDC7">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0000" w:fill="auto"/>
          </w:tcPr>
          <w:p w:rsidR="00234E44" w:rsidP="007905D7" w:rsidRDefault="00144C4F" w14:paraId="3AF4F8D9" w14:textId="25CD81D8">
            <w:pPr>
              <w:autoSpaceDE w:val="0"/>
              <w:autoSpaceDN w:val="0"/>
              <w:adjustRightInd w:val="0"/>
              <w:spacing w:after="0" w:line="240" w:lineRule="auto"/>
              <w:jc w:val="center"/>
              <w:rPr>
                <w:rFonts w:ascii="Arial" w:hAnsi="Arial" w:cs="Arial"/>
                <w:color w:val="000000"/>
                <w:sz w:val="16"/>
                <w:szCs w:val="16"/>
              </w:rPr>
            </w:pPr>
            <w:del w:author="Støylen, Mari" w:date="2021-05-03T12:52:00Z" w:id="252">
              <w:r w:rsidRPr="005D3A3E" w:rsidDel="00E72A99">
                <w:rPr>
                  <w:rFonts w:ascii="Arial" w:hAnsi="Arial" w:cs="Arial"/>
                  <w:noProof/>
                  <w:color w:val="000000"/>
                  <w:sz w:val="16"/>
                  <w:szCs w:val="16"/>
                  <w:lang w:eastAsia="nb-NO"/>
                </w:rPr>
                <mc:AlternateContent>
                  <mc:Choice Requires="wps">
                    <w:drawing>
                      <wp:anchor distT="0" distB="0" distL="114300" distR="114300" simplePos="0" relativeHeight="251658257" behindDoc="0" locked="0" layoutInCell="1" allowOverlap="1" wp14:anchorId="0F4482C6" wp14:editId="514BA479">
                        <wp:simplePos x="0" y="0"/>
                        <wp:positionH relativeFrom="column">
                          <wp:posOffset>433070</wp:posOffset>
                        </wp:positionH>
                        <wp:positionV relativeFrom="paragraph">
                          <wp:posOffset>-16510</wp:posOffset>
                        </wp:positionV>
                        <wp:extent cx="334010" cy="190500"/>
                        <wp:effectExtent l="0" t="0" r="27940" b="19050"/>
                        <wp:wrapNone/>
                        <wp:docPr id="1132" name="Avrundet rektangel 1132"/>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3B3F9095" w14:textId="4181E2E0">
                                    <w:pPr>
                                      <w:pStyle w:val="Listeavsnitt"/>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0624B5">
                      <v:roundrect id="Avrundet rektangel 1132" style="position:absolute;left:0;text-align:left;margin-left:34.1pt;margin-top:-1.3pt;width:26.3pt;height:1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color="white [3201]" strokecolor="black [3200]" strokeweight=".25pt" arcsize="10923f" w14:anchorId="0F4482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">
                        <v:stroke joinstyle="miter"/>
                        <v:textbox>
                          <w:txbxContent>
                            <w:p w:rsidRPr="00BC1760" w:rsidR="000418BB" w:rsidP="00D60A9B" w:rsidRDefault="000418BB" w14:paraId="5DAB6C7B" w14:textId="4181E2E0">
                              <w:pPr>
                                <w:pStyle w:val="Listeavsnitt"/>
                                <w:rPr>
                                  <w:rFonts w:ascii="Times New Roman" w:hAnsi="Times New Roman" w:cs="Times New Roman"/>
                                </w:rPr>
                              </w:pPr>
                            </w:p>
                          </w:txbxContent>
                        </v:textbox>
                      </v:roundrect>
                    </w:pict>
                  </mc:Fallback>
                </mc:AlternateContent>
              </w:r>
            </w:del>
          </w:p>
        </w:tc>
        <w:tc>
          <w:tcPr>
            <w:tcW w:w="1247" w:type="dxa"/>
            <w:gridSpan w:val="2"/>
            <w:tcBorders>
              <w:top w:val="single" w:color="333333" w:sz="6" w:space="0"/>
              <w:left w:val="single" w:color="333333" w:sz="6" w:space="0"/>
              <w:bottom w:val="single" w:color="333333" w:sz="6" w:space="0"/>
              <w:right w:val="single" w:color="333333" w:sz="6" w:space="0"/>
            </w:tcBorders>
            <w:shd w:val="solid" w:color="FF0000" w:fill="auto"/>
          </w:tcPr>
          <w:p w:rsidR="00234E44" w:rsidP="00D60A9B" w:rsidRDefault="00234E44" w14:paraId="62FB6A28" w14:textId="335CDB19">
            <w:pPr>
              <w:pStyle w:val="Listeavsnitt"/>
            </w:pPr>
          </w:p>
        </w:tc>
        <w:tc>
          <w:tcPr>
            <w:tcW w:w="1247" w:type="dxa"/>
            <w:tcBorders>
              <w:top w:val="single" w:color="333333" w:sz="6" w:space="0"/>
              <w:left w:val="single" w:color="333333" w:sz="6" w:space="0"/>
              <w:bottom w:val="single" w:color="333333" w:sz="6" w:space="0"/>
              <w:right w:val="single" w:color="333333" w:sz="6" w:space="0"/>
            </w:tcBorders>
            <w:shd w:val="solid" w:color="FF0000" w:fill="auto"/>
          </w:tcPr>
          <w:p w:rsidR="00234E44" w:rsidP="007905D7" w:rsidRDefault="00234E44" w14:paraId="62246BC0" w14:textId="24E6569D">
            <w:pPr>
              <w:autoSpaceDE w:val="0"/>
              <w:autoSpaceDN w:val="0"/>
              <w:adjustRightInd w:val="0"/>
              <w:spacing w:after="0" w:line="240" w:lineRule="auto"/>
              <w:jc w:val="center"/>
              <w:rPr>
                <w:rFonts w:ascii="Arial" w:hAnsi="Arial" w:cs="Arial"/>
                <w:color w:val="000000"/>
                <w:sz w:val="16"/>
                <w:szCs w:val="16"/>
              </w:rPr>
            </w:pPr>
          </w:p>
        </w:tc>
      </w:tr>
      <w:tr w:rsidR="00234E44" w:rsidTr="007905D7" w14:paraId="7F0D2B5B" w14:textId="77777777">
        <w:trPr>
          <w:cantSplit/>
          <w:trHeight w:val="567"/>
        </w:trPr>
        <w:tc>
          <w:tcPr>
            <w:tcW w:w="1097" w:type="dxa"/>
            <w:vMerge/>
            <w:tcBorders>
              <w:left w:val="nil"/>
              <w:right w:val="nil"/>
            </w:tcBorders>
            <w:shd w:val="solid" w:color="FFFFFF" w:fill="auto"/>
            <w:textDirection w:val="btLr"/>
          </w:tcPr>
          <w:p w:rsidR="00234E44" w:rsidP="007905D7" w:rsidRDefault="00234E44" w14:paraId="72C89B18" w14:textId="77777777">
            <w:pPr>
              <w:autoSpaceDE w:val="0"/>
              <w:autoSpaceDN w:val="0"/>
              <w:adjustRightInd w:val="0"/>
              <w:spacing w:after="0" w:line="240" w:lineRule="auto"/>
              <w:ind w:left="113" w:right="113"/>
              <w:jc w:val="center"/>
              <w:rPr>
                <w:rFonts w:ascii="Arial" w:hAnsi="Arial" w:cs="Arial"/>
                <w:b/>
                <w:bCs/>
                <w:color w:val="000000"/>
                <w:sz w:val="24"/>
                <w:szCs w:val="24"/>
              </w:rPr>
            </w:pPr>
          </w:p>
        </w:tc>
        <w:tc>
          <w:tcPr>
            <w:tcW w:w="1247" w:type="dxa"/>
            <w:tcBorders>
              <w:top w:val="nil"/>
              <w:left w:val="nil"/>
              <w:bottom w:val="nil"/>
              <w:right w:val="nil"/>
            </w:tcBorders>
            <w:shd w:val="solid" w:color="FFFFFF" w:fill="auto"/>
          </w:tcPr>
          <w:p w:rsidRPr="00AE533A" w:rsidR="00234E44" w:rsidP="007905D7" w:rsidRDefault="00234E44" w14:paraId="14F2E680"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Sannsynlig</w:t>
            </w: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34E44" w14:paraId="45817CDD" w14:textId="221EF072">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34E44" w14:paraId="13A00540" w14:textId="0DE202D6">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34E44" w14:paraId="7CF62F5B" w14:textId="5C623ABC">
            <w:pPr>
              <w:autoSpaceDE w:val="0"/>
              <w:autoSpaceDN w:val="0"/>
              <w:adjustRightInd w:val="0"/>
              <w:spacing w:after="0" w:line="240" w:lineRule="auto"/>
              <w:jc w:val="center"/>
              <w:rPr>
                <w:rFonts w:ascii="Arial" w:hAnsi="Arial" w:cs="Arial"/>
                <w:color w:val="000000"/>
                <w:sz w:val="16"/>
                <w:szCs w:val="16"/>
              </w:rPr>
            </w:pPr>
          </w:p>
        </w:tc>
        <w:tc>
          <w:tcPr>
            <w:tcW w:w="1247" w:type="dxa"/>
            <w:gridSpan w:val="2"/>
            <w:tcBorders>
              <w:top w:val="single" w:color="333333" w:sz="6" w:space="0"/>
              <w:left w:val="single" w:color="333333" w:sz="6" w:space="0"/>
              <w:bottom w:val="single" w:color="333333" w:sz="6" w:space="0"/>
              <w:right w:val="single" w:color="333333" w:sz="6" w:space="0"/>
            </w:tcBorders>
            <w:shd w:val="solid" w:color="FF0000" w:fill="auto"/>
          </w:tcPr>
          <w:p w:rsidR="00234E44" w:rsidP="007905D7" w:rsidRDefault="00234E44" w14:paraId="0B839E5D" w14:textId="77777777">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0000" w:fill="auto"/>
          </w:tcPr>
          <w:p w:rsidR="00234E44" w:rsidP="007905D7" w:rsidRDefault="00234E44" w14:paraId="535F0344" w14:textId="77777777">
            <w:pPr>
              <w:autoSpaceDE w:val="0"/>
              <w:autoSpaceDN w:val="0"/>
              <w:adjustRightInd w:val="0"/>
              <w:spacing w:after="0" w:line="240" w:lineRule="auto"/>
              <w:jc w:val="center"/>
              <w:rPr>
                <w:rFonts w:ascii="Arial" w:hAnsi="Arial" w:cs="Arial"/>
                <w:color w:val="000000"/>
                <w:sz w:val="16"/>
                <w:szCs w:val="16"/>
              </w:rPr>
            </w:pPr>
          </w:p>
        </w:tc>
      </w:tr>
      <w:tr w:rsidR="00234E44" w:rsidTr="007905D7" w14:paraId="4C1E36C1" w14:textId="77777777">
        <w:trPr>
          <w:cantSplit/>
          <w:trHeight w:val="567"/>
        </w:trPr>
        <w:tc>
          <w:tcPr>
            <w:tcW w:w="1097" w:type="dxa"/>
            <w:vMerge/>
            <w:tcBorders>
              <w:left w:val="nil"/>
              <w:right w:val="nil"/>
            </w:tcBorders>
            <w:shd w:val="solid" w:color="FFFFFF" w:fill="auto"/>
            <w:textDirection w:val="btLr"/>
          </w:tcPr>
          <w:p w:rsidR="00234E44" w:rsidP="007905D7" w:rsidRDefault="00234E44" w14:paraId="3745323A" w14:textId="77777777">
            <w:pPr>
              <w:autoSpaceDE w:val="0"/>
              <w:autoSpaceDN w:val="0"/>
              <w:adjustRightInd w:val="0"/>
              <w:spacing w:after="0" w:line="240" w:lineRule="auto"/>
              <w:ind w:left="113" w:right="113"/>
              <w:jc w:val="center"/>
              <w:rPr>
                <w:rFonts w:ascii="Arial" w:hAnsi="Arial" w:cs="Arial"/>
                <w:b/>
                <w:bCs/>
                <w:color w:val="000000"/>
                <w:sz w:val="24"/>
                <w:szCs w:val="24"/>
              </w:rPr>
            </w:pPr>
          </w:p>
        </w:tc>
        <w:tc>
          <w:tcPr>
            <w:tcW w:w="1247" w:type="dxa"/>
            <w:tcBorders>
              <w:top w:val="nil"/>
              <w:left w:val="nil"/>
              <w:bottom w:val="nil"/>
              <w:right w:val="nil"/>
            </w:tcBorders>
            <w:shd w:val="solid" w:color="FFFFFF" w:fill="auto"/>
          </w:tcPr>
          <w:p w:rsidRPr="00AE533A" w:rsidR="00234E44" w:rsidP="007905D7" w:rsidRDefault="00234E44" w14:paraId="74A4B1C2"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Moderat</w:t>
            </w:r>
          </w:p>
        </w:tc>
        <w:tc>
          <w:tcPr>
            <w:tcW w:w="1247" w:type="dxa"/>
            <w:gridSpan w:val="2"/>
            <w:tcBorders>
              <w:top w:val="single" w:color="333333" w:sz="6" w:space="0"/>
              <w:left w:val="single" w:color="333333" w:sz="6" w:space="0"/>
              <w:bottom w:val="single" w:color="333333" w:sz="6" w:space="0"/>
              <w:right w:val="single" w:color="333333" w:sz="6" w:space="0"/>
            </w:tcBorders>
            <w:shd w:val="solid" w:color="008000" w:fill="auto"/>
          </w:tcPr>
          <w:p w:rsidR="00234E44" w:rsidP="007905D7" w:rsidRDefault="00F119C3" w14:paraId="6D4465BF" w14:textId="4510259C">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59" behindDoc="0" locked="0" layoutInCell="1" allowOverlap="1" wp14:anchorId="72F2FE54" wp14:editId="27A7466F">
                      <wp:simplePos x="0" y="0"/>
                      <wp:positionH relativeFrom="column">
                        <wp:posOffset>759460</wp:posOffset>
                      </wp:positionH>
                      <wp:positionV relativeFrom="paragraph">
                        <wp:posOffset>-11430</wp:posOffset>
                      </wp:positionV>
                      <wp:extent cx="334010" cy="190500"/>
                      <wp:effectExtent l="0" t="0" r="27940" b="19050"/>
                      <wp:wrapNone/>
                      <wp:docPr id="1135" name="Avrundet rektangel 1135"/>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7884FC4B" w14:textId="1A612777">
                                  <w:pPr>
                                    <w:pStyle w:val="Listeavsnitt"/>
                                    <w:rPr>
                                      <w:rFonts w:ascii="Times New Roman" w:hAnsi="Times New Roman" w:cs="Times New Roman"/>
                                    </w:rPr>
                                  </w:pPr>
                                  <w:r w:rsidRPr="00BC1760">
                                    <w:rPr>
                                      <w:rFonts w:ascii="Times New Roman" w:hAnsi="Times New Roman" w:cs="Times New Roman"/>
                                    </w:rPr>
                                    <w:t>P12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8DDBD40">
                    <v:roundrect id="Avrundet rektangel 1135" style="position:absolute;left:0;text-align:left;margin-left:59.8pt;margin-top:-.9pt;width:26.3pt;height:1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color="white [3201]" strokecolor="black [3200]" strokeweight=".25pt" arcsize="10923f" w14:anchorId="72F2FE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">
                      <v:stroke joinstyle="miter"/>
                      <v:textbox>
                        <w:txbxContent>
                          <w:p w:rsidRPr="00BC1760" w:rsidR="000418BB" w:rsidP="00D60A9B" w:rsidRDefault="000418BB" w14:paraId="72D3D6B3" w14:textId="1A612777">
                            <w:pPr>
                              <w:pStyle w:val="Listeavsnitt"/>
                              <w:rPr>
                                <w:rFonts w:ascii="Times New Roman" w:hAnsi="Times New Roman" w:cs="Times New Roman"/>
                              </w:rPr>
                            </w:pPr>
                            <w:r w:rsidRPr="00BC1760">
                              <w:rPr>
                                <w:rFonts w:ascii="Times New Roman" w:hAnsi="Times New Roman" w:cs="Times New Roman"/>
                              </w:rPr>
                              <w:t>P12</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24916" w14:paraId="74003D68" w14:textId="478B3343">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64" behindDoc="0" locked="0" layoutInCell="1" allowOverlap="1" wp14:anchorId="47645D40" wp14:editId="5745DF86">
                      <wp:simplePos x="0" y="0"/>
                      <wp:positionH relativeFrom="column">
                        <wp:posOffset>767715</wp:posOffset>
                      </wp:positionH>
                      <wp:positionV relativeFrom="paragraph">
                        <wp:posOffset>169545</wp:posOffset>
                      </wp:positionV>
                      <wp:extent cx="334010" cy="190500"/>
                      <wp:effectExtent l="0" t="0" r="27940" b="19050"/>
                      <wp:wrapNone/>
                      <wp:docPr id="1128" name="Avrundet rektangel 1128"/>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F119C3" w:rsidRDefault="000418BB" w14:paraId="47605C48" w14:textId="2B424CE7">
                                  <w:pPr>
                                    <w:pStyle w:val="Listeavsnitt"/>
                                    <w:rPr>
                                      <w:rFonts w:ascii="Times New Roman" w:hAnsi="Times New Roman" w:cs="Times New Roman"/>
                                    </w:rPr>
                                  </w:pPr>
                                  <w:r w:rsidRPr="00BC1760">
                                    <w:rPr>
                                      <w:rFonts w:ascii="Times New Roman" w:hAnsi="Times New Roman" w:cs="Times New Roman"/>
                                    </w:rPr>
                                    <w:t>P17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E4B7D5">
                    <v:roundrect id="Avrundet rektangel 1128" style="position:absolute;left:0;text-align:left;margin-left:60.45pt;margin-top:13.35pt;width:26.3pt;height:1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8" fillcolor="white [3201]" strokecolor="black [3200]" strokeweight=".25pt" arcsize="10923f" w14:anchorId="47645D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">
                      <v:stroke joinstyle="miter"/>
                      <v:textbox>
                        <w:txbxContent>
                          <w:p w:rsidRPr="00BC1760" w:rsidR="000418BB" w:rsidP="00F119C3" w:rsidRDefault="000418BB" w14:paraId="6534849C" w14:textId="2B424CE7">
                            <w:pPr>
                              <w:pStyle w:val="Listeavsnitt"/>
                              <w:rPr>
                                <w:rFonts w:ascii="Times New Roman" w:hAnsi="Times New Roman" w:cs="Times New Roman"/>
                              </w:rPr>
                            </w:pPr>
                            <w:r w:rsidRPr="00BC1760">
                              <w:rPr>
                                <w:rFonts w:ascii="Times New Roman" w:hAnsi="Times New Roman" w:cs="Times New Roman"/>
                              </w:rPr>
                              <w:t>P17</w:t>
                            </w:r>
                          </w:p>
                        </w:txbxContent>
                      </v:textbox>
                    </v:roundrect>
                  </w:pict>
                </mc:Fallback>
              </mc:AlternateContent>
            </w:r>
            <w:r w:rsidRPr="005D3A3E" w:rsidR="00470B57">
              <w:rPr>
                <w:rFonts w:ascii="Arial" w:hAnsi="Arial" w:cs="Arial"/>
                <w:noProof/>
                <w:color w:val="000000"/>
                <w:sz w:val="16"/>
                <w:szCs w:val="16"/>
                <w:lang w:eastAsia="nb-NO"/>
              </w:rPr>
              <mc:AlternateContent>
                <mc:Choice Requires="wps">
                  <w:drawing>
                    <wp:anchor distT="0" distB="0" distL="114300" distR="114300" simplePos="0" relativeHeight="251658248" behindDoc="0" locked="0" layoutInCell="1" allowOverlap="1" wp14:anchorId="62B81446" wp14:editId="2E9CF14C">
                      <wp:simplePos x="0" y="0"/>
                      <wp:positionH relativeFrom="column">
                        <wp:posOffset>766445</wp:posOffset>
                      </wp:positionH>
                      <wp:positionV relativeFrom="paragraph">
                        <wp:posOffset>-11430</wp:posOffset>
                      </wp:positionV>
                      <wp:extent cx="334010" cy="190500"/>
                      <wp:effectExtent l="0" t="0" r="27940" b="19050"/>
                      <wp:wrapNone/>
                      <wp:docPr id="1124" name="Avrundet rektangel 1124"/>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6EFA947D" w14:textId="4457FF5C">
                                  <w:pPr>
                                    <w:pStyle w:val="Listeavsnitt"/>
                                    <w:rPr>
                                      <w:rFonts w:ascii="Times New Roman" w:hAnsi="Times New Roman" w:cs="Times New Roman"/>
                                    </w:rPr>
                                  </w:pPr>
                                  <w:r w:rsidRPr="00BC1760">
                                    <w:rPr>
                                      <w:rFonts w:ascii="Times New Roman" w:hAnsi="Times New Roman" w:cs="Times New Roman"/>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A9661BD">
                    <v:roundrect id="Avrundet rektangel 1124" style="position:absolute;left:0;text-align:left;margin-left:60.35pt;margin-top:-.9pt;width:26.3pt;height:1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9" fillcolor="white [3201]" strokecolor="black [3200]" strokeweight=".25pt" arcsize="10923f" w14:anchorId="62B81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">
                      <v:stroke joinstyle="miter"/>
                      <v:textbox>
                        <w:txbxContent>
                          <w:p w:rsidRPr="00BC1760" w:rsidR="000418BB" w:rsidP="00D60A9B" w:rsidRDefault="000418BB" w14:paraId="63B74CDF" w14:textId="4457FF5C">
                            <w:pPr>
                              <w:pStyle w:val="Listeavsnitt"/>
                              <w:rPr>
                                <w:rFonts w:ascii="Times New Roman" w:hAnsi="Times New Roman" w:cs="Times New Roman"/>
                              </w:rPr>
                            </w:pPr>
                            <w:r w:rsidRPr="00BC1760">
                              <w:rPr>
                                <w:rFonts w:ascii="Times New Roman" w:hAnsi="Times New Roman" w:cs="Times New Roman"/>
                              </w:rPr>
                              <w:t>P1</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470B57" w14:paraId="4840A3B6" w14:textId="763B42DF">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51" behindDoc="0" locked="0" layoutInCell="1" allowOverlap="1" wp14:anchorId="049EF3AD" wp14:editId="55E1AD60">
                      <wp:simplePos x="0" y="0"/>
                      <wp:positionH relativeFrom="column">
                        <wp:posOffset>432435</wp:posOffset>
                      </wp:positionH>
                      <wp:positionV relativeFrom="paragraph">
                        <wp:posOffset>-12065</wp:posOffset>
                      </wp:positionV>
                      <wp:extent cx="334010" cy="190500"/>
                      <wp:effectExtent l="0" t="0" r="27940" b="19050"/>
                      <wp:wrapNone/>
                      <wp:docPr id="17" name="Avrundet rektangel 17"/>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33ED6F3A" w14:textId="4B512E9E">
                                  <w:pPr>
                                    <w:pStyle w:val="Listeavsnitt"/>
                                    <w:rPr>
                                      <w:rFonts w:ascii="Times New Roman" w:hAnsi="Times New Roman" w:cs="Times New Roman"/>
                                    </w:rPr>
                                  </w:pPr>
                                  <w:r w:rsidRPr="00BC1760">
                                    <w:rPr>
                                      <w:rFonts w:ascii="Times New Roman" w:hAnsi="Times New Roman" w:cs="Times New Roman"/>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90D0E70">
                    <v:roundrect id="Avrundet rektangel 17" style="position:absolute;left:0;text-align:left;margin-left:34.05pt;margin-top:-.95pt;width:26.3pt;height:1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0" fillcolor="white [3201]" strokecolor="black [3200]" strokeweight=".25pt" arcsize="10923f" w14:anchorId="049EF3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">
                      <v:stroke joinstyle="miter"/>
                      <v:textbox>
                        <w:txbxContent>
                          <w:p w:rsidRPr="00BC1760" w:rsidR="000418BB" w:rsidP="00D60A9B" w:rsidRDefault="000418BB" w14:paraId="76D1AF56" w14:textId="4B512E9E">
                            <w:pPr>
                              <w:pStyle w:val="Listeavsnitt"/>
                              <w:rPr>
                                <w:rFonts w:ascii="Times New Roman" w:hAnsi="Times New Roman" w:cs="Times New Roman"/>
                              </w:rPr>
                            </w:pPr>
                            <w:r w:rsidRPr="00BC1760">
                              <w:rPr>
                                <w:rFonts w:ascii="Times New Roman" w:hAnsi="Times New Roman" w:cs="Times New Roman"/>
                              </w:rPr>
                              <w:t>P4</w:t>
                            </w:r>
                          </w:p>
                        </w:txbxContent>
                      </v:textbox>
                    </v:roundrect>
                  </w:pict>
                </mc:Fallback>
              </mc:AlternateContent>
            </w: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34E44" w14:paraId="72D54A5E" w14:textId="296A09B5">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0000" w:fill="auto"/>
          </w:tcPr>
          <w:p w:rsidR="00234E44" w:rsidP="007905D7" w:rsidRDefault="00234E44" w14:paraId="7B92DC66" w14:textId="2440A078">
            <w:pPr>
              <w:autoSpaceDE w:val="0"/>
              <w:autoSpaceDN w:val="0"/>
              <w:adjustRightInd w:val="0"/>
              <w:spacing w:after="0" w:line="240" w:lineRule="auto"/>
              <w:jc w:val="center"/>
              <w:rPr>
                <w:rFonts w:ascii="Arial" w:hAnsi="Arial" w:cs="Arial"/>
                <w:color w:val="000000"/>
                <w:sz w:val="16"/>
                <w:szCs w:val="16"/>
              </w:rPr>
            </w:pPr>
          </w:p>
        </w:tc>
      </w:tr>
      <w:tr w:rsidR="00234E44" w:rsidTr="007905D7" w14:paraId="6C83FDB3" w14:textId="77777777">
        <w:trPr>
          <w:cantSplit/>
          <w:trHeight w:val="567"/>
        </w:trPr>
        <w:tc>
          <w:tcPr>
            <w:tcW w:w="1097" w:type="dxa"/>
            <w:vMerge/>
            <w:tcBorders>
              <w:left w:val="nil"/>
              <w:right w:val="nil"/>
            </w:tcBorders>
            <w:shd w:val="solid" w:color="FFFFFF" w:fill="auto"/>
            <w:textDirection w:val="btLr"/>
          </w:tcPr>
          <w:p w:rsidR="00234E44" w:rsidP="007905D7" w:rsidRDefault="00234E44" w14:paraId="3E277423" w14:textId="77777777">
            <w:pPr>
              <w:autoSpaceDE w:val="0"/>
              <w:autoSpaceDN w:val="0"/>
              <w:adjustRightInd w:val="0"/>
              <w:spacing w:after="0" w:line="240" w:lineRule="auto"/>
              <w:ind w:left="113" w:right="113"/>
              <w:jc w:val="center"/>
              <w:rPr>
                <w:rFonts w:ascii="Arial" w:hAnsi="Arial" w:cs="Arial"/>
                <w:b/>
                <w:bCs/>
                <w:color w:val="000000"/>
                <w:sz w:val="24"/>
                <w:szCs w:val="24"/>
              </w:rPr>
            </w:pPr>
          </w:p>
        </w:tc>
        <w:tc>
          <w:tcPr>
            <w:tcW w:w="1247" w:type="dxa"/>
            <w:tcBorders>
              <w:top w:val="nil"/>
              <w:left w:val="nil"/>
              <w:bottom w:val="nil"/>
              <w:right w:val="nil"/>
            </w:tcBorders>
            <w:shd w:val="solid" w:color="FFFFFF" w:fill="auto"/>
          </w:tcPr>
          <w:p w:rsidRPr="00AE533A" w:rsidR="00234E44" w:rsidP="007905D7" w:rsidRDefault="00234E44" w14:paraId="0A9F3D62"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Lite sannsynlig</w:t>
            </w:r>
          </w:p>
        </w:tc>
        <w:tc>
          <w:tcPr>
            <w:tcW w:w="1247" w:type="dxa"/>
            <w:gridSpan w:val="2"/>
            <w:tcBorders>
              <w:top w:val="single" w:color="333333" w:sz="6" w:space="0"/>
              <w:left w:val="single" w:color="333333" w:sz="6" w:space="0"/>
              <w:bottom w:val="single" w:color="333333" w:sz="6" w:space="0"/>
              <w:right w:val="single" w:color="333333" w:sz="6" w:space="0"/>
            </w:tcBorders>
            <w:shd w:val="solid" w:color="008000" w:fill="auto"/>
          </w:tcPr>
          <w:p w:rsidR="00234E44" w:rsidP="007905D7" w:rsidRDefault="00470B57" w14:paraId="1A0283D6" w14:textId="55AC8096">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50" behindDoc="0" locked="0" layoutInCell="1" allowOverlap="1" wp14:anchorId="6B8453ED" wp14:editId="4DC521A1">
                      <wp:simplePos x="0" y="0"/>
                      <wp:positionH relativeFrom="column">
                        <wp:posOffset>758825</wp:posOffset>
                      </wp:positionH>
                      <wp:positionV relativeFrom="paragraph">
                        <wp:posOffset>-9525</wp:posOffset>
                      </wp:positionV>
                      <wp:extent cx="334010" cy="190500"/>
                      <wp:effectExtent l="0" t="0" r="27940" b="19050"/>
                      <wp:wrapNone/>
                      <wp:docPr id="13" name="Avrundet rektangel 13"/>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6302BD3A" w14:textId="186C1430">
                                  <w:pPr>
                                    <w:pStyle w:val="Listeavsnitt"/>
                                    <w:rPr>
                                      <w:rFonts w:ascii="Times New Roman" w:hAnsi="Times New Roman" w:cs="Times New Roman"/>
                                    </w:rPr>
                                  </w:pPr>
                                  <w:r w:rsidRPr="00BC1760">
                                    <w:rPr>
                                      <w:rFonts w:ascii="Times New Roman" w:hAnsi="Times New Roman" w:cs="Times New Roman"/>
                                    </w:rPr>
                                    <w:t>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009510">
                    <v:roundrect id="Avrundet rektangel 13" style="position:absolute;left:0;text-align:left;margin-left:59.75pt;margin-top:-.75pt;width:26.3pt;height:1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1" fillcolor="white [3201]" strokecolor="black [3200]" strokeweight=".25pt" arcsize="10923f" w14:anchorId="6B8453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">
                      <v:stroke joinstyle="miter"/>
                      <v:textbox>
                        <w:txbxContent>
                          <w:p w:rsidRPr="00BC1760" w:rsidR="000418BB" w:rsidP="00D60A9B" w:rsidRDefault="000418BB" w14:paraId="2471C528" w14:textId="186C1430">
                            <w:pPr>
                              <w:pStyle w:val="Listeavsnitt"/>
                              <w:rPr>
                                <w:rFonts w:ascii="Times New Roman" w:hAnsi="Times New Roman" w:cs="Times New Roman"/>
                              </w:rPr>
                            </w:pPr>
                            <w:r w:rsidRPr="00BC1760">
                              <w:rPr>
                                <w:rFonts w:ascii="Times New Roman" w:hAnsi="Times New Roman" w:cs="Times New Roman"/>
                              </w:rPr>
                              <w:t>P3</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008000" w:fill="auto"/>
          </w:tcPr>
          <w:p w:rsidR="00234E44" w:rsidP="007905D7" w:rsidRDefault="00224916" w14:paraId="6D887B29" w14:textId="368BA351">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63" behindDoc="0" locked="0" layoutInCell="1" allowOverlap="1" wp14:anchorId="3B548E86" wp14:editId="1EA7EA98">
                      <wp:simplePos x="0" y="0"/>
                      <wp:positionH relativeFrom="column">
                        <wp:posOffset>367665</wp:posOffset>
                      </wp:positionH>
                      <wp:positionV relativeFrom="paragraph">
                        <wp:posOffset>-9525</wp:posOffset>
                      </wp:positionV>
                      <wp:extent cx="334010" cy="190500"/>
                      <wp:effectExtent l="0" t="0" r="27940" b="19050"/>
                      <wp:wrapNone/>
                      <wp:docPr id="1126" name="Avrundet rektangel 1126"/>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F119C3" w:rsidRDefault="000418BB" w14:paraId="30619F8F" w14:textId="509CD409">
                                  <w:pPr>
                                    <w:pStyle w:val="Listeavsnitt"/>
                                    <w:rPr>
                                      <w:rFonts w:ascii="Times New Roman" w:hAnsi="Times New Roman" w:cs="Times New Roman"/>
                                    </w:rPr>
                                  </w:pPr>
                                  <w:r w:rsidRPr="00BC1760">
                                    <w:rPr>
                                      <w:rFonts w:ascii="Times New Roman" w:hAnsi="Times New Roman" w:cs="Times New Roman"/>
                                    </w:rPr>
                                    <w:t>P16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A9D276">
                    <v:roundrect id="Avrundet rektangel 1126" style="position:absolute;left:0;text-align:left;margin-left:28.95pt;margin-top:-.75pt;width:26.3pt;height:1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2" fillcolor="white [3201]" strokecolor="black [3200]" strokeweight=".25pt" arcsize="10923f" w14:anchorId="3B548E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">
                      <v:stroke joinstyle="miter"/>
                      <v:textbox>
                        <w:txbxContent>
                          <w:p w:rsidRPr="00BC1760" w:rsidR="000418BB" w:rsidP="00F119C3" w:rsidRDefault="000418BB" w14:paraId="21A1728F" w14:textId="509CD409">
                            <w:pPr>
                              <w:pStyle w:val="Listeavsnitt"/>
                              <w:rPr>
                                <w:rFonts w:ascii="Times New Roman" w:hAnsi="Times New Roman" w:cs="Times New Roman"/>
                              </w:rPr>
                            </w:pPr>
                            <w:r w:rsidRPr="00BC1760">
                              <w:rPr>
                                <w:rFonts w:ascii="Times New Roman" w:hAnsi="Times New Roman" w:cs="Times New Roman"/>
                              </w:rPr>
                              <w:t>P16</w:t>
                            </w:r>
                          </w:p>
                        </w:txbxContent>
                      </v:textbox>
                    </v:roundrect>
                  </w:pict>
                </mc:Fallback>
              </mc:AlternateContent>
            </w:r>
            <w:r w:rsidRPr="005D3A3E" w:rsidR="00F119C3">
              <w:rPr>
                <w:rFonts w:ascii="Arial" w:hAnsi="Arial" w:cs="Arial"/>
                <w:noProof/>
                <w:color w:val="000000"/>
                <w:sz w:val="16"/>
                <w:szCs w:val="16"/>
                <w:lang w:eastAsia="nb-NO"/>
              </w:rPr>
              <mc:AlternateContent>
                <mc:Choice Requires="wps">
                  <w:drawing>
                    <wp:anchor distT="0" distB="0" distL="114300" distR="114300" simplePos="0" relativeHeight="251658261" behindDoc="0" locked="0" layoutInCell="1" allowOverlap="1" wp14:anchorId="64A240C0" wp14:editId="2ADF792D">
                      <wp:simplePos x="0" y="0"/>
                      <wp:positionH relativeFrom="column">
                        <wp:posOffset>758825</wp:posOffset>
                      </wp:positionH>
                      <wp:positionV relativeFrom="paragraph">
                        <wp:posOffset>209550</wp:posOffset>
                      </wp:positionV>
                      <wp:extent cx="334010" cy="190500"/>
                      <wp:effectExtent l="0" t="0" r="27940" b="19050"/>
                      <wp:wrapNone/>
                      <wp:docPr id="22" name="Avrundet rektangel 22"/>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C04D60" w:rsidRDefault="000418BB" w14:paraId="7FA99FDE" w14:textId="1535369D">
                                  <w:pPr>
                                    <w:pStyle w:val="Listeavsnitt"/>
                                    <w:rPr>
                                      <w:rFonts w:ascii="Times New Roman" w:hAnsi="Times New Roman" w:cs="Times New Roman"/>
                                    </w:rPr>
                                  </w:pPr>
                                  <w:r w:rsidRPr="00BC1760">
                                    <w:rPr>
                                      <w:rFonts w:ascii="Times New Roman" w:hAnsi="Times New Roman" w:cs="Times New Roman"/>
                                    </w:rPr>
                                    <w:t>P14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7285F73">
                    <v:roundrect id="Avrundet rektangel 22" style="position:absolute;left:0;text-align:left;margin-left:59.75pt;margin-top:16.5pt;width:26.3pt;height:1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3" fillcolor="white [3201]" strokecolor="black [3200]" strokeweight=".25pt" arcsize="10923f" w14:anchorId="64A240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">
                      <v:stroke joinstyle="miter"/>
                      <v:textbox>
                        <w:txbxContent>
                          <w:p w:rsidRPr="00BC1760" w:rsidR="000418BB" w:rsidP="00C04D60" w:rsidRDefault="000418BB" w14:paraId="4F556EAA" w14:textId="1535369D">
                            <w:pPr>
                              <w:pStyle w:val="Listeavsnitt"/>
                              <w:rPr>
                                <w:rFonts w:ascii="Times New Roman" w:hAnsi="Times New Roman" w:cs="Times New Roman"/>
                              </w:rPr>
                            </w:pPr>
                            <w:r w:rsidRPr="00BC1760">
                              <w:rPr>
                                <w:rFonts w:ascii="Times New Roman" w:hAnsi="Times New Roman" w:cs="Times New Roman"/>
                              </w:rPr>
                              <w:t>P14</w:t>
                            </w:r>
                          </w:p>
                        </w:txbxContent>
                      </v:textbox>
                    </v:roundrect>
                  </w:pict>
                </mc:Fallback>
              </mc:AlternateContent>
            </w:r>
            <w:r w:rsidRPr="005D3A3E" w:rsidR="00470B57">
              <w:rPr>
                <w:rFonts w:ascii="Arial" w:hAnsi="Arial" w:cs="Arial"/>
                <w:noProof/>
                <w:color w:val="000000"/>
                <w:sz w:val="16"/>
                <w:szCs w:val="16"/>
                <w:lang w:eastAsia="nb-NO"/>
              </w:rPr>
              <mc:AlternateContent>
                <mc:Choice Requires="wps">
                  <w:drawing>
                    <wp:anchor distT="0" distB="0" distL="114300" distR="114300" simplePos="0" relativeHeight="251658249" behindDoc="0" locked="0" layoutInCell="1" allowOverlap="1" wp14:anchorId="49193B16" wp14:editId="5A38706A">
                      <wp:simplePos x="0" y="0"/>
                      <wp:positionH relativeFrom="column">
                        <wp:posOffset>767080</wp:posOffset>
                      </wp:positionH>
                      <wp:positionV relativeFrom="paragraph">
                        <wp:posOffset>-9525</wp:posOffset>
                      </wp:positionV>
                      <wp:extent cx="334010" cy="190500"/>
                      <wp:effectExtent l="0" t="0" r="27940" b="19050"/>
                      <wp:wrapNone/>
                      <wp:docPr id="11" name="Avrundet rektangel 11"/>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1F8AD70C" w14:textId="20589DC1">
                                  <w:pPr>
                                    <w:pStyle w:val="Listeavsnitt"/>
                                    <w:rPr>
                                      <w:rFonts w:ascii="Times New Roman" w:hAnsi="Times New Roman" w:cs="Times New Roman"/>
                                    </w:rPr>
                                  </w:pPr>
                                  <w:r w:rsidRPr="00BC1760">
                                    <w:rPr>
                                      <w:rFonts w:ascii="Times New Roman" w:hAnsi="Times New Roman" w:cs="Times New Roman"/>
                                    </w:rPr>
                                    <w:t>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220BCE">
                    <v:roundrect id="Avrundet rektangel 11" style="position:absolute;left:0;text-align:left;margin-left:60.4pt;margin-top:-.75pt;width:26.3pt;height: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4" fillcolor="white [3201]" strokecolor="black [3200]" strokeweight=".25pt" arcsize="10923f" w14:anchorId="49193B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">
                      <v:stroke joinstyle="miter"/>
                      <v:textbox>
                        <w:txbxContent>
                          <w:p w:rsidRPr="00BC1760" w:rsidR="000418BB" w:rsidP="00D60A9B" w:rsidRDefault="000418BB" w14:paraId="3E16605E" w14:textId="20589DC1">
                            <w:pPr>
                              <w:pStyle w:val="Listeavsnitt"/>
                              <w:rPr>
                                <w:rFonts w:ascii="Times New Roman" w:hAnsi="Times New Roman" w:cs="Times New Roman"/>
                              </w:rPr>
                            </w:pPr>
                            <w:r w:rsidRPr="00BC1760">
                              <w:rPr>
                                <w:rFonts w:ascii="Times New Roman" w:hAnsi="Times New Roman" w:cs="Times New Roman"/>
                              </w:rPr>
                              <w:t>P2</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470B57" w14:paraId="27E9CC9B" w14:textId="2508394E">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52" behindDoc="0" locked="0" layoutInCell="1" allowOverlap="1" wp14:anchorId="18B77F19" wp14:editId="423D6DC5">
                      <wp:simplePos x="0" y="0"/>
                      <wp:positionH relativeFrom="column">
                        <wp:posOffset>432435</wp:posOffset>
                      </wp:positionH>
                      <wp:positionV relativeFrom="paragraph">
                        <wp:posOffset>-9525</wp:posOffset>
                      </wp:positionV>
                      <wp:extent cx="334010" cy="190500"/>
                      <wp:effectExtent l="0" t="0" r="27940" b="19050"/>
                      <wp:wrapNone/>
                      <wp:docPr id="19" name="Avrundet rektangel 19"/>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7A93D2A4" w14:textId="453DD42C">
                                  <w:pPr>
                                    <w:pStyle w:val="Listeavsnitt"/>
                                    <w:rPr>
                                      <w:rFonts w:ascii="Times New Roman" w:hAnsi="Times New Roman" w:cs="Times New Roman"/>
                                    </w:rPr>
                                  </w:pPr>
                                  <w:r w:rsidRPr="00BC1760">
                                    <w:rPr>
                                      <w:rFonts w:ascii="Times New Roman" w:hAnsi="Times New Roman" w:cs="Times New Roman"/>
                                    </w:rPr>
                                    <w:t>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5EEEFAE">
                    <v:roundrect id="Avrundet rektangel 19" style="position:absolute;left:0;text-align:left;margin-left:34.05pt;margin-top:-.75pt;width:26.3pt;height:1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5" fillcolor="white [3201]" strokecolor="black [3200]" strokeweight=".25pt" arcsize="10923f" w14:anchorId="18B77F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">
                      <v:stroke joinstyle="miter"/>
                      <v:textbox>
                        <w:txbxContent>
                          <w:p w:rsidRPr="00BC1760" w:rsidR="000418BB" w:rsidP="00D60A9B" w:rsidRDefault="000418BB" w14:paraId="3241B4DA" w14:textId="453DD42C">
                            <w:pPr>
                              <w:pStyle w:val="Listeavsnitt"/>
                              <w:rPr>
                                <w:rFonts w:ascii="Times New Roman" w:hAnsi="Times New Roman" w:cs="Times New Roman"/>
                              </w:rPr>
                            </w:pPr>
                            <w:r w:rsidRPr="00BC1760">
                              <w:rPr>
                                <w:rFonts w:ascii="Times New Roman" w:hAnsi="Times New Roman" w:cs="Times New Roman"/>
                              </w:rPr>
                              <w:t>P5</w:t>
                            </w:r>
                          </w:p>
                        </w:txbxContent>
                      </v:textbox>
                    </v:roundrect>
                  </w:pict>
                </mc:Fallback>
              </mc:AlternateContent>
            </w: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F119C3" w14:paraId="4F5B21C3" w14:textId="19CA9B2C">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60" behindDoc="0" locked="0" layoutInCell="1" allowOverlap="1" wp14:anchorId="3D2CB4AB" wp14:editId="49A9018C">
                      <wp:simplePos x="0" y="0"/>
                      <wp:positionH relativeFrom="column">
                        <wp:posOffset>431800</wp:posOffset>
                      </wp:positionH>
                      <wp:positionV relativeFrom="paragraph">
                        <wp:posOffset>-9525</wp:posOffset>
                      </wp:positionV>
                      <wp:extent cx="334010" cy="190500"/>
                      <wp:effectExtent l="0" t="0" r="27940" b="19050"/>
                      <wp:wrapNone/>
                      <wp:docPr id="21" name="Avrundet rektangel 21"/>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C04D60" w:rsidRDefault="000418BB" w14:paraId="61786748" w14:textId="0BCF5238">
                                  <w:pPr>
                                    <w:pStyle w:val="Listeavsnitt"/>
                                    <w:rPr>
                                      <w:rFonts w:ascii="Times New Roman" w:hAnsi="Times New Roman" w:cs="Times New Roman"/>
                                    </w:rPr>
                                  </w:pPr>
                                  <w:r w:rsidRPr="00BC1760">
                                    <w:rPr>
                                      <w:rFonts w:ascii="Times New Roman" w:hAnsi="Times New Roman" w:cs="Times New Roman"/>
                                    </w:rPr>
                                    <w:t>P13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ADF0B0">
                    <v:roundrect id="Avrundet rektangel 21" style="position:absolute;left:0;text-align:left;margin-left:34pt;margin-top:-.75pt;width:26.3pt;height:1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color="white [3201]" strokecolor="black [3200]" strokeweight=".25pt" arcsize="10923f" w14:anchorId="3D2CB4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">
                      <v:stroke joinstyle="miter"/>
                      <v:textbox>
                        <w:txbxContent>
                          <w:p w:rsidRPr="00BC1760" w:rsidR="000418BB" w:rsidP="00C04D60" w:rsidRDefault="000418BB" w14:paraId="1B4F9FA4" w14:textId="0BCF5238">
                            <w:pPr>
                              <w:pStyle w:val="Listeavsnitt"/>
                              <w:rPr>
                                <w:rFonts w:ascii="Times New Roman" w:hAnsi="Times New Roman" w:cs="Times New Roman"/>
                              </w:rPr>
                            </w:pPr>
                            <w:r w:rsidRPr="00BC1760">
                              <w:rPr>
                                <w:rFonts w:ascii="Times New Roman" w:hAnsi="Times New Roman" w:cs="Times New Roman"/>
                              </w:rPr>
                              <w:t>P13</w:t>
                            </w:r>
                          </w:p>
                        </w:txbxContent>
                      </v:textbox>
                    </v:roundrect>
                  </w:pict>
                </mc:Fallback>
              </mc:AlternateContent>
            </w:r>
            <w:r w:rsidRPr="005D3A3E" w:rsidR="007B6CDB">
              <w:rPr>
                <w:rFonts w:ascii="Arial" w:hAnsi="Arial" w:cs="Arial"/>
                <w:noProof/>
                <w:color w:val="000000"/>
                <w:sz w:val="16"/>
                <w:szCs w:val="16"/>
                <w:lang w:eastAsia="nb-NO"/>
              </w:rPr>
              <mc:AlternateContent>
                <mc:Choice Requires="wps">
                  <w:drawing>
                    <wp:anchor distT="0" distB="0" distL="114300" distR="114300" simplePos="0" relativeHeight="251658255" behindDoc="0" locked="0" layoutInCell="1" allowOverlap="1" wp14:anchorId="56B5BC1A" wp14:editId="73AD2FAC">
                      <wp:simplePos x="0" y="0"/>
                      <wp:positionH relativeFrom="column">
                        <wp:posOffset>756285</wp:posOffset>
                      </wp:positionH>
                      <wp:positionV relativeFrom="paragraph">
                        <wp:posOffset>-10160</wp:posOffset>
                      </wp:positionV>
                      <wp:extent cx="334010" cy="190500"/>
                      <wp:effectExtent l="0" t="0" r="27940" b="19050"/>
                      <wp:wrapNone/>
                      <wp:docPr id="1123" name="Avrundet rektangel 1123"/>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241474B4" w14:textId="51B637FE">
                                  <w:pPr>
                                    <w:pStyle w:val="Listeavsnitt"/>
                                    <w:rPr>
                                      <w:rFonts w:ascii="Times New Roman" w:hAnsi="Times New Roman" w:cs="Times New Roman"/>
                                    </w:rPr>
                                  </w:pPr>
                                  <w:r w:rsidRPr="00BC1760">
                                    <w:rPr>
                                      <w:rFonts w:ascii="Times New Roman" w:hAnsi="Times New Roman" w:cs="Times New Roman"/>
                                    </w:rPr>
                                    <w:t>P8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B04459A">
                    <v:roundrect id="Avrundet rektangel 1123" style="position:absolute;left:0;text-align:left;margin-left:59.55pt;margin-top:-.8pt;width:26.3pt;height: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7" fillcolor="white [3201]" strokecolor="black [3200]" strokeweight=".25pt" arcsize="10923f" w14:anchorId="56B5BC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">
                      <v:stroke joinstyle="miter"/>
                      <v:textbox>
                        <w:txbxContent>
                          <w:p w:rsidRPr="00BC1760" w:rsidR="000418BB" w:rsidP="00D60A9B" w:rsidRDefault="000418BB" w14:paraId="156B1EBE" w14:textId="51B637FE">
                            <w:pPr>
                              <w:pStyle w:val="Listeavsnitt"/>
                              <w:rPr>
                                <w:rFonts w:ascii="Times New Roman" w:hAnsi="Times New Roman" w:cs="Times New Roman"/>
                              </w:rPr>
                            </w:pPr>
                            <w:r w:rsidRPr="00BC1760">
                              <w:rPr>
                                <w:rFonts w:ascii="Times New Roman" w:hAnsi="Times New Roman" w:cs="Times New Roman"/>
                              </w:rPr>
                              <w:t>P8</w:t>
                            </w:r>
                          </w:p>
                        </w:txbxContent>
                      </v:textbox>
                    </v:roundrect>
                  </w:pict>
                </mc:Fallback>
              </mc:AlternateContent>
            </w:r>
            <w:r w:rsidRPr="005D3A3E" w:rsidR="007B6CDB">
              <w:rPr>
                <w:rFonts w:ascii="Arial" w:hAnsi="Arial" w:cs="Arial"/>
                <w:noProof/>
                <w:color w:val="000000"/>
                <w:sz w:val="16"/>
                <w:szCs w:val="16"/>
                <w:lang w:eastAsia="nb-NO"/>
              </w:rPr>
              <mc:AlternateContent>
                <mc:Choice Requires="wps">
                  <w:drawing>
                    <wp:anchor distT="0" distB="0" distL="114300" distR="114300" simplePos="0" relativeHeight="251658254" behindDoc="0" locked="0" layoutInCell="1" allowOverlap="1" wp14:anchorId="01F5C005" wp14:editId="560AD531">
                      <wp:simplePos x="0" y="0"/>
                      <wp:positionH relativeFrom="column">
                        <wp:posOffset>-24765</wp:posOffset>
                      </wp:positionH>
                      <wp:positionV relativeFrom="paragraph">
                        <wp:posOffset>-10160</wp:posOffset>
                      </wp:positionV>
                      <wp:extent cx="334010" cy="190500"/>
                      <wp:effectExtent l="0" t="0" r="27940" b="19050"/>
                      <wp:wrapNone/>
                      <wp:docPr id="31" name="Avrundet rektangel 31"/>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3C377EAE" w14:textId="33B82F1C">
                                  <w:pPr>
                                    <w:pStyle w:val="Listeavsnitt"/>
                                    <w:rPr>
                                      <w:rFonts w:ascii="Times New Roman" w:hAnsi="Times New Roman" w:cs="Times New Roman"/>
                                    </w:rPr>
                                  </w:pPr>
                                  <w:r w:rsidRPr="00BC1760">
                                    <w:rPr>
                                      <w:rFonts w:ascii="Times New Roman" w:hAnsi="Times New Roman" w:cs="Times New Roman"/>
                                    </w:rPr>
                                    <w:t>P7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DB86479">
                    <v:roundrect id="Avrundet rektangel 31" style="position:absolute;left:0;text-align:left;margin-left:-1.95pt;margin-top:-.8pt;width:26.3pt;height: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8" fillcolor="white [3201]" strokecolor="black [3200]" strokeweight=".25pt" arcsize="10923f" w14:anchorId="01F5C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">
                      <v:stroke joinstyle="miter"/>
                      <v:textbox>
                        <w:txbxContent>
                          <w:p w:rsidRPr="00BC1760" w:rsidR="000418BB" w:rsidP="00D60A9B" w:rsidRDefault="000418BB" w14:paraId="27B994F0" w14:textId="33B82F1C">
                            <w:pPr>
                              <w:pStyle w:val="Listeavsnitt"/>
                              <w:rPr>
                                <w:rFonts w:ascii="Times New Roman" w:hAnsi="Times New Roman" w:cs="Times New Roman"/>
                              </w:rPr>
                            </w:pPr>
                            <w:r w:rsidRPr="00BC1760">
                              <w:rPr>
                                <w:rFonts w:ascii="Times New Roman" w:hAnsi="Times New Roman" w:cs="Times New Roman"/>
                              </w:rPr>
                              <w:t>P7</w:t>
                            </w:r>
                          </w:p>
                        </w:txbxContent>
                      </v:textbox>
                    </v:roundrect>
                  </w:pict>
                </mc:Fallback>
              </mc:AlternateContent>
            </w:r>
            <w:del w:author="Støylen, Mari" w:date="2021-05-03T12:54:00Z" w:id="253">
              <w:r w:rsidRPr="005D3A3E" w:rsidDel="00E16B7E" w:rsidR="007B6CDB">
                <w:rPr>
                  <w:rFonts w:ascii="Arial" w:hAnsi="Arial" w:cs="Arial"/>
                  <w:noProof/>
                  <w:color w:val="000000"/>
                  <w:sz w:val="16"/>
                  <w:szCs w:val="16"/>
                  <w:lang w:eastAsia="nb-NO"/>
                </w:rPr>
                <mc:AlternateContent>
                  <mc:Choice Requires="wps">
                    <w:drawing>
                      <wp:anchor distT="0" distB="0" distL="114300" distR="114300" simplePos="0" relativeHeight="251658253" behindDoc="0" locked="0" layoutInCell="1" allowOverlap="1" wp14:anchorId="42525EAD" wp14:editId="0CAFAA93">
                        <wp:simplePos x="0" y="0"/>
                        <wp:positionH relativeFrom="column">
                          <wp:posOffset>431165</wp:posOffset>
                        </wp:positionH>
                        <wp:positionV relativeFrom="paragraph">
                          <wp:posOffset>285750</wp:posOffset>
                        </wp:positionV>
                        <wp:extent cx="334010" cy="190500"/>
                        <wp:effectExtent l="0" t="0" r="27940" b="19050"/>
                        <wp:wrapNone/>
                        <wp:docPr id="30" name="Avrundet rektangel 30"/>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07414E0F" w14:textId="2633E850">
                                    <w:pPr>
                                      <w:pStyle w:val="Listeavsnitt"/>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A73064">
                      <v:roundrect id="Avrundet rektangel 30" style="position:absolute;left:0;text-align:left;margin-left:33.95pt;margin-top:22.5pt;width:26.3pt;height:1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9" fillcolor="white [3201]" strokecolor="black [3200]" strokeweight=".25pt" arcsize="10923f" w14:anchorId="42525E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">
                        <v:stroke joinstyle="miter"/>
                        <v:textbox>
                          <w:txbxContent>
                            <w:p w:rsidRPr="00BC1760" w:rsidR="000418BB" w:rsidP="00D60A9B" w:rsidRDefault="000418BB" w14:paraId="02EB378F" w14:textId="2633E850">
                              <w:pPr>
                                <w:pStyle w:val="Listeavsnitt"/>
                                <w:rPr>
                                  <w:rFonts w:ascii="Times New Roman" w:hAnsi="Times New Roman" w:cs="Times New Roman"/>
                                </w:rPr>
                              </w:pPr>
                            </w:p>
                          </w:txbxContent>
                        </v:textbox>
                      </v:roundrect>
                    </w:pict>
                  </mc:Fallback>
                </mc:AlternateContent>
              </w:r>
            </w:del>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34E44" w14:paraId="762B0C4E" w14:textId="094D00D1">
            <w:pPr>
              <w:autoSpaceDE w:val="0"/>
              <w:autoSpaceDN w:val="0"/>
              <w:adjustRightInd w:val="0"/>
              <w:spacing w:after="0" w:line="240" w:lineRule="auto"/>
              <w:jc w:val="center"/>
              <w:rPr>
                <w:rFonts w:ascii="Arial" w:hAnsi="Arial" w:cs="Arial"/>
                <w:color w:val="000000"/>
                <w:sz w:val="16"/>
                <w:szCs w:val="16"/>
              </w:rPr>
            </w:pPr>
          </w:p>
        </w:tc>
      </w:tr>
      <w:tr w:rsidR="00234E44" w:rsidTr="007905D7" w14:paraId="747C9C19" w14:textId="77777777">
        <w:trPr>
          <w:cantSplit/>
          <w:trHeight w:val="567"/>
        </w:trPr>
        <w:tc>
          <w:tcPr>
            <w:tcW w:w="1097" w:type="dxa"/>
            <w:vMerge/>
            <w:tcBorders>
              <w:left w:val="nil"/>
              <w:bottom w:val="nil"/>
              <w:right w:val="nil"/>
            </w:tcBorders>
            <w:shd w:val="solid" w:color="FFFFFF" w:fill="auto"/>
            <w:textDirection w:val="btLr"/>
          </w:tcPr>
          <w:p w:rsidR="00234E44" w:rsidP="007905D7" w:rsidRDefault="00234E44" w14:paraId="1EA8B57D" w14:textId="77777777">
            <w:pPr>
              <w:autoSpaceDE w:val="0"/>
              <w:autoSpaceDN w:val="0"/>
              <w:adjustRightInd w:val="0"/>
              <w:spacing w:after="0" w:line="240" w:lineRule="auto"/>
              <w:ind w:left="113" w:right="113"/>
              <w:jc w:val="center"/>
              <w:rPr>
                <w:rFonts w:ascii="Arial" w:hAnsi="Arial" w:cs="Arial"/>
                <w:b/>
                <w:bCs/>
                <w:color w:val="000000"/>
                <w:sz w:val="24"/>
                <w:szCs w:val="24"/>
              </w:rPr>
            </w:pPr>
          </w:p>
        </w:tc>
        <w:tc>
          <w:tcPr>
            <w:tcW w:w="1247" w:type="dxa"/>
            <w:tcBorders>
              <w:top w:val="nil"/>
              <w:left w:val="nil"/>
              <w:bottom w:val="nil"/>
              <w:right w:val="nil"/>
            </w:tcBorders>
            <w:shd w:val="solid" w:color="FFFFFF" w:fill="auto"/>
          </w:tcPr>
          <w:p w:rsidRPr="00AE533A" w:rsidR="00234E44" w:rsidP="007905D7" w:rsidRDefault="00234E44" w14:paraId="494740D2"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Meget lite sannsynlig</w:t>
            </w:r>
          </w:p>
        </w:tc>
        <w:tc>
          <w:tcPr>
            <w:tcW w:w="1247" w:type="dxa"/>
            <w:gridSpan w:val="2"/>
            <w:tcBorders>
              <w:top w:val="single" w:color="333333" w:sz="6" w:space="0"/>
              <w:left w:val="single" w:color="333333" w:sz="6" w:space="0"/>
              <w:bottom w:val="single" w:color="333333" w:sz="6" w:space="0"/>
              <w:right w:val="single" w:color="333333" w:sz="6" w:space="0"/>
            </w:tcBorders>
            <w:shd w:val="solid" w:color="008000" w:fill="auto"/>
          </w:tcPr>
          <w:p w:rsidR="00234E44" w:rsidP="007905D7" w:rsidRDefault="007933A9" w14:paraId="4D8E8BE9" w14:textId="183BDD08">
            <w:pPr>
              <w:autoSpaceDE w:val="0"/>
              <w:autoSpaceDN w:val="0"/>
              <w:adjustRightInd w:val="0"/>
              <w:spacing w:after="0" w:line="240" w:lineRule="auto"/>
              <w:jc w:val="center"/>
              <w:rPr>
                <w:rFonts w:ascii="Arial" w:hAnsi="Arial" w:cs="Arial"/>
                <w:color w:val="000000"/>
                <w:sz w:val="16"/>
                <w:szCs w:val="16"/>
              </w:rPr>
            </w:pPr>
            <w:del w:author="Støylen, Mari" w:date="2021-05-03T12:54:00Z" w:id="254">
              <w:r w:rsidRPr="005D3A3E" w:rsidDel="009C4E63">
                <w:rPr>
                  <w:rFonts w:ascii="Arial" w:hAnsi="Arial" w:cs="Arial"/>
                  <w:noProof/>
                  <w:color w:val="000000"/>
                  <w:sz w:val="16"/>
                  <w:szCs w:val="16"/>
                  <w:lang w:eastAsia="nb-NO"/>
                </w:rPr>
                <mc:AlternateContent>
                  <mc:Choice Requires="wps">
                    <w:drawing>
                      <wp:anchor distT="0" distB="0" distL="114300" distR="114300" simplePos="0" relativeHeight="251658282" behindDoc="0" locked="0" layoutInCell="1" allowOverlap="1" wp14:anchorId="6F951449" wp14:editId="4B9B4A48">
                        <wp:simplePos x="0" y="0"/>
                        <wp:positionH relativeFrom="column">
                          <wp:posOffset>-7620</wp:posOffset>
                        </wp:positionH>
                        <wp:positionV relativeFrom="paragraph">
                          <wp:posOffset>-404495</wp:posOffset>
                        </wp:positionV>
                        <wp:extent cx="334010" cy="409575"/>
                        <wp:effectExtent l="0" t="0" r="27940" b="28575"/>
                        <wp:wrapNone/>
                        <wp:docPr id="1138" name="Avrundet rektangel 1138"/>
                        <wp:cNvGraphicFramePr/>
                        <a:graphic xmlns:a="http://schemas.openxmlformats.org/drawingml/2006/main">
                          <a:graphicData uri="http://schemas.microsoft.com/office/word/2010/wordprocessingShape">
                            <wps:wsp>
                              <wps:cNvSpPr/>
                              <wps:spPr>
                                <a:xfrm flipV="1">
                                  <a:off x="0" y="0"/>
                                  <a:ext cx="334010" cy="409575"/>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7933A9" w:rsidRDefault="000418BB" w14:paraId="0D1A8868" w14:textId="0501EBD5">
                                    <w:pPr>
                                      <w:pStyle w:val="Listeavsnitt"/>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E0E437">
                      <v:roundrect id="Avrundet rektangel 1138" style="position:absolute;left:0;text-align:left;margin-left:-.6pt;margin-top:-31.85pt;width:26.3pt;height:32.25pt;flip:y;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0" fillcolor="white [3201]" strokecolor="black [3200]" strokeweight=".25pt" arcsize="10923f" w14:anchorId="6F951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">
                        <v:stroke joinstyle="miter"/>
                        <v:textbox>
                          <w:txbxContent>
                            <w:p w:rsidRPr="00BC1760" w:rsidR="000418BB" w:rsidP="007933A9" w:rsidRDefault="000418BB" w14:paraId="6A05A809" w14:textId="0501EBD5">
                              <w:pPr>
                                <w:pStyle w:val="Listeavsnitt"/>
                                <w:rPr>
                                  <w:rFonts w:ascii="Times New Roman" w:hAnsi="Times New Roman" w:cs="Times New Roman"/>
                                </w:rPr>
                              </w:pPr>
                            </w:p>
                          </w:txbxContent>
                        </v:textbox>
                      </v:roundrect>
                    </w:pict>
                  </mc:Fallback>
                </mc:AlternateContent>
              </w:r>
            </w:del>
          </w:p>
        </w:tc>
        <w:tc>
          <w:tcPr>
            <w:tcW w:w="1247" w:type="dxa"/>
            <w:tcBorders>
              <w:top w:val="single" w:color="333333" w:sz="6" w:space="0"/>
              <w:left w:val="single" w:color="333333" w:sz="6" w:space="0"/>
              <w:bottom w:val="single" w:color="333333" w:sz="6" w:space="0"/>
              <w:right w:val="single" w:color="333333" w:sz="6" w:space="0"/>
            </w:tcBorders>
            <w:shd w:val="solid" w:color="008000" w:fill="auto"/>
          </w:tcPr>
          <w:p w:rsidR="00234E44" w:rsidP="007905D7" w:rsidRDefault="00234E44" w14:paraId="709A3864" w14:textId="29BD194C">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008000" w:fill="auto"/>
          </w:tcPr>
          <w:p w:rsidR="00234E44" w:rsidP="007905D7" w:rsidRDefault="00A706E7" w14:paraId="677250DB" w14:textId="39F4ED06">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56" behindDoc="0" locked="0" layoutInCell="1" allowOverlap="1" wp14:anchorId="54700FFC" wp14:editId="68E2767D">
                      <wp:simplePos x="0" y="0"/>
                      <wp:positionH relativeFrom="column">
                        <wp:posOffset>766445</wp:posOffset>
                      </wp:positionH>
                      <wp:positionV relativeFrom="paragraph">
                        <wp:posOffset>-6985</wp:posOffset>
                      </wp:positionV>
                      <wp:extent cx="334010" cy="190500"/>
                      <wp:effectExtent l="0" t="0" r="27940" b="19050"/>
                      <wp:wrapNone/>
                      <wp:docPr id="1131" name="Avrundet rektangel 1131"/>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D60A9B" w:rsidRDefault="000418BB" w14:paraId="52EE504E" w14:textId="01610A71">
                                  <w:pPr>
                                    <w:pStyle w:val="Listeavsnitt"/>
                                    <w:rPr>
                                      <w:rFonts w:ascii="Times New Roman" w:hAnsi="Times New Roman" w:cs="Times New Roman"/>
                                    </w:rPr>
                                  </w:pPr>
                                  <w:r w:rsidRPr="00BC1760">
                                    <w:rPr>
                                      <w:rFonts w:ascii="Times New Roman" w:hAnsi="Times New Roman" w:cs="Times New Roman"/>
                                    </w:rPr>
                                    <w:t>P9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7E3B53C">
                    <v:roundrect id="Avrundet rektangel 1131" style="position:absolute;left:0;text-align:left;margin-left:60.35pt;margin-top:-.55pt;width:26.3pt;height: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1" fillcolor="white [3201]" strokecolor="black [3200]" strokeweight=".25pt" arcsize="10923f" w14:anchorId="54700F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">
                      <v:stroke joinstyle="miter"/>
                      <v:textbox>
                        <w:txbxContent>
                          <w:p w:rsidRPr="00BC1760" w:rsidR="000418BB" w:rsidP="00D60A9B" w:rsidRDefault="000418BB" w14:paraId="5F2AD238" w14:textId="01610A71">
                            <w:pPr>
                              <w:pStyle w:val="Listeavsnitt"/>
                              <w:rPr>
                                <w:rFonts w:ascii="Times New Roman" w:hAnsi="Times New Roman" w:cs="Times New Roman"/>
                              </w:rPr>
                            </w:pPr>
                            <w:r w:rsidRPr="00BC1760">
                              <w:rPr>
                                <w:rFonts w:ascii="Times New Roman" w:hAnsi="Times New Roman" w:cs="Times New Roman"/>
                              </w:rPr>
                              <w:t>P9</w:t>
                            </w:r>
                          </w:p>
                        </w:txbxContent>
                      </v:textbox>
                    </v:roundrect>
                  </w:pict>
                </mc:Fallback>
              </mc:AlternateContent>
            </w: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24916" w14:paraId="2794DD91" w14:textId="71F1E06E">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62" behindDoc="0" locked="0" layoutInCell="1" allowOverlap="1" wp14:anchorId="01388386" wp14:editId="52E899C3">
                      <wp:simplePos x="0" y="0"/>
                      <wp:positionH relativeFrom="column">
                        <wp:posOffset>765175</wp:posOffset>
                      </wp:positionH>
                      <wp:positionV relativeFrom="paragraph">
                        <wp:posOffset>-6985</wp:posOffset>
                      </wp:positionV>
                      <wp:extent cx="334010" cy="190500"/>
                      <wp:effectExtent l="0" t="0" r="27940" b="19050"/>
                      <wp:wrapNone/>
                      <wp:docPr id="23" name="Avrundet rektangel 23"/>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C04D60" w:rsidRDefault="000418BB" w14:paraId="3906B5E6" w14:textId="15835D7F">
                                  <w:pPr>
                                    <w:pStyle w:val="Listeavsnitt"/>
                                    <w:rPr>
                                      <w:rFonts w:ascii="Times New Roman" w:hAnsi="Times New Roman" w:cs="Times New Roman"/>
                                    </w:rPr>
                                  </w:pPr>
                                  <w:r w:rsidRPr="00BC1760">
                                    <w:rPr>
                                      <w:rFonts w:ascii="Times New Roman" w:hAnsi="Times New Roman" w:cs="Times New Roman"/>
                                    </w:rPr>
                                    <w:t>P15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6ED4202">
                    <v:roundrect id="Avrundet rektangel 23" style="position:absolute;left:0;text-align:left;margin-left:60.25pt;margin-top:-.55pt;width:26.3pt;height:1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2" fillcolor="white [3201]" strokecolor="black [3200]" strokeweight=".25pt" arcsize="10923f" w14:anchorId="01388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">
                      <v:stroke joinstyle="miter"/>
                      <v:textbox>
                        <w:txbxContent>
                          <w:p w:rsidRPr="00BC1760" w:rsidR="000418BB" w:rsidP="00C04D60" w:rsidRDefault="000418BB" w14:paraId="27B7F7C2" w14:textId="15835D7F">
                            <w:pPr>
                              <w:pStyle w:val="Listeavsnitt"/>
                              <w:rPr>
                                <w:rFonts w:ascii="Times New Roman" w:hAnsi="Times New Roman" w:cs="Times New Roman"/>
                              </w:rPr>
                            </w:pPr>
                            <w:r w:rsidRPr="00BC1760">
                              <w:rPr>
                                <w:rFonts w:ascii="Times New Roman" w:hAnsi="Times New Roman" w:cs="Times New Roman"/>
                              </w:rPr>
                              <w:t>P15</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234E44" w:rsidP="007905D7" w:rsidRDefault="00234E44" w14:paraId="1504CEC2" w14:textId="77777777">
            <w:pPr>
              <w:autoSpaceDE w:val="0"/>
              <w:autoSpaceDN w:val="0"/>
              <w:adjustRightInd w:val="0"/>
              <w:spacing w:after="0" w:line="240" w:lineRule="auto"/>
              <w:jc w:val="center"/>
              <w:rPr>
                <w:rFonts w:ascii="Arial" w:hAnsi="Arial" w:cs="Arial"/>
                <w:color w:val="000000"/>
                <w:sz w:val="16"/>
                <w:szCs w:val="16"/>
              </w:rPr>
            </w:pPr>
          </w:p>
        </w:tc>
      </w:tr>
      <w:tr w:rsidR="00234E44" w:rsidTr="007905D7" w14:paraId="178B67CA" w14:textId="77777777">
        <w:trPr>
          <w:trHeight w:val="744"/>
        </w:trPr>
        <w:tc>
          <w:tcPr>
            <w:tcW w:w="1097" w:type="dxa"/>
            <w:tcBorders>
              <w:top w:val="nil"/>
              <w:left w:val="nil"/>
              <w:bottom w:val="nil"/>
              <w:right w:val="nil"/>
            </w:tcBorders>
            <w:shd w:val="solid" w:color="FFFFFF" w:fill="auto"/>
          </w:tcPr>
          <w:p w:rsidR="00234E44" w:rsidP="007905D7" w:rsidRDefault="00234E44" w14:paraId="6B7D710D" w14:textId="77777777">
            <w:pPr>
              <w:autoSpaceDE w:val="0"/>
              <w:autoSpaceDN w:val="0"/>
              <w:adjustRightInd w:val="0"/>
              <w:spacing w:after="0" w:line="240" w:lineRule="auto"/>
              <w:jc w:val="right"/>
              <w:rPr>
                <w:rFonts w:ascii="Calibri" w:hAnsi="Calibri" w:cs="Calibri"/>
                <w:color w:val="000000"/>
              </w:rPr>
            </w:pPr>
          </w:p>
        </w:tc>
        <w:tc>
          <w:tcPr>
            <w:tcW w:w="1247" w:type="dxa"/>
            <w:tcBorders>
              <w:top w:val="nil"/>
              <w:left w:val="nil"/>
              <w:bottom w:val="nil"/>
              <w:right w:val="nil"/>
            </w:tcBorders>
            <w:shd w:val="solid" w:color="FFFFFF" w:fill="auto"/>
          </w:tcPr>
          <w:p w:rsidR="00234E44" w:rsidP="007905D7" w:rsidRDefault="00234E44" w14:paraId="4666F73C" w14:textId="77777777">
            <w:pPr>
              <w:autoSpaceDE w:val="0"/>
              <w:autoSpaceDN w:val="0"/>
              <w:adjustRightInd w:val="0"/>
              <w:spacing w:after="0" w:line="240" w:lineRule="auto"/>
              <w:jc w:val="right"/>
              <w:rPr>
                <w:rFonts w:ascii="Calibri" w:hAnsi="Calibri" w:cs="Calibri"/>
                <w:color w:val="000000"/>
              </w:rPr>
            </w:pPr>
          </w:p>
        </w:tc>
        <w:tc>
          <w:tcPr>
            <w:tcW w:w="1247" w:type="dxa"/>
            <w:gridSpan w:val="2"/>
            <w:tcBorders>
              <w:top w:val="nil"/>
              <w:left w:val="nil"/>
              <w:bottom w:val="nil"/>
              <w:right w:val="nil"/>
            </w:tcBorders>
            <w:shd w:val="solid" w:color="FFFFFF" w:fill="auto"/>
          </w:tcPr>
          <w:p w:rsidRPr="00AE533A" w:rsidR="00234E44" w:rsidP="007905D7" w:rsidRDefault="00234E44" w14:paraId="772787D8" w14:textId="626258B4">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Ubetydelig</w:t>
            </w:r>
          </w:p>
        </w:tc>
        <w:tc>
          <w:tcPr>
            <w:tcW w:w="1247" w:type="dxa"/>
            <w:tcBorders>
              <w:top w:val="nil"/>
              <w:left w:val="nil"/>
              <w:bottom w:val="nil"/>
              <w:right w:val="nil"/>
            </w:tcBorders>
            <w:shd w:val="solid" w:color="FFFFFF" w:fill="auto"/>
          </w:tcPr>
          <w:p w:rsidRPr="00AE533A" w:rsidR="00234E44" w:rsidP="007905D7" w:rsidRDefault="00234E44" w14:paraId="42935B83" w14:textId="609667D8">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Lav</w:t>
            </w:r>
          </w:p>
        </w:tc>
        <w:tc>
          <w:tcPr>
            <w:tcW w:w="1247" w:type="dxa"/>
            <w:tcBorders>
              <w:top w:val="nil"/>
              <w:left w:val="nil"/>
              <w:bottom w:val="nil"/>
              <w:right w:val="nil"/>
            </w:tcBorders>
            <w:shd w:val="solid" w:color="FFFFFF" w:fill="auto"/>
          </w:tcPr>
          <w:p w:rsidRPr="00AE533A" w:rsidR="00234E44" w:rsidP="007905D7" w:rsidRDefault="00234E44" w14:paraId="2A2A75C0"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Moderat</w:t>
            </w:r>
          </w:p>
        </w:tc>
        <w:tc>
          <w:tcPr>
            <w:tcW w:w="1247" w:type="dxa"/>
            <w:gridSpan w:val="2"/>
            <w:tcBorders>
              <w:top w:val="nil"/>
              <w:left w:val="nil"/>
              <w:bottom w:val="nil"/>
              <w:right w:val="nil"/>
            </w:tcBorders>
            <w:shd w:val="solid" w:color="FFFFFF" w:fill="auto"/>
          </w:tcPr>
          <w:p w:rsidRPr="00AE533A" w:rsidR="00234E44" w:rsidP="007905D7" w:rsidRDefault="00234E44" w14:paraId="39F41354"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Alvorlig</w:t>
            </w:r>
          </w:p>
        </w:tc>
        <w:tc>
          <w:tcPr>
            <w:tcW w:w="1247" w:type="dxa"/>
            <w:tcBorders>
              <w:top w:val="nil"/>
              <w:left w:val="nil"/>
              <w:bottom w:val="nil"/>
              <w:right w:val="nil"/>
            </w:tcBorders>
            <w:shd w:val="solid" w:color="FFFFFF" w:fill="auto"/>
          </w:tcPr>
          <w:p w:rsidRPr="00AE533A" w:rsidR="00234E44" w:rsidP="007905D7" w:rsidRDefault="00234E44" w14:paraId="6396496B"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Svært alvorlig</w:t>
            </w:r>
          </w:p>
        </w:tc>
      </w:tr>
      <w:tr w:rsidR="00234E44" w:rsidTr="007905D7" w14:paraId="583F0BA7" w14:textId="77777777">
        <w:trPr>
          <w:gridAfter w:val="2"/>
          <w:wAfter w:w="2170" w:type="dxa"/>
          <w:trHeight w:val="744"/>
        </w:trPr>
        <w:tc>
          <w:tcPr>
            <w:tcW w:w="1097" w:type="dxa"/>
            <w:tcBorders>
              <w:top w:val="nil"/>
              <w:left w:val="nil"/>
              <w:bottom w:val="nil"/>
              <w:right w:val="nil"/>
            </w:tcBorders>
            <w:shd w:val="solid" w:color="FFFFFF" w:fill="auto"/>
          </w:tcPr>
          <w:p w:rsidR="00234E44" w:rsidP="00794653" w:rsidRDefault="00234E44" w14:paraId="5A1962A9" w14:textId="77777777">
            <w:pPr>
              <w:autoSpaceDE w:val="0"/>
              <w:autoSpaceDN w:val="0"/>
              <w:adjustRightInd w:val="0"/>
              <w:spacing w:after="0" w:line="240" w:lineRule="auto"/>
              <w:rPr>
                <w:rFonts w:ascii="Calibri" w:hAnsi="Calibri" w:cs="Calibri"/>
                <w:color w:val="000000"/>
              </w:rPr>
            </w:pPr>
          </w:p>
        </w:tc>
        <w:tc>
          <w:tcPr>
            <w:tcW w:w="1417" w:type="dxa"/>
            <w:gridSpan w:val="2"/>
            <w:tcBorders>
              <w:top w:val="nil"/>
              <w:left w:val="nil"/>
              <w:bottom w:val="nil"/>
              <w:right w:val="nil"/>
            </w:tcBorders>
            <w:shd w:val="solid" w:color="FFFFFF" w:fill="auto"/>
          </w:tcPr>
          <w:p w:rsidR="00234E44" w:rsidP="007905D7" w:rsidRDefault="00234E44" w14:paraId="1AEAC2AA" w14:textId="77777777">
            <w:pPr>
              <w:autoSpaceDE w:val="0"/>
              <w:autoSpaceDN w:val="0"/>
              <w:adjustRightInd w:val="0"/>
              <w:spacing w:after="0" w:line="240" w:lineRule="auto"/>
              <w:jc w:val="right"/>
              <w:rPr>
                <w:rFonts w:ascii="Calibri" w:hAnsi="Calibri" w:cs="Calibri"/>
                <w:color w:val="000000"/>
              </w:rPr>
            </w:pPr>
          </w:p>
        </w:tc>
        <w:tc>
          <w:tcPr>
            <w:tcW w:w="3895" w:type="dxa"/>
            <w:gridSpan w:val="4"/>
            <w:tcBorders>
              <w:top w:val="nil"/>
              <w:left w:val="nil"/>
              <w:bottom w:val="nil"/>
              <w:right w:val="nil"/>
            </w:tcBorders>
            <w:shd w:val="solid" w:color="FFFFFF" w:fill="auto"/>
          </w:tcPr>
          <w:p w:rsidRPr="00AE533A" w:rsidR="00234E44" w:rsidP="007905D7" w:rsidRDefault="00234E44" w14:paraId="3B3AC25C" w14:textId="77777777">
            <w:pPr>
              <w:autoSpaceDE w:val="0"/>
              <w:autoSpaceDN w:val="0"/>
              <w:adjustRightInd w:val="0"/>
              <w:spacing w:after="0" w:line="240" w:lineRule="auto"/>
              <w:jc w:val="right"/>
              <w:rPr>
                <w:rFonts w:ascii="Arial" w:hAnsi="Arial" w:cs="Arial"/>
                <w:b/>
                <w:color w:val="000000"/>
              </w:rPr>
            </w:pPr>
            <w:r w:rsidRPr="00AE533A">
              <w:rPr>
                <w:rFonts w:ascii="Arial" w:hAnsi="Arial" w:cs="Arial"/>
                <w:b/>
                <w:color w:val="000000"/>
              </w:rPr>
              <w:t>KONSEKVENS</w:t>
            </w:r>
          </w:p>
        </w:tc>
      </w:tr>
    </w:tbl>
    <w:p w:rsidR="00971E52" w:rsidP="00767E8D" w:rsidRDefault="00971E52" w14:paraId="04206E1F" w14:textId="77777777">
      <w:pPr>
        <w:pStyle w:val="Overskrift1"/>
        <w:numPr>
          <w:ilvl w:val="0"/>
          <w:numId w:val="4"/>
        </w:numPr>
        <w:sectPr w:rsidR="00971E52" w:rsidSect="00635B21">
          <w:footerReference w:type="default" r:id="rId20"/>
          <w:footerReference w:type="first" r:id="rId21"/>
          <w:pgSz w:w="11906" w:h="16838" w:orient="portrait"/>
          <w:pgMar w:top="1417" w:right="1417" w:bottom="1417" w:left="1417" w:header="708" w:footer="708" w:gutter="0"/>
          <w:pgNumType w:start="0"/>
          <w:cols w:space="708"/>
          <w:titlePg/>
          <w:docGrid w:linePitch="360"/>
        </w:sectPr>
      </w:pPr>
      <w:bookmarkStart w:name="_Toc1743402" w:id="255"/>
    </w:p>
    <w:p w:rsidR="007F2231" w:rsidP="00767E8D" w:rsidRDefault="007F2231" w14:paraId="34041CDF" w14:textId="61AB4FC7">
      <w:pPr>
        <w:pStyle w:val="Overskrift1"/>
        <w:numPr>
          <w:ilvl w:val="0"/>
          <w:numId w:val="4"/>
        </w:numPr>
      </w:pPr>
      <w:bookmarkStart w:name="_Toc22546455" w:id="256"/>
      <w:r w:rsidRPr="004179F9">
        <w:t>Tiltak</w:t>
      </w:r>
      <w:bookmarkEnd w:id="255"/>
      <w:bookmarkEnd w:id="256"/>
    </w:p>
    <w:p w:rsidR="00C94FB4" w:rsidP="00767E8D" w:rsidRDefault="00C94FB4" w14:paraId="0ABE8144" w14:textId="4CD57603">
      <w:pPr>
        <w:pStyle w:val="Overskrift2"/>
        <w:numPr>
          <w:ilvl w:val="1"/>
          <w:numId w:val="4"/>
        </w:numPr>
      </w:pPr>
      <w:bookmarkStart w:name="_Toc1743403" w:id="257"/>
      <w:r>
        <w:t>Tabell for risikoreduserende tiltak</w:t>
      </w:r>
      <w:bookmarkEnd w:id="257"/>
    </w:p>
    <w:tbl>
      <w:tblPr>
        <w:tblW w:w="14125" w:type="dxa"/>
        <w:tblInd w:w="-103" w:type="dxa"/>
        <w:tblLayout w:type="fixed"/>
        <w:tblCellMar>
          <w:left w:w="0" w:type="dxa"/>
          <w:right w:w="0" w:type="dxa"/>
        </w:tblCellMar>
        <w:tblLook w:val="0600" w:firstRow="0" w:lastRow="0" w:firstColumn="0" w:lastColumn="0" w:noHBand="1" w:noVBand="1"/>
      </w:tblPr>
      <w:tblGrid>
        <w:gridCol w:w="103"/>
        <w:gridCol w:w="426"/>
        <w:gridCol w:w="103"/>
        <w:gridCol w:w="6359"/>
        <w:gridCol w:w="103"/>
        <w:gridCol w:w="2063"/>
        <w:gridCol w:w="103"/>
        <w:gridCol w:w="1485"/>
        <w:gridCol w:w="103"/>
        <w:gridCol w:w="605"/>
        <w:gridCol w:w="103"/>
        <w:gridCol w:w="2569"/>
        <w:gridCol w:w="103"/>
        <w:tblGridChange w:id="258">
          <w:tblGrid>
            <w:gridCol w:w="103"/>
            <w:gridCol w:w="176"/>
            <w:gridCol w:w="250"/>
            <w:gridCol w:w="103"/>
            <w:gridCol w:w="176"/>
            <w:gridCol w:w="6183"/>
            <w:gridCol w:w="103"/>
            <w:gridCol w:w="176"/>
            <w:gridCol w:w="1887"/>
            <w:gridCol w:w="103"/>
            <w:gridCol w:w="176"/>
            <w:gridCol w:w="1309"/>
            <w:gridCol w:w="103"/>
            <w:gridCol w:w="176"/>
            <w:gridCol w:w="429"/>
            <w:gridCol w:w="103"/>
            <w:gridCol w:w="176"/>
            <w:gridCol w:w="2393"/>
            <w:gridCol w:w="103"/>
            <w:gridCol w:w="176"/>
          </w:tblGrid>
        </w:tblGridChange>
      </w:tblGrid>
      <w:tr w:rsidRPr="004179F9" w:rsidR="00242C91" w:rsidTr="009033B0" w14:paraId="1AFEE9A5" w14:textId="77777777">
        <w:trPr>
          <w:gridAfter w:val="1"/>
          <w:trHeight w:val="497"/>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FFC0C0"/>
          </w:tcPr>
          <w:p w:rsidRPr="004179F9" w:rsidR="00242C91" w:rsidP="00971E52" w:rsidRDefault="00242C91" w14:paraId="091A7EF3" w14:textId="6C1B51F4">
            <w:pPr>
              <w:jc w:val="center"/>
              <w:rPr>
                <w:b/>
                <w:bCs/>
              </w:rPr>
            </w:pPr>
            <w:r>
              <w:rPr>
                <w:b/>
                <w:bCs/>
              </w:rPr>
              <w:t>#</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179F9" w:rsidR="00242C91" w:rsidP="00971E52" w:rsidRDefault="00242C91" w14:paraId="1EDF6C90" w14:textId="62E51319">
            <w:pPr>
              <w:jc w:val="center"/>
            </w:pPr>
            <w:r w:rsidRPr="004179F9">
              <w:rPr>
                <w:b/>
                <w:bCs/>
              </w:rPr>
              <w:t xml:space="preserve">Identifiserte </w:t>
            </w:r>
            <w:r>
              <w:rPr>
                <w:b/>
                <w:bCs/>
              </w:rPr>
              <w:t xml:space="preserve">behov for </w:t>
            </w:r>
            <w:r w:rsidRPr="004179F9">
              <w:rPr>
                <w:b/>
                <w:bCs/>
              </w:rPr>
              <w:t>tiltak</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FFC0C0"/>
          </w:tcPr>
          <w:p w:rsidRPr="004179F9" w:rsidR="00242C91" w:rsidP="00971E52" w:rsidRDefault="00242C91" w14:paraId="154783D6" w14:textId="5EE2BF66">
            <w:pPr>
              <w:ind w:left="113"/>
              <w:jc w:val="center"/>
              <w:rPr>
                <w:b/>
                <w:bCs/>
              </w:rPr>
            </w:pPr>
            <w:r>
              <w:rPr>
                <w:b/>
                <w:bCs/>
              </w:rPr>
              <w:t>Referanser</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179F9" w:rsidR="00242C91" w:rsidP="00971E52" w:rsidRDefault="00242C91" w14:paraId="7C5487FB" w14:textId="0EED7DAE">
            <w:pPr>
              <w:jc w:val="center"/>
            </w:pPr>
            <w:r w:rsidRPr="004179F9">
              <w:rPr>
                <w:b/>
                <w:bCs/>
              </w:rPr>
              <w:t>Ansvarlig</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179F9" w:rsidR="00242C91" w:rsidP="00971E52" w:rsidRDefault="00242C91" w14:paraId="51F1A6D0" w14:textId="47FB4651">
            <w:pPr>
              <w:jc w:val="center"/>
            </w:pPr>
            <w:r w:rsidRPr="004179F9">
              <w:rPr>
                <w:b/>
                <w:bCs/>
              </w:rPr>
              <w:t>Frist</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179F9" w:rsidR="00242C91" w:rsidP="00971E52" w:rsidRDefault="00242C91" w14:paraId="3E995281" w14:textId="0DC55D8E">
            <w:pPr>
              <w:jc w:val="center"/>
            </w:pPr>
            <w:r>
              <w:rPr>
                <w:b/>
                <w:bCs/>
              </w:rPr>
              <w:t>Restrisiko?</w:t>
            </w:r>
          </w:p>
        </w:tc>
      </w:tr>
      <w:tr w:rsidRPr="004179F9" w:rsidR="00242C91" w:rsidTr="009033B0" w14:paraId="0019DB74" w14:textId="77777777">
        <w:trPr>
          <w:gridAfter w:val="1"/>
          <w:trHeight w:val="954"/>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971E52" w:rsidR="00242C91" w:rsidP="00242C91" w:rsidRDefault="00242C91" w14:paraId="7F94D897" w14:textId="6F23FE71">
            <w:pPr>
              <w:jc w:val="center"/>
            </w:pPr>
            <w:r>
              <w:t>1</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964CA9" w:rsidR="00964CA9" w:rsidP="008535CF" w:rsidRDefault="00964CA9" w14:paraId="2DDD6BDA" w14:textId="227F4949">
            <w:pPr>
              <w:rPr>
                <w:b/>
              </w:rPr>
            </w:pPr>
            <w:r>
              <w:rPr>
                <w:b/>
              </w:rPr>
              <w:t>Skjermbilde som støtteverktøy</w:t>
            </w:r>
          </w:p>
          <w:p w:rsidRPr="00971E52" w:rsidR="00242C91" w:rsidP="008535CF" w:rsidRDefault="00242C91" w14:paraId="40561D0F" w14:textId="5884F416">
            <w:r w:rsidRPr="00971E52">
              <w:t xml:space="preserve">Det skal lages et eget </w:t>
            </w:r>
            <w:r>
              <w:rPr>
                <w:rFonts w:eastAsia="Times New Roman" w:cs="Times New Roman"/>
              </w:rPr>
              <w:t xml:space="preserve">skjermbilde </w:t>
            </w:r>
            <w:r w:rsidRPr="00971E52">
              <w:t>i EESSI Pensjon som støtteverktøy til saksbehandler</w:t>
            </w:r>
            <w:r>
              <w:t>ne om vurderinger av trygdetid.</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P="008535CF" w:rsidRDefault="00242C91" w14:paraId="5C03F980" w14:textId="77777777">
            <w:r w:rsidRPr="00060956">
              <w:t>P1. «Risiko for at NAV ikke behandler opplysninger om trygdetid riktig»</w:t>
            </w:r>
          </w:p>
          <w:p w:rsidRPr="004179F9" w:rsidR="00242C91" w:rsidP="008535CF" w:rsidRDefault="00242C91" w14:paraId="5F568C4A" w14:textId="2B7FB1A1">
            <w:r w:rsidRPr="00060956">
              <w:t>P3. «Generelle feil ved manuell behandling av personopplysninger»</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4179F9" w:rsidR="00242C91" w:rsidP="008535CF" w:rsidRDefault="00242C91" w14:paraId="42A5922E" w14:textId="18536D69">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4179F9" w:rsidR="00242C91" w:rsidP="008535CF" w:rsidRDefault="009033B0" w14:paraId="64E5BE5C" w14:textId="05BF2167">
            <w:r>
              <w:t>V</w:t>
            </w:r>
            <w:r w:rsidR="00242C91">
              <w:t>år</w:t>
            </w:r>
            <w:r>
              <w:t>en</w:t>
            </w:r>
            <w:r w:rsidR="00242C91">
              <w:t xml:space="preserve"> 2020</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0008621F" w:rsidP="0008621F" w:rsidRDefault="0008621F" w14:paraId="0433570B" w14:textId="722BD7F0">
            <w:r w:rsidRPr="004F110C">
              <w:t xml:space="preserve">Det antas at </w:t>
            </w:r>
            <w:r>
              <w:t>sannsynlighets</w:t>
            </w:r>
            <w:r w:rsidRPr="004F110C">
              <w:t>nivået</w:t>
            </w:r>
            <w:r>
              <w:t xml:space="preserve"> til P1</w:t>
            </w:r>
            <w:r w:rsidRPr="004F110C">
              <w:t xml:space="preserve"> kan senkes til nivå </w:t>
            </w:r>
            <w:r w:rsidR="009033B0">
              <w:t>2</w:t>
            </w:r>
            <w:r w:rsidRPr="004F110C">
              <w:t xml:space="preserve"> etter</w:t>
            </w:r>
            <w:r>
              <w:t xml:space="preserve"> at</w:t>
            </w:r>
            <w:r w:rsidRPr="004F110C">
              <w:t xml:space="preserve"> tiltaket er </w:t>
            </w:r>
            <w:proofErr w:type="gramStart"/>
            <w:r w:rsidRPr="004F110C">
              <w:t>implementert</w:t>
            </w:r>
            <w:proofErr w:type="gramEnd"/>
            <w:r w:rsidRPr="004F110C">
              <w:t>.</w:t>
            </w:r>
          </w:p>
          <w:p w:rsidRPr="004179F9" w:rsidR="00242C91" w:rsidP="0008621F" w:rsidRDefault="0008621F" w14:paraId="5CC4AC7B" w14:textId="409EF825">
            <w:r>
              <w:t xml:space="preserve">P3 er allerede en risiko som er vurdert til grønn.  </w:t>
            </w:r>
          </w:p>
        </w:tc>
      </w:tr>
      <w:tr w:rsidRPr="004179F9" w:rsidR="00242C91" w:rsidTr="009033B0" w14:paraId="64071AC2" w14:textId="77777777">
        <w:trPr>
          <w:gridAfter w:val="1"/>
          <w:trHeight w:val="258"/>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971E52" w:rsidR="00242C91" w:rsidP="00242C91" w:rsidRDefault="00242C91" w14:paraId="75C3C2A5" w14:textId="52E5182E">
            <w:pPr>
              <w:jc w:val="center"/>
            </w:pPr>
            <w:r>
              <w:t>2</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964CA9" w:rsidR="00964CA9" w:rsidP="00BB120E" w:rsidRDefault="00964CA9" w14:paraId="082B4D1D" w14:textId="7BB56E9A">
            <w:pPr>
              <w:rPr>
                <w:b/>
              </w:rPr>
            </w:pPr>
            <w:r w:rsidRPr="00964CA9">
              <w:rPr>
                <w:b/>
              </w:rPr>
              <w:t xml:space="preserve">Automatisk utfylling av </w:t>
            </w:r>
            <w:proofErr w:type="spellStart"/>
            <w:r w:rsidRPr="00964CA9">
              <w:rPr>
                <w:b/>
              </w:rPr>
              <w:t>SEDer</w:t>
            </w:r>
            <w:proofErr w:type="spellEnd"/>
          </w:p>
          <w:p w:rsidR="00242C91" w:rsidP="00BB120E" w:rsidRDefault="00242C91" w14:paraId="2E75E77A" w14:textId="0C460894">
            <w:r w:rsidRPr="00971E52">
              <w:t>Det skal utvikles funksjonalitet i løsningen som sikrer at P5000 blir fylt ut automatisk ved innhenting av personopplysninger fra AA-registeret. AA-registeret vurderes som kilde av god kvali</w:t>
            </w:r>
            <w:r>
              <w:t xml:space="preserve">tet for å fastsette trygdetid. </w:t>
            </w:r>
          </w:p>
          <w:p w:rsidRPr="00971E52" w:rsidR="00242C91" w:rsidP="00BB120E" w:rsidRDefault="00242C91" w14:paraId="37524721" w14:textId="4A681958">
            <w:r>
              <w:t xml:space="preserve">Det er også planlagt å </w:t>
            </w:r>
            <w:r w:rsidRPr="00A849D2">
              <w:t xml:space="preserve">utvikle funksjonalitet i løsningen som </w:t>
            </w:r>
            <w:r>
              <w:t xml:space="preserve">generelt </w:t>
            </w:r>
            <w:r w:rsidRPr="00A849D2">
              <w:t xml:space="preserve">sikrer automatisk utfylling av </w:t>
            </w:r>
            <w:proofErr w:type="spellStart"/>
            <w:r w:rsidRPr="00A849D2">
              <w:t>SEDene</w:t>
            </w:r>
            <w:proofErr w:type="spellEnd"/>
            <w:r w:rsidRPr="00A849D2">
              <w:t xml:space="preserve"> ved </w:t>
            </w:r>
            <w:r>
              <w:t xml:space="preserve">at </w:t>
            </w:r>
            <w:r w:rsidRPr="00A849D2">
              <w:t xml:space="preserve">opplysningene hentes direkte fra interne registre i NAV. Det antas at dette vil redusere sannsynligheten for at det skjer feil ved manuell utfylling av </w:t>
            </w:r>
            <w:proofErr w:type="spellStart"/>
            <w:r w:rsidRPr="00A849D2">
              <w:t>SEDene</w:t>
            </w:r>
            <w:proofErr w:type="spellEnd"/>
            <w:r w:rsidRPr="00A849D2">
              <w:t xml:space="preserve">. Slik funksjonalitet vil imidlertid medføre nye personvernrisikoer. Det er tatt stilling til disse i personvernscenario P4.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P="008535CF" w:rsidRDefault="00242C91" w14:paraId="4588A4D4" w14:textId="77777777">
            <w:r w:rsidRPr="00060956">
              <w:t>P1. «Risiko for at NAV ikke behandler opplysninger om trygdetid riktig»</w:t>
            </w:r>
          </w:p>
          <w:p w:rsidRPr="00060956" w:rsidR="00242C91" w:rsidP="008535CF" w:rsidRDefault="00242C91" w14:paraId="6A7F8DAF" w14:textId="26283D32">
            <w:r w:rsidRPr="00060956">
              <w:t>P3. «Generelle feil ved manuell behandling av personopplysninger»</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3A6B6477" w14:textId="384709E5">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P="008535CF" w:rsidRDefault="009033B0" w14:paraId="44FA06AB" w14:textId="3560A089">
            <w:r>
              <w:t>Våren 2020</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9033B0" w:rsidP="009033B0" w:rsidRDefault="009033B0" w14:paraId="5EBF66DF" w14:textId="77777777">
            <w:r w:rsidRPr="004F110C">
              <w:t xml:space="preserve">Det antas at </w:t>
            </w:r>
            <w:r>
              <w:t>sannsynlighets</w:t>
            </w:r>
            <w:r w:rsidRPr="004F110C">
              <w:t>nivået</w:t>
            </w:r>
            <w:r>
              <w:t xml:space="preserve"> til P1</w:t>
            </w:r>
            <w:r w:rsidRPr="004F110C">
              <w:t xml:space="preserve"> kan senkes til nivå </w:t>
            </w:r>
            <w:r>
              <w:t>2</w:t>
            </w:r>
            <w:r w:rsidRPr="004F110C">
              <w:t xml:space="preserve"> etter</w:t>
            </w:r>
            <w:r>
              <w:t xml:space="preserve"> at</w:t>
            </w:r>
            <w:r w:rsidRPr="004F110C">
              <w:t xml:space="preserve"> tiltaket er </w:t>
            </w:r>
            <w:proofErr w:type="gramStart"/>
            <w:r w:rsidRPr="004F110C">
              <w:t>implementert</w:t>
            </w:r>
            <w:proofErr w:type="gramEnd"/>
            <w:r w:rsidRPr="004F110C">
              <w:t>.</w:t>
            </w:r>
          </w:p>
          <w:p w:rsidRPr="004179F9" w:rsidR="00242C91" w:rsidP="008535CF" w:rsidRDefault="009033B0" w14:paraId="46DE9501" w14:textId="26FC779C">
            <w:r>
              <w:t xml:space="preserve">P3 er allerede en risiko som er vurdert til grønn.  </w:t>
            </w:r>
          </w:p>
        </w:tc>
      </w:tr>
      <w:tr w:rsidRPr="004179F9" w:rsidR="00242C91" w:rsidTr="009033B0" w14:paraId="00A2D221" w14:textId="77777777">
        <w:trPr>
          <w:gridAfter w:val="1"/>
          <w:trHeight w:val="361"/>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971E52" w:rsidR="00242C91" w:rsidP="00242C91" w:rsidRDefault="00242C91" w14:paraId="4B2DEE2D" w14:textId="39DD828A">
            <w:pPr>
              <w:jc w:val="center"/>
            </w:pPr>
            <w:r>
              <w:t>3</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964CA9" w:rsidR="00964CA9" w:rsidP="00816A59" w:rsidRDefault="00964CA9" w14:paraId="7A60F730" w14:textId="74F7E631">
            <w:pPr>
              <w:keepNext/>
              <w:keepLines/>
              <w:rPr>
                <w:b/>
              </w:rPr>
            </w:pPr>
            <w:r w:rsidRPr="00964CA9">
              <w:rPr>
                <w:b/>
              </w:rPr>
              <w:t>Oppdatering av rutiner</w:t>
            </w:r>
          </w:p>
          <w:p w:rsidRPr="00971E52" w:rsidR="00242C91" w:rsidP="00816A59" w:rsidRDefault="00242C91" w14:paraId="6DCA986D" w14:textId="6571E916">
            <w:pPr>
              <w:keepNext/>
              <w:keepLines/>
            </w:pPr>
            <w:r w:rsidRPr="00971E52">
              <w:t>NAV har utarbeidet egne saksbehandlingsrutiner for saker</w:t>
            </w:r>
            <w:r>
              <w:t xml:space="preserve"> hvor det er nødvendig å fastsette trygdetid. Disse </w:t>
            </w:r>
            <w:r w:rsidRPr="00971E52">
              <w:t xml:space="preserve">rutinene </w:t>
            </w:r>
            <w:r>
              <w:t>må</w:t>
            </w:r>
            <w:r w:rsidRPr="00971E52">
              <w:t xml:space="preserve"> oppdater</w:t>
            </w:r>
            <w:r>
              <w:t>es</w:t>
            </w:r>
            <w:r w:rsidRPr="00971E52">
              <w:t xml:space="preserve"> for å beskrive endringer som saksbehandlere må være oppmerksomme på ved beha</w:t>
            </w:r>
            <w:r>
              <w:t xml:space="preserve">ndlingen av denne typen saker.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060956" w:rsidR="00242C91" w:rsidP="008535CF" w:rsidRDefault="00242C91" w14:paraId="10468D5B" w14:textId="01C7B558">
            <w:r w:rsidRPr="00060956">
              <w:t>P1. «Risiko for at NAV ikke behandler opplysninger om trygdetid riktig»</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7DA983FE" w14:textId="2499B87B">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P="008535CF" w:rsidRDefault="00242C91" w14:paraId="6B39A05B" w14:textId="44BB4E28">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9033B0" w14:paraId="1CC9B148" w14:textId="48A197C9">
            <w:r w:rsidRPr="004F110C">
              <w:t xml:space="preserve">Det antas at </w:t>
            </w:r>
            <w:r>
              <w:t>sannsynlighets</w:t>
            </w:r>
            <w:r w:rsidRPr="004F110C">
              <w:t>nivået</w:t>
            </w:r>
            <w:r>
              <w:t xml:space="preserve"> til P1</w:t>
            </w:r>
            <w:r w:rsidRPr="004F110C">
              <w:t xml:space="preserve"> kan senkes til nivå </w:t>
            </w:r>
            <w:r>
              <w:t>2</w:t>
            </w:r>
            <w:r w:rsidRPr="004F110C">
              <w:t xml:space="preserve"> etter</w:t>
            </w:r>
            <w:r>
              <w:t xml:space="preserve"> at</w:t>
            </w:r>
            <w:r w:rsidRPr="004F110C">
              <w:t xml:space="preserve"> tiltaket er </w:t>
            </w:r>
            <w:proofErr w:type="gramStart"/>
            <w:r w:rsidRPr="004F110C">
              <w:t>implementert</w:t>
            </w:r>
            <w:proofErr w:type="gramEnd"/>
            <w:r w:rsidRPr="004F110C">
              <w:t>.</w:t>
            </w:r>
          </w:p>
        </w:tc>
      </w:tr>
      <w:tr w:rsidRPr="004179F9" w:rsidR="00242C91" w:rsidTr="009033B0" w14:paraId="44B80F52" w14:textId="77777777">
        <w:trPr>
          <w:gridAfter w:val="1"/>
          <w:trHeight w:val="6026"/>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971E52" w:rsidR="00242C91" w:rsidP="00242C91" w:rsidRDefault="00242C91" w14:paraId="5A9C63B6" w14:textId="5E07D4CC">
            <w:pPr>
              <w:jc w:val="center"/>
            </w:pPr>
            <w:r>
              <w:t>4</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964CA9" w:rsidR="00964CA9" w:rsidP="00BB120E" w:rsidRDefault="00964CA9" w14:paraId="6546EC72" w14:textId="6CE9BAFC">
            <w:pPr>
              <w:rPr>
                <w:b/>
              </w:rPr>
            </w:pPr>
            <w:r w:rsidRPr="00964CA9">
              <w:rPr>
                <w:b/>
              </w:rPr>
              <w:t>Opplæring</w:t>
            </w:r>
          </w:p>
          <w:p w:rsidR="00242C91" w:rsidP="00BB120E" w:rsidRDefault="00242C91" w14:paraId="1C019621" w14:textId="59106831">
            <w:r w:rsidRPr="00971E52">
              <w:t>Det skal utarbeides et eget opplæringsprogram for saksbehandlere før produksjonssetting. Det er planlagt at intern opplæring skal gjennomføres i september</w:t>
            </w:r>
            <w:r>
              <w:t>/oktober</w:t>
            </w:r>
            <w:r w:rsidRPr="00971E52">
              <w:t xml:space="preserve"> 2019.</w:t>
            </w:r>
            <w:r w:rsidR="00B55BF9">
              <w:t xml:space="preserve"> Opplæringen skal inkludere informasjon om </w:t>
            </w:r>
            <w:proofErr w:type="spellStart"/>
            <w:r w:rsidR="00B55BF9">
              <w:t>NAVs</w:t>
            </w:r>
            <w:proofErr w:type="spellEnd"/>
            <w:r w:rsidR="00B55BF9">
              <w:t xml:space="preserve"> rutiner for avvikshåndtering på personvernområdet.  </w:t>
            </w:r>
          </w:p>
          <w:p w:rsidR="00242C91" w:rsidP="00BB120E" w:rsidRDefault="00242C91" w14:paraId="0D0C3A23" w14:textId="3AE35AA0">
            <w:r w:rsidRPr="00BB120E">
              <w:t xml:space="preserve">Opplæring av ansatte i forbindelse med innføring av EESSI Pensjon </w:t>
            </w:r>
            <w:del w:author="Støylen, Mari" w:date="2021-05-03T13:23:00Z" w:id="259">
              <w:r w:rsidRPr="001F7743" w:rsidDel="00BB232B">
                <w:rPr>
                  <w:strike/>
                  <w:highlight w:val="yellow"/>
                  <w:rPrChange w:author="Støylen, Mari" w:date="2021-04-12T16:43:00Z" w:id="260">
                    <w:rPr/>
                  </w:rPrChange>
                </w:rPr>
                <w:delText>og selvbetjeningsløsningen</w:delText>
              </w:r>
              <w:r w:rsidRPr="00BB120E" w:rsidDel="00BB232B">
                <w:delText xml:space="preserve"> </w:delText>
              </w:r>
            </w:del>
            <w:r w:rsidRPr="00BB120E">
              <w:t xml:space="preserve">skal inneholde krav til behandling av personopplysninger. Dette skal bevisstgjøre saksbehandlere på rammene for saksbehandlingen, </w:t>
            </w:r>
            <w:r>
              <w:t xml:space="preserve">for eksempel </w:t>
            </w:r>
            <w:r w:rsidRPr="00BB120E">
              <w:t xml:space="preserve">på hva som er snoking, og hvilke arbeidsrettslige konsekvenser </w:t>
            </w:r>
            <w:r>
              <w:t xml:space="preserve">det kan få for den enkelte hvis disse rammene ikke følges. </w:t>
            </w:r>
          </w:p>
          <w:p w:rsidRPr="00971E52" w:rsidR="00242C91" w:rsidP="00BB120E" w:rsidRDefault="00242C91" w14:paraId="7E3A5459" w14:textId="0DD492F2">
            <w:r w:rsidRPr="00677A57">
              <w:t xml:space="preserve">Saksbehandlere i NAV får </w:t>
            </w:r>
            <w:r>
              <w:t xml:space="preserve">også </w:t>
            </w:r>
            <w:r w:rsidRPr="00677A57">
              <w:t xml:space="preserve">opplæring i forsvarlig saksbehandling. Denne opplæringen skal </w:t>
            </w:r>
            <w:r>
              <w:t xml:space="preserve">blant annet </w:t>
            </w:r>
            <w:r w:rsidRPr="00677A57">
              <w:t>redusere sannsynligheten for at saksbehandlere legger vekt på utenforliggende hensyn i behandlingen av søknader. Det understrekes at denne behandlingen ikke skjer i EESSI</w:t>
            </w:r>
            <w:r>
              <w:t xml:space="preserve"> Pensjon</w:t>
            </w:r>
            <w:r w:rsidRPr="00677A57">
              <w:t xml:space="preserve">, </w:t>
            </w:r>
            <w:r>
              <w:t xml:space="preserve">men i det enkelte fagsystemet.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P="008535CF" w:rsidRDefault="00242C91" w14:paraId="70C07B61" w14:textId="77777777">
            <w:r w:rsidRPr="00060956">
              <w:t>P1. «Risiko for at NAV ikke behandler opplysninger om trygdetid riktig»</w:t>
            </w:r>
          </w:p>
          <w:p w:rsidR="00242C91" w:rsidP="008535CF" w:rsidRDefault="00242C91" w14:paraId="1C880020" w14:textId="77777777">
            <w:r w:rsidRPr="00060956">
              <w:t>P3. «Generelle feil ved manuell behandling av personopplysninger»</w:t>
            </w:r>
          </w:p>
          <w:p w:rsidR="00242C91" w:rsidDel="00613C6C" w:rsidP="008535CF" w:rsidRDefault="00242C91" w14:paraId="22590A89" w14:textId="0316442D">
            <w:pPr>
              <w:rPr>
                <w:del w:author="Støylen, Mari" w:date="2021-05-03T13:24:00Z" w:id="261"/>
              </w:rPr>
            </w:pPr>
            <w:del w:author="Støylen, Mari" w:date="2021-05-03T13:24:00Z" w:id="262">
              <w:r w:rsidRPr="00060956" w:rsidDel="00613C6C">
                <w:delText>P6. «Risiko for formålsutglidning i NAV»</w:delText>
              </w:r>
            </w:del>
          </w:p>
          <w:p w:rsidR="00242C91" w:rsidP="008535CF" w:rsidRDefault="00242C91" w14:paraId="6BD62A66" w14:textId="77777777">
            <w:r w:rsidRPr="00060956">
              <w:t>P8. «Snoking»</w:t>
            </w:r>
          </w:p>
          <w:p w:rsidR="00242C91" w:rsidDel="005D4A66" w:rsidP="008535CF" w:rsidRDefault="00242C91" w14:paraId="5C3003FF" w14:textId="7CC0AE9C">
            <w:pPr>
              <w:rPr>
                <w:del w:author="Støylen, Mari" w:date="2021-05-03T13:25:00Z" w:id="263"/>
              </w:rPr>
            </w:pPr>
            <w:del w:author="Støylen, Mari" w:date="2021-05-03T13:25:00Z" w:id="264">
              <w:r w:rsidRPr="00060956" w:rsidDel="005D4A66">
                <w:delText>P11. «Behandling av personopplysninger uten rettslig grunnlag i selvbetjeningens fritekstfelt»</w:delText>
              </w:r>
            </w:del>
          </w:p>
          <w:p w:rsidRPr="00060956" w:rsidR="00242C91" w:rsidP="008535CF" w:rsidRDefault="00242C91" w14:paraId="1EC2D9A3" w14:textId="3916345D">
            <w:r w:rsidRPr="00205D54">
              <w:t>P16. «Vektlegging av utenforliggende hensyn»</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34240D12" w14:textId="207DD8D6">
            <w:r w:rsidRPr="00866A72">
              <w:t>Produkteier</w:t>
            </w:r>
            <w:r w:rsidR="00B55BF9">
              <w:t xml:space="preserve"> med bistand fra personvern-rådgiver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P="008535CF" w:rsidRDefault="00242C91" w14:paraId="6616309F" w14:textId="768CE8DE">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9033B0" w:rsidP="009033B0" w:rsidRDefault="009033B0" w14:paraId="7A48D1C2" w14:textId="77777777">
            <w:r w:rsidRPr="004F110C">
              <w:t xml:space="preserve">Det antas at </w:t>
            </w:r>
            <w:r>
              <w:t>sannsynlighets</w:t>
            </w:r>
            <w:r w:rsidRPr="004F110C">
              <w:t>nivået</w:t>
            </w:r>
            <w:r>
              <w:t xml:space="preserve"> til P1</w:t>
            </w:r>
            <w:r w:rsidRPr="004F110C">
              <w:t xml:space="preserve"> kan senkes til nivå </w:t>
            </w:r>
            <w:r>
              <w:t>2</w:t>
            </w:r>
            <w:r w:rsidRPr="004F110C">
              <w:t xml:space="preserve"> etter</w:t>
            </w:r>
            <w:r>
              <w:t xml:space="preserve"> at</w:t>
            </w:r>
            <w:r w:rsidRPr="004F110C">
              <w:t xml:space="preserve"> tiltaket er </w:t>
            </w:r>
            <w:proofErr w:type="gramStart"/>
            <w:r w:rsidRPr="004F110C">
              <w:t>implementert</w:t>
            </w:r>
            <w:proofErr w:type="gramEnd"/>
            <w:r w:rsidRPr="004F110C">
              <w:t>.</w:t>
            </w:r>
          </w:p>
          <w:p w:rsidR="009033B0" w:rsidP="008535CF" w:rsidRDefault="009033B0" w14:paraId="7EB6564B" w14:textId="77777777">
            <w:r>
              <w:t xml:space="preserve">P3 er allerede en risiko som er vurdert til grønn. </w:t>
            </w:r>
          </w:p>
          <w:p w:rsidR="009033B0" w:rsidDel="00613C6C" w:rsidP="009033B0" w:rsidRDefault="009033B0" w14:paraId="4F9388AE" w14:textId="5DAD058B">
            <w:pPr>
              <w:rPr>
                <w:del w:author="Støylen, Mari" w:date="2021-05-03T13:24:00Z" w:id="265"/>
              </w:rPr>
            </w:pPr>
            <w:del w:author="Støylen, Mari" w:date="2021-05-03T13:24:00Z" w:id="266">
              <w:r w:rsidRPr="004F110C" w:rsidDel="00613C6C">
                <w:delText xml:space="preserve">Det antas at </w:delText>
              </w:r>
              <w:r w:rsidDel="00613C6C">
                <w:delText>sannsynlighets</w:delText>
              </w:r>
              <w:r w:rsidRPr="004F110C" w:rsidDel="00613C6C">
                <w:delText>nivået</w:delText>
              </w:r>
              <w:r w:rsidDel="00613C6C">
                <w:delText xml:space="preserve"> til P6</w:delText>
              </w:r>
              <w:r w:rsidRPr="004F110C" w:rsidDel="00613C6C">
                <w:delText xml:space="preserve"> kan senkes til nivå </w:delText>
              </w:r>
              <w:r w:rsidDel="00613C6C">
                <w:delText>1</w:delText>
              </w:r>
              <w:r w:rsidRPr="004F110C" w:rsidDel="00613C6C">
                <w:delText xml:space="preserve"> etter</w:delText>
              </w:r>
              <w:r w:rsidDel="00613C6C">
                <w:delText xml:space="preserve"> at</w:delText>
              </w:r>
              <w:r w:rsidRPr="004F110C" w:rsidDel="00613C6C">
                <w:delText xml:space="preserve"> tiltaket er implementert.</w:delText>
              </w:r>
            </w:del>
          </w:p>
          <w:p w:rsidR="009033B0" w:rsidDel="005D4A66" w:rsidP="009033B0" w:rsidRDefault="009033B0" w14:paraId="54243AF0" w14:textId="534F2931">
            <w:pPr>
              <w:rPr>
                <w:del w:author="Støylen, Mari" w:date="2021-05-03T13:25:00Z" w:id="267"/>
              </w:rPr>
            </w:pPr>
            <w:del w:author="Støylen, Mari" w:date="2021-05-03T13:25:00Z" w:id="268">
              <w:r w:rsidRPr="004F110C" w:rsidDel="005D4A66">
                <w:delText xml:space="preserve">Det antas at </w:delText>
              </w:r>
              <w:r w:rsidDel="005D4A66">
                <w:delText>sannsynlighets</w:delText>
              </w:r>
              <w:r w:rsidRPr="004F110C" w:rsidDel="005D4A66">
                <w:delText>nivået</w:delText>
              </w:r>
              <w:r w:rsidDel="005D4A66">
                <w:delText xml:space="preserve"> til P11</w:delText>
              </w:r>
              <w:r w:rsidRPr="004F110C" w:rsidDel="005D4A66">
                <w:delText xml:space="preserve"> kan senkes til nivå </w:delText>
              </w:r>
              <w:r w:rsidDel="005D4A66">
                <w:delText>3</w:delText>
              </w:r>
              <w:r w:rsidRPr="004F110C" w:rsidDel="005D4A66">
                <w:delText xml:space="preserve"> etter</w:delText>
              </w:r>
              <w:r w:rsidDel="005D4A66">
                <w:delText xml:space="preserve"> at</w:delText>
              </w:r>
              <w:r w:rsidRPr="004F110C" w:rsidDel="005D4A66">
                <w:delText xml:space="preserve"> tiltaket er implementert.</w:delText>
              </w:r>
            </w:del>
          </w:p>
          <w:p w:rsidRPr="004179F9" w:rsidR="00242C91" w:rsidP="009033B0" w:rsidRDefault="009033B0" w14:paraId="7C542FBB" w14:textId="28868B30">
            <w:r>
              <w:t xml:space="preserve">Det antas at risikoen for P8 og P16, ikke vil endres.  </w:t>
            </w:r>
          </w:p>
        </w:tc>
      </w:tr>
      <w:tr w:rsidRPr="004179F9" w:rsidR="00242C91" w:rsidTr="009033B0" w14:paraId="11F40A7A" w14:textId="77777777">
        <w:trPr>
          <w:gridAfter w:val="1"/>
          <w:trHeight w:val="5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971E52" w:rsidR="00242C91" w:rsidP="00242C91" w:rsidRDefault="00242C91" w14:paraId="68D451E9" w14:textId="6D7B84DA">
            <w:pPr>
              <w:jc w:val="center"/>
            </w:pPr>
            <w:r>
              <w:t>5</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964CA9" w:rsidR="00964CA9" w:rsidP="00313C16" w:rsidRDefault="00964CA9" w14:paraId="5DB75320" w14:textId="5CFCDCF2">
            <w:pPr>
              <w:rPr>
                <w:b/>
              </w:rPr>
            </w:pPr>
            <w:r w:rsidRPr="00964CA9">
              <w:rPr>
                <w:b/>
              </w:rPr>
              <w:t>Rutinebeskrivelse for skilsmissesaker fra Tyskland</w:t>
            </w:r>
          </w:p>
          <w:p w:rsidRPr="00971E52" w:rsidR="00242C91" w:rsidP="00313C16" w:rsidRDefault="00242C91" w14:paraId="0F04EE23" w14:textId="3CAA3587">
            <w:r w:rsidRPr="00971E52">
              <w:t>N</w:t>
            </w:r>
            <w:r>
              <w:t>AV</w:t>
            </w:r>
            <w:r w:rsidRPr="00971E52">
              <w:t xml:space="preserve"> har </w:t>
            </w:r>
            <w:r>
              <w:t xml:space="preserve">utarbeidet en </w:t>
            </w:r>
            <w:r w:rsidRPr="00971E52">
              <w:t xml:space="preserve">intern </w:t>
            </w:r>
            <w:r>
              <w:t xml:space="preserve">(manuell) </w:t>
            </w:r>
            <w:r w:rsidRPr="00971E52">
              <w:t xml:space="preserve">rutine for </w:t>
            </w:r>
            <w:r>
              <w:t>å</w:t>
            </w:r>
            <w:r w:rsidRPr="00971E52">
              <w:t xml:space="preserve"> </w:t>
            </w:r>
            <w:r>
              <w:t xml:space="preserve">sikre at </w:t>
            </w:r>
            <w:proofErr w:type="spellStart"/>
            <w:r>
              <w:t>SEDer</w:t>
            </w:r>
            <w:proofErr w:type="spellEnd"/>
            <w:r>
              <w:t xml:space="preserve"> som kommer fra Tyskland og som omhandler skilsmisser, blir identifisert og sendt</w:t>
            </w:r>
            <w:r w:rsidRPr="00971E52">
              <w:t xml:space="preserve"> til riktig avdeling i NAV</w:t>
            </w:r>
            <w:r>
              <w:t xml:space="preserve"> som har nødvendig kompetanse til å behandle disse sakene. </w:t>
            </w:r>
            <w:r w:rsidRPr="00971E52">
              <w:t>Dette er et tiltak som skal sikre at disse sakene blir behandlet raskt og riktig</w:t>
            </w:r>
            <w:r>
              <w:t>.</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060956" w:rsidR="00242C91" w:rsidP="008535CF" w:rsidRDefault="00242C91" w14:paraId="4B307A9F" w14:textId="51C614F6">
            <w:r w:rsidRPr="00060956">
              <w:t xml:space="preserve">P2. «Feil i den manuelle utfyllingen av </w:t>
            </w:r>
            <w:proofErr w:type="spellStart"/>
            <w:r w:rsidRPr="00060956">
              <w:t>SEDer</w:t>
            </w:r>
            <w:proofErr w:type="spellEnd"/>
            <w:r w:rsidRPr="00060956">
              <w:t xml:space="preserve"> som skal til Tyskland»</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1DDD11A9" w14:textId="5094B7E8">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P="008535CF" w:rsidRDefault="00242C91" w14:paraId="44FB4973" w14:textId="65AD72CA">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9033B0" w14:paraId="773D9E6F" w14:textId="12A12B97">
            <w:r w:rsidRPr="004F110C">
              <w:t xml:space="preserve">Det antas at </w:t>
            </w:r>
            <w:r>
              <w:t>sannsynlighets</w:t>
            </w:r>
            <w:r w:rsidRPr="004F110C">
              <w:t>nivået</w:t>
            </w:r>
            <w:r>
              <w:t xml:space="preserve"> til P2</w:t>
            </w:r>
            <w:r w:rsidRPr="004F110C">
              <w:t xml:space="preserve"> kan senkes til nivå </w:t>
            </w:r>
            <w:r>
              <w:t>1</w:t>
            </w:r>
            <w:r w:rsidRPr="004F110C">
              <w:t xml:space="preserve"> etter</w:t>
            </w:r>
            <w:r>
              <w:t xml:space="preserve"> at</w:t>
            </w:r>
            <w:r w:rsidRPr="004F110C">
              <w:t xml:space="preserve"> tiltaket er </w:t>
            </w:r>
            <w:proofErr w:type="gramStart"/>
            <w:r w:rsidRPr="004F110C">
              <w:t>implementert</w:t>
            </w:r>
            <w:proofErr w:type="gramEnd"/>
            <w:r w:rsidRPr="004F110C">
              <w:t>.</w:t>
            </w:r>
          </w:p>
        </w:tc>
      </w:tr>
      <w:tr w:rsidRPr="004179F9" w:rsidR="00242C91" w:rsidTr="009033B0" w14:paraId="61489F4D" w14:textId="77777777">
        <w:trPr>
          <w:gridAfter w:val="1"/>
          <w:trHeight w:val="966"/>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P="00242C91" w:rsidRDefault="00242C91" w14:paraId="10FDE91E" w14:textId="36A48ADE">
            <w:pPr>
              <w:jc w:val="center"/>
            </w:pPr>
            <w:r>
              <w:t>6</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964CA9" w:rsidR="00964CA9" w:rsidP="00A849D2" w:rsidRDefault="00964CA9" w14:paraId="6BB52673" w14:textId="1F90F141">
            <w:pPr>
              <w:rPr>
                <w:b/>
              </w:rPr>
            </w:pPr>
            <w:r w:rsidRPr="00964CA9">
              <w:rPr>
                <w:b/>
              </w:rPr>
              <w:t>Automatisk testing</w:t>
            </w:r>
          </w:p>
          <w:p w:rsidRPr="00971E52" w:rsidR="00242C91" w:rsidP="00A849D2" w:rsidRDefault="00242C91" w14:paraId="136FEA07" w14:textId="345737A1">
            <w:r>
              <w:t xml:space="preserve">EESSI Pensjon </w:t>
            </w:r>
            <w:r w:rsidRPr="00971E52">
              <w:t xml:space="preserve">testes løpende i tråd med alminnelige utviklingsstandarder. Dette innebærer blant annet at hver gang ny kode </w:t>
            </w:r>
            <w:proofErr w:type="gramStart"/>
            <w:r w:rsidRPr="00971E52">
              <w:t>implementeres</w:t>
            </w:r>
            <w:proofErr w:type="gramEnd"/>
            <w:r w:rsidRPr="00971E52">
              <w:t>, kjøres det automatiske tester av koden for å finne feil. I tillegg testes koden manuelt. Det er også planlagt nordisk testing av EESSI Pensjon for å verifiser</w:t>
            </w:r>
            <w:r>
              <w:t xml:space="preserve">e sending og mottak av </w:t>
            </w:r>
            <w:proofErr w:type="spellStart"/>
            <w:r>
              <w:t>SEDene</w:t>
            </w:r>
            <w:proofErr w:type="spellEnd"/>
            <w:r>
              <w:t xml:space="preserve">.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4179F9" w:rsidR="00242C91" w:rsidP="00A849D2" w:rsidRDefault="00242C91" w14:paraId="101006F9" w14:textId="32E0C050">
            <w:r w:rsidRPr="00060956">
              <w:t>P4. «Feil ved elektronisk overføring av personopplysninger»</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4179F9" w:rsidR="00242C91" w:rsidP="008535CF" w:rsidRDefault="00D62F7F" w14:paraId="4771CE62" w14:textId="786A24C1">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4179F9" w:rsidR="00242C91" w:rsidP="008535CF" w:rsidRDefault="00242C91" w14:paraId="74075626" w14:textId="002BEC24">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4179F9" w:rsidR="00242C91" w:rsidP="004D0EE1" w:rsidRDefault="004D0EE1" w14:paraId="5880D3C2" w14:textId="0561180D">
            <w:r w:rsidRPr="004F110C">
              <w:t xml:space="preserve">Det antas at </w:t>
            </w:r>
            <w:r>
              <w:t>sannsynlighets</w:t>
            </w:r>
            <w:r w:rsidRPr="004F110C">
              <w:t>nivået</w:t>
            </w:r>
            <w:r>
              <w:t xml:space="preserve"> til P4</w:t>
            </w:r>
            <w:r w:rsidRPr="004F110C">
              <w:t xml:space="preserve"> kan senkes til nivå </w:t>
            </w:r>
            <w:r>
              <w:t>2</w:t>
            </w:r>
            <w:r w:rsidRPr="004F110C">
              <w:t xml:space="preserve"> etter</w:t>
            </w:r>
            <w:r>
              <w:t xml:space="preserve"> at</w:t>
            </w:r>
            <w:r w:rsidRPr="004F110C">
              <w:t xml:space="preserve"> tiltaket er </w:t>
            </w:r>
            <w:proofErr w:type="gramStart"/>
            <w:r w:rsidRPr="004F110C">
              <w:t>implementert</w:t>
            </w:r>
            <w:proofErr w:type="gramEnd"/>
            <w:r w:rsidRPr="004F110C">
              <w:t>.</w:t>
            </w:r>
          </w:p>
        </w:tc>
      </w:tr>
      <w:tr w:rsidRPr="004179F9" w:rsidR="00242C91" w:rsidTr="009033B0" w14:paraId="4457C07C" w14:textId="77777777">
        <w:trPr>
          <w:gridAfter w:val="1"/>
          <w:trHeight w:val="5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971E52" w:rsidR="00242C91" w:rsidP="00242C91" w:rsidRDefault="00242C91" w14:paraId="222FC3A7" w14:textId="6170413C">
            <w:pPr>
              <w:jc w:val="center"/>
            </w:pPr>
            <w:r>
              <w:t>7</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964CA9" w:rsidR="00964CA9" w:rsidP="00C43BE8" w:rsidRDefault="00964CA9" w14:paraId="16841E9C" w14:textId="659711E6">
            <w:pPr>
              <w:rPr>
                <w:b/>
              </w:rPr>
            </w:pPr>
            <w:r w:rsidRPr="00964CA9">
              <w:rPr>
                <w:b/>
              </w:rPr>
              <w:t>Endringshåndtering</w:t>
            </w:r>
          </w:p>
          <w:p w:rsidR="00242C91" w:rsidP="00C43BE8" w:rsidRDefault="00242C91" w14:paraId="5266123B" w14:textId="5843ACA1">
            <w:r w:rsidRPr="00971E52">
              <w:t xml:space="preserve">EESSI Pensjon </w:t>
            </w:r>
            <w:del w:author="Støylen, Mari" w:date="2021-05-03T13:25:00Z" w:id="269">
              <w:r w:rsidRPr="001F7743" w:rsidDel="00FB250E">
                <w:rPr>
                  <w:strike/>
                  <w:highlight w:val="yellow"/>
                  <w:rPrChange w:author="Støylen, Mari" w:date="2021-04-12T16:44:00Z" w:id="270">
                    <w:rPr/>
                  </w:rPrChange>
                </w:rPr>
                <w:delText>og selvbetjeningsløsningen</w:delText>
              </w:r>
              <w:r w:rsidRPr="00971E52" w:rsidDel="00FB250E">
                <w:delText xml:space="preserve"> </w:delText>
              </w:r>
            </w:del>
            <w:r w:rsidRPr="00971E52">
              <w:t>utformes på en måte som gjør det mulig å gjøre funksjonelle endringer i systemet på en relativ enkel måte</w:t>
            </w:r>
            <w:r>
              <w:t>. Endringer skal gjøres</w:t>
            </w:r>
            <w:r w:rsidRPr="00971E52">
              <w:t xml:space="preserve"> på bakgrunn av de erfaringene som </w:t>
            </w:r>
            <w:r>
              <w:t xml:space="preserve">prosjektet </w:t>
            </w:r>
            <w:r w:rsidRPr="00971E52">
              <w:t xml:space="preserve">gjør </w:t>
            </w:r>
            <w:r>
              <w:t xml:space="preserve">seg </w:t>
            </w:r>
            <w:r w:rsidRPr="00971E52">
              <w:t>om hvordan systemet fungerer.</w:t>
            </w:r>
            <w:r>
              <w:t xml:space="preserve"> </w:t>
            </w:r>
            <w:r w:rsidRPr="00971E52">
              <w:t xml:space="preserve">Det er etablert prosesser som gjør det mulig å fange opp problemer i systemet underveis og utbedre svakheter. Disse prosessene inkluderer rutiner for </w:t>
            </w:r>
            <w:r>
              <w:t xml:space="preserve">å </w:t>
            </w:r>
            <w:r w:rsidRPr="00971E52">
              <w:t xml:space="preserve">varsle feil, logging av feil og rutiner </w:t>
            </w:r>
            <w:r>
              <w:t xml:space="preserve">for å </w:t>
            </w:r>
            <w:r w:rsidRPr="00971E52">
              <w:t>sjekke loggene</w:t>
            </w:r>
            <w:r>
              <w:t xml:space="preserve"> daglig</w:t>
            </w:r>
            <w:r w:rsidRPr="00971E52">
              <w:t xml:space="preserve"> for å oppdage feil i systemet. Loggene er utformet på en måte </w:t>
            </w:r>
            <w:r>
              <w:t xml:space="preserve">som </w:t>
            </w:r>
            <w:r w:rsidRPr="00971E52">
              <w:t>id</w:t>
            </w:r>
            <w:r>
              <w:t>entifiserer hvor feilen ligger.</w:t>
            </w:r>
          </w:p>
          <w:p w:rsidR="00242C91" w:rsidP="00C43BE8" w:rsidRDefault="00242C91" w14:paraId="5C053F68" w14:textId="30D6549A">
            <w:r w:rsidRPr="00971E52">
              <w:t xml:space="preserve">Systemet er delt opp slik at endringer i en del av </w:t>
            </w:r>
            <w:r>
              <w:t>det</w:t>
            </w:r>
            <w:r w:rsidRPr="00971E52">
              <w:t xml:space="preserve">, ikke påvirker funksjonaliteten i andre deler av systemet. Dette er uttrykk for </w:t>
            </w:r>
            <w:proofErr w:type="spellStart"/>
            <w:r w:rsidRPr="00971E52">
              <w:t>NAVs</w:t>
            </w:r>
            <w:proofErr w:type="spellEnd"/>
            <w:r w:rsidRPr="00971E52">
              <w:t xml:space="preserve"> endringsevne som vil k</w:t>
            </w:r>
            <w:r>
              <w:t>unne virke risikoreduserende.</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060956" w:rsidR="00242C91" w:rsidP="00A849D2" w:rsidRDefault="00242C91" w14:paraId="505E6414" w14:textId="280CE5E7">
            <w:r w:rsidRPr="00060956">
              <w:t>P4. «Feil ved elektronisk ov</w:t>
            </w:r>
            <w:r>
              <w:t>erføring av personopplysninger</w:t>
            </w:r>
            <w:r w:rsidRPr="00060956">
              <w:t>»</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5032314D" w14:textId="5BA47E78">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P="008535CF" w:rsidRDefault="00242C91" w14:paraId="309A2F3D" w14:textId="7A5614DB">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4D0EE1" w14:paraId="26130FF4" w14:textId="008C3929">
            <w:r w:rsidRPr="004F110C">
              <w:t xml:space="preserve">Det antas at </w:t>
            </w:r>
            <w:r>
              <w:t>sannsynlighets</w:t>
            </w:r>
            <w:r w:rsidRPr="004F110C">
              <w:t>nivået</w:t>
            </w:r>
            <w:r>
              <w:t xml:space="preserve"> til P4</w:t>
            </w:r>
            <w:r w:rsidRPr="004F110C">
              <w:t xml:space="preserve"> kan senkes til nivå </w:t>
            </w:r>
            <w:r>
              <w:t>2</w:t>
            </w:r>
            <w:r w:rsidRPr="004F110C">
              <w:t xml:space="preserve"> etter</w:t>
            </w:r>
            <w:r>
              <w:t xml:space="preserve"> at</w:t>
            </w:r>
            <w:r w:rsidRPr="004F110C">
              <w:t xml:space="preserve"> tiltaket er </w:t>
            </w:r>
            <w:proofErr w:type="gramStart"/>
            <w:r w:rsidRPr="004F110C">
              <w:t>implementert</w:t>
            </w:r>
            <w:proofErr w:type="gramEnd"/>
            <w:r w:rsidRPr="004F110C">
              <w:t>.</w:t>
            </w:r>
          </w:p>
        </w:tc>
      </w:tr>
      <w:tr w:rsidRPr="004179F9" w:rsidR="00242C91" w:rsidDel="003D1522" w:rsidTr="009033B0" w14:paraId="0C660011" w14:textId="05370B33">
        <w:trPr>
          <w:gridBefore w:val="1"/>
          <w:trHeight w:val="2081"/>
          <w:del w:author="Støylen, Mari" w:date="2021-05-03T13:41:00Z" w:id="271"/>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971E52" w:rsidR="00242C91" w:rsidDel="003D1522" w:rsidP="00242C91" w:rsidRDefault="00242C91" w14:paraId="29754322" w14:textId="3734A70B">
            <w:pPr>
              <w:jc w:val="center"/>
              <w:rPr>
                <w:del w:author="Støylen, Mari" w:date="2021-05-03T13:41:00Z" w:id="272"/>
              </w:rPr>
            </w:pPr>
            <w:del w:author="Støylen, Mari" w:date="2021-05-03T13:41:00Z" w:id="273">
              <w:r w:rsidDel="003D1522">
                <w:delText>8</w:delText>
              </w:r>
            </w:del>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C01028" w:rsidR="00964CA9" w:rsidDel="003D1522" w:rsidP="007D4B72" w:rsidRDefault="00964CA9" w14:paraId="6F968C7A" w14:textId="7DF1C209">
            <w:pPr>
              <w:rPr>
                <w:del w:author="Støylen, Mari" w:date="2021-05-03T13:41:00Z" w:id="274"/>
                <w:b/>
                <w:strike/>
                <w:highlight w:val="yellow"/>
                <w:rPrChange w:author="Støylen, Mari" w:date="2021-04-12T16:45:00Z" w:id="275">
                  <w:rPr>
                    <w:del w:author="Støylen, Mari" w:date="2021-05-03T13:41:00Z" w:id="276"/>
                    <w:b/>
                  </w:rPr>
                </w:rPrChange>
              </w:rPr>
            </w:pPr>
            <w:del w:author="Støylen, Mari" w:date="2021-05-03T13:41:00Z" w:id="277">
              <w:r w:rsidRPr="00C01028" w:rsidDel="003D1522">
                <w:rPr>
                  <w:b/>
                  <w:strike/>
                  <w:highlight w:val="yellow"/>
                  <w:rPrChange w:author="Støylen, Mari" w:date="2021-04-12T16:45:00Z" w:id="278">
                    <w:rPr>
                      <w:b/>
                    </w:rPr>
                  </w:rPrChange>
                </w:rPr>
                <w:delText>Erfaringsgrunnlag gjennom piloten for selvbetjeningsløsningen</w:delText>
              </w:r>
            </w:del>
          </w:p>
          <w:p w:rsidRPr="00C01028" w:rsidR="00242C91" w:rsidDel="003D1522" w:rsidP="007D4B72" w:rsidRDefault="00242C91" w14:paraId="06C965C1" w14:textId="6B627C01">
            <w:pPr>
              <w:rPr>
                <w:del w:author="Støylen, Mari" w:date="2021-05-03T13:41:00Z" w:id="279"/>
                <w:strike/>
                <w:highlight w:val="yellow"/>
                <w:rPrChange w:author="Støylen, Mari" w:date="2021-04-12T16:45:00Z" w:id="280">
                  <w:rPr>
                    <w:del w:author="Støylen, Mari" w:date="2021-05-03T13:41:00Z" w:id="281"/>
                  </w:rPr>
                </w:rPrChange>
              </w:rPr>
            </w:pPr>
            <w:del w:author="Støylen, Mari" w:date="2021-05-03T13:41:00Z" w:id="282">
              <w:r w:rsidRPr="00C01028" w:rsidDel="003D1522">
                <w:rPr>
                  <w:strike/>
                  <w:highlight w:val="yellow"/>
                  <w:rPrChange w:author="Støylen, Mari" w:date="2021-04-12T16:45:00Z" w:id="283">
                    <w:rPr/>
                  </w:rPrChange>
                </w:rPr>
                <w:delText xml:space="preserve">Det er gjennomført en pilot for selvbetjeningsløsningen knyttet til EESSI Pensjon utland, og EESSI er produksjonssatt for andre områder (f.eks. familieytelser). Piloten har gitt NAV erfaring om hvordan selvbetjeningsløsningen har fungert i praksis. I tillegg har erfaringer fra andre deler av EESSI som allerede er produksjonssatt vist hvordan EESSI fungerer. Dette har gitt NAV mulighet til å oppdage feil ved den elektroniske overføringen av informasjon både i selvbetjeningsløsningen og i EESSI. </w:delText>
              </w:r>
            </w:del>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060956" w:rsidR="00242C91" w:rsidDel="003D1522" w:rsidP="00A849D2" w:rsidRDefault="00242C91" w14:paraId="775155E8" w14:textId="7C451D4E">
            <w:pPr>
              <w:rPr>
                <w:del w:author="Støylen, Mari" w:date="2021-05-03T13:41:00Z" w:id="284"/>
              </w:rPr>
            </w:pPr>
            <w:del w:author="Støylen, Mari" w:date="2021-05-03T13:41:00Z" w:id="285">
              <w:r w:rsidRPr="00060956" w:rsidDel="003D1522">
                <w:delText>P4. «Feil ved elektronisk o</w:delText>
              </w:r>
              <w:r w:rsidDel="003D1522">
                <w:delText>verføring av personopplysninger</w:delText>
              </w:r>
            </w:del>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Del="003D1522" w:rsidP="008535CF" w:rsidRDefault="00242C91" w14:paraId="06599959" w14:textId="5A61A3CF">
            <w:pPr>
              <w:rPr>
                <w:del w:author="Støylen, Mari" w:date="2021-05-03T13:41:00Z" w:id="286"/>
              </w:rPr>
            </w:pPr>
            <w:del w:author="Støylen, Mari" w:date="2021-05-03T13:41:00Z" w:id="287">
              <w:r w:rsidRPr="00866A72" w:rsidDel="003D1522">
                <w:delText>Produkteier</w:delText>
              </w:r>
            </w:del>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Del="003D1522" w:rsidP="008535CF" w:rsidRDefault="00242C91" w14:paraId="365CACBF" w14:textId="260A06F5">
            <w:pPr>
              <w:rPr>
                <w:del w:author="Støylen, Mari" w:date="2021-05-03T13:41:00Z" w:id="288"/>
              </w:rPr>
            </w:pPr>
            <w:del w:author="Støylen, Mari" w:date="2021-05-03T13:41:00Z" w:id="289">
              <w:r w:rsidDel="003D1522">
                <w:delText>31.10.19</w:delText>
              </w:r>
            </w:del>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Del="003D1522" w:rsidP="008535CF" w:rsidRDefault="004D0EE1" w14:paraId="1C5BE4D2" w14:textId="07E20719">
            <w:pPr>
              <w:rPr>
                <w:del w:author="Støylen, Mari" w:date="2021-05-03T13:41:00Z" w:id="290"/>
              </w:rPr>
            </w:pPr>
            <w:del w:author="Støylen, Mari" w:date="2021-05-03T13:41:00Z" w:id="291">
              <w:r w:rsidRPr="004F110C" w:rsidDel="003D1522">
                <w:delText xml:space="preserve">Det antas at </w:delText>
              </w:r>
              <w:r w:rsidDel="003D1522">
                <w:delText>sannsynlighets</w:delText>
              </w:r>
              <w:r w:rsidRPr="004F110C" w:rsidDel="003D1522">
                <w:delText>nivået</w:delText>
              </w:r>
              <w:r w:rsidDel="003D1522">
                <w:delText xml:space="preserve"> til P4</w:delText>
              </w:r>
              <w:r w:rsidRPr="004F110C" w:rsidDel="003D1522">
                <w:delText xml:space="preserve"> kan senkes til nivå </w:delText>
              </w:r>
              <w:r w:rsidDel="003D1522">
                <w:delText>2</w:delText>
              </w:r>
              <w:r w:rsidRPr="004F110C" w:rsidDel="003D1522">
                <w:delText xml:space="preserve"> etter</w:delText>
              </w:r>
              <w:r w:rsidDel="003D1522">
                <w:delText xml:space="preserve"> at</w:delText>
              </w:r>
              <w:r w:rsidRPr="004F110C" w:rsidDel="003D1522">
                <w:delText xml:space="preserve"> tiltaket er implementert.</w:delText>
              </w:r>
            </w:del>
          </w:p>
        </w:tc>
      </w:tr>
      <w:tr w:rsidRPr="004179F9" w:rsidR="00242C91" w:rsidTr="009033B0" w14:paraId="69F41E18" w14:textId="77777777">
        <w:trPr>
          <w:gridAfter w:val="1"/>
          <w:trHeight w:val="2081"/>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BB120E" w:rsidR="00242C91" w:rsidP="00242C91" w:rsidRDefault="00242C91" w14:paraId="3261E446" w14:textId="13969AEE">
            <w:pPr>
              <w:jc w:val="center"/>
            </w:pPr>
            <w:r>
              <w:t>9</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964CA9" w:rsidR="00964CA9" w:rsidP="007B03FE" w:rsidRDefault="00964CA9" w14:paraId="505F1E9E" w14:textId="5786B0CF">
            <w:pPr>
              <w:rPr>
                <w:b/>
              </w:rPr>
            </w:pPr>
            <w:r w:rsidRPr="00964CA9">
              <w:rPr>
                <w:b/>
              </w:rPr>
              <w:t>Bedring av datakvalitet</w:t>
            </w:r>
            <w:r>
              <w:rPr>
                <w:b/>
              </w:rPr>
              <w:t xml:space="preserve"> i </w:t>
            </w:r>
            <w:proofErr w:type="spellStart"/>
            <w:r>
              <w:rPr>
                <w:b/>
              </w:rPr>
              <w:t>NAVs</w:t>
            </w:r>
            <w:proofErr w:type="spellEnd"/>
            <w:r>
              <w:rPr>
                <w:b/>
              </w:rPr>
              <w:t xml:space="preserve"> interne registre</w:t>
            </w:r>
          </w:p>
          <w:p w:rsidRPr="004179F9" w:rsidR="00242C91" w:rsidP="007B03FE" w:rsidRDefault="00242C91" w14:paraId="44617859" w14:textId="129D2A06">
            <w:r w:rsidRPr="00BB120E">
              <w:t xml:space="preserve">NAV har iverksatt et eget prosjekt, Modernisering av folkeregisteret i NAV, som skal utvikle </w:t>
            </w:r>
            <w:r>
              <w:t xml:space="preserve">en </w:t>
            </w:r>
            <w:r w:rsidRPr="00BB120E">
              <w:t>ny persondataløsning</w:t>
            </w:r>
            <w:r>
              <w:t>.</w:t>
            </w:r>
            <w:r>
              <w:rPr>
                <w:rStyle w:val="Fotnotereferanse"/>
              </w:rPr>
              <w:footnoteReference w:id="8"/>
            </w:r>
            <w:r>
              <w:t xml:space="preserve"> </w:t>
            </w:r>
            <w:r w:rsidRPr="00BB120E">
              <w:t>Et av formålene med prosjektet er å sikre raskere oppdatering av endringer og vesentlig økt datakvalitet</w:t>
            </w:r>
            <w:r>
              <w:t xml:space="preserve"> i </w:t>
            </w:r>
            <w:proofErr w:type="spellStart"/>
            <w:r>
              <w:t>NAVs</w:t>
            </w:r>
            <w:proofErr w:type="spellEnd"/>
            <w:r>
              <w:t xml:space="preserve"> interne registre</w:t>
            </w:r>
            <w:r w:rsidRPr="00BB120E">
              <w:t>. Det antas at dette prosjektet vil bidra til å redusere sannsynligheten for at NAV legger feil personopplysninger til grunn for vedtak</w:t>
            </w:r>
            <w:r>
              <w:t xml:space="preserve"> når kilden er </w:t>
            </w:r>
            <w:proofErr w:type="spellStart"/>
            <w:r>
              <w:t>NAVs</w:t>
            </w:r>
            <w:proofErr w:type="spellEnd"/>
            <w:r>
              <w:t xml:space="preserve"> interne registre</w:t>
            </w:r>
            <w:r w:rsidRPr="00BB120E">
              <w:t xml:space="preserve">.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4179F9" w:rsidR="00242C91" w:rsidP="008535CF" w:rsidRDefault="00242C91" w14:paraId="6A52D67B" w14:textId="2657BB02">
            <w:r w:rsidRPr="00060956">
              <w:t>P5. «Feil knyttet til datakvalitet i interne registre (personopplysninger behandles ikke med riktighet)»</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06FB18F5" w14:textId="3B5A8530">
            <w:r>
              <w:t>Prosjektet Modernisering av folkeregisteret i NAV</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4D0EE1" w:rsidRDefault="004D0EE1" w14:paraId="69F93489" w14:textId="4BAFEC2A">
            <w:r>
              <w:t>2021</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4D0EE1" w:rsidRDefault="004D0EE1" w14:paraId="18615B31" w14:textId="2DA0D615">
            <w:r>
              <w:t xml:space="preserve">Prosjektet har ikke nok innsikt til å vurdere hvilken betydning prosjektet </w:t>
            </w:r>
            <w:r w:rsidR="00411457">
              <w:t xml:space="preserve">Modernisering av folkeregisteret i NAV </w:t>
            </w:r>
            <w:r>
              <w:t xml:space="preserve">vil ha for risikoen P5. </w:t>
            </w:r>
          </w:p>
        </w:tc>
      </w:tr>
      <w:tr w:rsidRPr="004179F9" w:rsidR="00242C91" w:rsidDel="00CC26B6" w:rsidTr="009033B0" w14:paraId="3B9367CB" w14:textId="08AE8CFC">
        <w:trPr>
          <w:gridBefore w:val="1"/>
          <w:trHeight w:val="52"/>
          <w:del w:author="Støylen, Mari" w:date="2021-05-03T13:42:00Z" w:id="29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6514AA" w:rsidR="00242C91" w:rsidDel="00CC26B6" w:rsidP="00242C91" w:rsidRDefault="00242C91" w14:paraId="57CE9D35" w14:textId="4BBE6F35">
            <w:pPr>
              <w:jc w:val="center"/>
              <w:rPr>
                <w:del w:author="Støylen, Mari" w:date="2021-05-03T13:42:00Z" w:id="293"/>
                <w:strike/>
                <w:highlight w:val="yellow"/>
                <w:rPrChange w:author="Støylen, Mari" w:date="2021-04-12T16:49:00Z" w:id="294">
                  <w:rPr>
                    <w:del w:author="Støylen, Mari" w:date="2021-05-03T13:42:00Z" w:id="295"/>
                  </w:rPr>
                </w:rPrChange>
              </w:rPr>
            </w:pPr>
            <w:del w:author="Støylen, Mari" w:date="2021-05-03T13:42:00Z" w:id="296">
              <w:r w:rsidRPr="006514AA" w:rsidDel="00CC26B6">
                <w:rPr>
                  <w:strike/>
                  <w:highlight w:val="yellow"/>
                  <w:rPrChange w:author="Støylen, Mari" w:date="2021-04-12T16:49:00Z" w:id="297">
                    <w:rPr/>
                  </w:rPrChange>
                </w:rPr>
                <w:delText>10</w:delText>
              </w:r>
            </w:del>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6514AA" w:rsidR="00964CA9" w:rsidDel="00CC26B6" w:rsidP="00CA6EB5" w:rsidRDefault="003977EC" w14:paraId="1C4D2B66" w14:textId="06EBB5FE">
            <w:pPr>
              <w:rPr>
                <w:del w:author="Støylen, Mari" w:date="2021-05-03T13:42:00Z" w:id="298"/>
                <w:b/>
                <w:strike/>
                <w:highlight w:val="yellow"/>
                <w:rPrChange w:author="Støylen, Mari" w:date="2021-04-12T16:49:00Z" w:id="299">
                  <w:rPr>
                    <w:del w:author="Støylen, Mari" w:date="2021-05-03T13:42:00Z" w:id="300"/>
                    <w:b/>
                  </w:rPr>
                </w:rPrChange>
              </w:rPr>
            </w:pPr>
            <w:del w:author="Støylen, Mari" w:date="2021-05-03T13:42:00Z" w:id="301">
              <w:r w:rsidRPr="006514AA" w:rsidDel="00CC26B6">
                <w:rPr>
                  <w:b/>
                  <w:strike/>
                  <w:highlight w:val="yellow"/>
                  <w:rPrChange w:author="Støylen, Mari" w:date="2021-04-12T16:49:00Z" w:id="302">
                    <w:rPr>
                      <w:b/>
                    </w:rPr>
                  </w:rPrChange>
                </w:rPr>
                <w:delText>Informasjon til den registrerte via selvbetjeningsløsningen</w:delText>
              </w:r>
            </w:del>
          </w:p>
          <w:p w:rsidRPr="006514AA" w:rsidR="00242C91" w:rsidDel="00CC26B6" w:rsidP="00CA6EB5" w:rsidRDefault="00242C91" w14:paraId="1A08910F" w14:textId="1E6D4657">
            <w:pPr>
              <w:rPr>
                <w:del w:author="Støylen, Mari" w:date="2021-05-03T13:42:00Z" w:id="303"/>
                <w:strike/>
                <w:highlight w:val="yellow"/>
                <w:rPrChange w:author="Støylen, Mari" w:date="2021-04-12T16:49:00Z" w:id="304">
                  <w:rPr>
                    <w:del w:author="Støylen, Mari" w:date="2021-05-03T13:42:00Z" w:id="305"/>
                  </w:rPr>
                </w:rPrChange>
              </w:rPr>
            </w:pPr>
            <w:del w:author="Støylen, Mari" w:date="2021-05-03T13:42:00Z" w:id="306">
              <w:r w:rsidRPr="006514AA" w:rsidDel="00CC26B6">
                <w:rPr>
                  <w:strike/>
                  <w:highlight w:val="yellow"/>
                  <w:rPrChange w:author="Støylen, Mari" w:date="2021-04-12T16:49:00Z" w:id="307">
                    <w:rPr/>
                  </w:rPrChange>
                </w:rPr>
                <w:delText xml:space="preserve">Selvbetjeningsløsningen skal utformes på en måte som gir personer informasjon om hvilke personopplysninger som det er relevant å oppgi i fritekstfelter i forbindelse med den enkelte søknaden. Samtidig skal det informeres om at det å oppgi personopplysninger i fritekstfelter er valgfritt, og man bør være forsiktig med å oppgi sensitive personopplysninger som ikke er relevante for søknaden. </w:delText>
              </w:r>
              <w:r w:rsidRPr="006514AA" w:rsidDel="00CC26B6">
                <w:rPr>
                  <w:strike/>
                  <w:highlight w:val="yellow"/>
                  <w:rPrChange w:author="Støylen, Mari" w:date="2021-04-12T16:49:00Z" w:id="308">
                    <w:rPr/>
                  </w:rPrChange>
                </w:rPr>
                <w:delText>Selvbetjeningsløsningen bør designes slik at enkeltpersoner aktivt må ta stilling til om de skal oppgi ekstra personopplysninger. Dette for å redusere sannsynligheten for at NAV mottar personopplysninger som ikke er relevante for saksbehandlingen (overskuddsinformasjon).</w:delText>
              </w:r>
            </w:del>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Del="00CC26B6" w:rsidP="008535CF" w:rsidRDefault="00242C91" w14:paraId="609B29CD" w14:textId="16375924">
            <w:pPr>
              <w:rPr>
                <w:del w:author="Støylen, Mari" w:date="2021-05-03T13:42:00Z" w:id="309"/>
              </w:rPr>
            </w:pPr>
            <w:del w:author="Støylen, Mari" w:date="2021-05-03T13:42:00Z" w:id="310">
              <w:r w:rsidRPr="00060956" w:rsidDel="00CC26B6">
                <w:delText>P6. «Risiko for formålsutglidning i NAV»</w:delText>
              </w:r>
              <w:r w:rsidDel="00CC26B6">
                <w:delText xml:space="preserve"> </w:delText>
              </w:r>
            </w:del>
          </w:p>
          <w:p w:rsidRPr="004179F9" w:rsidR="00242C91" w:rsidDel="00CC26B6" w:rsidP="008535CF" w:rsidRDefault="00242C91" w14:paraId="55B1B14F" w14:textId="58E51129">
            <w:pPr>
              <w:rPr>
                <w:del w:author="Støylen, Mari" w:date="2021-05-03T13:42:00Z" w:id="311"/>
              </w:rPr>
            </w:pPr>
            <w:del w:author="Støylen, Mari" w:date="2021-05-03T13:42:00Z" w:id="312">
              <w:r w:rsidRPr="003D07D1" w:rsidDel="00CC26B6">
                <w:delText xml:space="preserve">P11. «Behandling av personopplysninger uten rettslig grunnlag i </w:delText>
              </w:r>
              <w:r w:rsidRPr="003D07D1" w:rsidDel="00CC26B6">
                <w:delText>selvbetjeningens fritekstfelt»</w:delText>
              </w:r>
            </w:del>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Del="00CC26B6" w:rsidP="008535CF" w:rsidRDefault="00242C91" w14:paraId="1CEBFAC5" w14:textId="5DD99E0F">
            <w:pPr>
              <w:rPr>
                <w:del w:author="Støylen, Mari" w:date="2021-05-03T13:42:00Z" w:id="313"/>
              </w:rPr>
            </w:pPr>
            <w:del w:author="Støylen, Mari" w:date="2021-05-03T13:42:00Z" w:id="314">
              <w:r w:rsidRPr="00866A72" w:rsidDel="00CC26B6">
                <w:delText>Produkteier</w:delText>
              </w:r>
            </w:del>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Del="00CC26B6" w:rsidP="008535CF" w:rsidRDefault="00242C91" w14:paraId="24000D97" w14:textId="6A9BD6BB">
            <w:pPr>
              <w:rPr>
                <w:del w:author="Støylen, Mari" w:date="2021-05-03T13:42:00Z" w:id="315"/>
              </w:rPr>
            </w:pPr>
            <w:del w:author="Støylen, Mari" w:date="2021-05-03T13:42:00Z" w:id="316">
              <w:r w:rsidDel="00CC26B6">
                <w:delText>31.10.19</w:delText>
              </w:r>
            </w:del>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D0EE1" w:rsidDel="00CC26B6" w:rsidP="008535CF" w:rsidRDefault="004D0EE1" w14:paraId="52AC966A" w14:textId="79730427">
            <w:pPr>
              <w:rPr>
                <w:del w:author="Støylen, Mari" w:date="2021-05-03T13:42:00Z" w:id="317"/>
              </w:rPr>
            </w:pPr>
            <w:del w:author="Støylen, Mari" w:date="2021-05-03T13:42:00Z" w:id="318">
              <w:r w:rsidDel="00CC26B6">
                <w:delText xml:space="preserve">Det antas at risikoen for P6 ikke vil endres.  </w:delText>
              </w:r>
            </w:del>
          </w:p>
          <w:p w:rsidRPr="004179F9" w:rsidR="00242C91" w:rsidDel="00CC26B6" w:rsidP="008535CF" w:rsidRDefault="004D0EE1" w14:paraId="31163246" w14:textId="16A66648">
            <w:pPr>
              <w:rPr>
                <w:del w:author="Støylen, Mari" w:date="2021-05-03T13:42:00Z" w:id="319"/>
              </w:rPr>
            </w:pPr>
            <w:del w:author="Støylen, Mari" w:date="2021-05-03T13:42:00Z" w:id="320">
              <w:r w:rsidRPr="004F110C" w:rsidDel="00CC26B6">
                <w:delText xml:space="preserve">Det antas at </w:delText>
              </w:r>
              <w:r w:rsidDel="00CC26B6">
                <w:delText>sannsynlighets</w:delText>
              </w:r>
              <w:r w:rsidRPr="004F110C" w:rsidDel="00CC26B6">
                <w:delText>nivået</w:delText>
              </w:r>
              <w:r w:rsidDel="00CC26B6">
                <w:delText xml:space="preserve"> til P11</w:delText>
              </w:r>
              <w:r w:rsidRPr="004F110C" w:rsidDel="00CC26B6">
                <w:delText xml:space="preserve"> kan senkes til nivå </w:delText>
              </w:r>
              <w:r w:rsidDel="00CC26B6">
                <w:delText>3</w:delText>
              </w:r>
              <w:r w:rsidRPr="004F110C" w:rsidDel="00CC26B6">
                <w:delText xml:space="preserve"> etter</w:delText>
              </w:r>
              <w:r w:rsidDel="00CC26B6">
                <w:delText xml:space="preserve"> at</w:delText>
              </w:r>
              <w:r w:rsidRPr="004F110C" w:rsidDel="00CC26B6">
                <w:delText xml:space="preserve"> tiltaket er implementert.</w:delText>
              </w:r>
            </w:del>
          </w:p>
        </w:tc>
      </w:tr>
      <w:tr w:rsidRPr="004179F9" w:rsidR="00242C91" w:rsidTr="009033B0" w14:paraId="405E0F4A" w14:textId="77777777">
        <w:trPr>
          <w:gridAfter w:val="1"/>
          <w:trHeight w:val="5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BB120E" w:rsidR="00242C91" w:rsidP="00242C91" w:rsidRDefault="00242C91" w14:paraId="24D9FA4A" w14:textId="1F53A971">
            <w:pPr>
              <w:jc w:val="center"/>
            </w:pPr>
            <w:r>
              <w:t>11</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3977EC" w:rsidR="003977EC" w:rsidP="00B14A67" w:rsidRDefault="003977EC" w14:paraId="0D3BED87" w14:textId="4F140B6A">
            <w:pPr>
              <w:rPr>
                <w:b/>
              </w:rPr>
            </w:pPr>
            <w:r>
              <w:rPr>
                <w:b/>
              </w:rPr>
              <w:t>Anbefaling om landrisiko</w:t>
            </w:r>
          </w:p>
          <w:p w:rsidRPr="004179F9" w:rsidR="00242C91" w:rsidP="00B14A67" w:rsidRDefault="00242C91" w14:paraId="0140FCE4" w14:textId="2C71CD33">
            <w:r w:rsidRPr="00BB120E">
              <w:t>NAV er pålagt</w:t>
            </w:r>
            <w:r>
              <w:rPr>
                <w:rStyle w:val="Fotnotereferanse"/>
              </w:rPr>
              <w:footnoteReference w:id="9"/>
            </w:r>
            <w:r w:rsidRPr="00BB120E">
              <w:t xml:space="preserve"> å oversende personopplysninger til utenlandske trygdemyndigheter, og ikke har anledning til å kontrollere hvordan utenlandske trygdemyndigheter behandler personopplysninger. Utenlandske trygdemyndigheters håndtering av personopplysninger er et tema som de registrerte spesifikt har tatt opp som en risiko de er bekymret for. På bakgrunn av denne (og andre) personvernkonsekvensvurderinger i EESSI, utarbeides det et erfaringsnotat som planlegges sendt til </w:t>
            </w:r>
            <w:proofErr w:type="spellStart"/>
            <w:r w:rsidRPr="00BB120E">
              <w:t>NAVs</w:t>
            </w:r>
            <w:proofErr w:type="spellEnd"/>
            <w:r w:rsidRPr="00BB120E">
              <w:t xml:space="preserve"> personvernombud og personvernprosjektet. Notatet inneholder en anbefaling om at landrisiko eventuelt må behandles sentralt i NAV.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4179F9" w:rsidR="00242C91" w:rsidP="008535CF" w:rsidRDefault="00242C91" w14:paraId="35326D4D" w14:textId="7E772270">
            <w:r w:rsidRPr="00060956">
              <w:t>P7. «Risiko for formålsutglidning etter oversendelse til utenlandsk trygdemyndighet»</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6A97FED5" w14:textId="14A834E3">
            <w:r>
              <w:t>Personvern-rådgiver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6418313E" w14:textId="402C4B62">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411457" w:rsidRDefault="00411457" w14:paraId="0F26036C" w14:textId="07C41A66">
            <w:r>
              <w:t>Prosjektet har ikke nok innsikt til å vurdere hvilken betydning etablering av landrisiko vil ha for risikoen P7.</w:t>
            </w:r>
          </w:p>
        </w:tc>
      </w:tr>
      <w:tr w:rsidRPr="004179F9" w:rsidR="00242C91" w:rsidTr="003977EC" w14:paraId="03642AA8" w14:textId="77777777">
        <w:trPr>
          <w:gridAfter w:val="1"/>
          <w:trHeight w:val="5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P="00242C91" w:rsidRDefault="00242C91" w14:paraId="62744D6A" w14:textId="6E22E1D5">
            <w:pPr>
              <w:jc w:val="center"/>
            </w:pPr>
            <w:r>
              <w:t>12</w:t>
            </w:r>
          </w:p>
        </w:tc>
        <w:tc>
          <w:tcPr>
            <w:tcW w:w="6462" w:type="dxa"/>
            <w:gridSpan w:val="2"/>
            <w:tcBorders>
              <w:top w:val="single" w:color="FFFFFF" w:sz="8" w:space="0"/>
              <w:left w:val="single" w:color="FFFFFF" w:sz="8" w:space="0"/>
              <w:right w:val="single" w:color="FFFFFF" w:sz="8" w:space="0"/>
            </w:tcBorders>
            <w:shd w:val="clear" w:color="auto" w:fill="EFEFEF"/>
            <w:tcMar>
              <w:top w:w="8" w:type="dxa"/>
              <w:left w:w="113" w:type="dxa"/>
              <w:bottom w:w="0" w:type="dxa"/>
              <w:right w:w="8" w:type="dxa"/>
            </w:tcMar>
          </w:tcPr>
          <w:p w:rsidRPr="003977EC" w:rsidR="003977EC" w:rsidP="00446B42" w:rsidRDefault="003977EC" w14:paraId="4F06C443" w14:textId="51A4279D">
            <w:pPr>
              <w:rPr>
                <w:b/>
              </w:rPr>
            </w:pPr>
            <w:r>
              <w:rPr>
                <w:b/>
              </w:rPr>
              <w:t>Tilgangskontroll med S3-databasene</w:t>
            </w:r>
          </w:p>
          <w:p w:rsidR="00242C91" w:rsidP="00446B42" w:rsidRDefault="00242C91" w14:paraId="435B3D39" w14:textId="5963BDC6">
            <w:r>
              <w:t>EESSI Pensjon har tilgangs</w:t>
            </w:r>
            <w:r w:rsidRPr="00BB120E">
              <w:t>kontroll</w:t>
            </w:r>
            <w:r>
              <w:t xml:space="preserve">. Dette betyr at </w:t>
            </w:r>
            <w:r w:rsidRPr="00BB120E">
              <w:t xml:space="preserve">det er bare personer med tjenstlig behov </w:t>
            </w:r>
            <w:r>
              <w:t xml:space="preserve">til løsningen </w:t>
            </w:r>
            <w:r w:rsidRPr="00BB120E">
              <w:t xml:space="preserve">som har tilgang </w:t>
            </w:r>
            <w:r>
              <w:t xml:space="preserve">til EESSI Pensjon med tilhørende dokumenter i </w:t>
            </w:r>
            <w:proofErr w:type="spellStart"/>
            <w:r>
              <w:t>Joark</w:t>
            </w:r>
            <w:proofErr w:type="spellEnd"/>
            <w:r>
              <w:t xml:space="preserve">. </w:t>
            </w:r>
          </w:p>
          <w:p w:rsidRPr="000121FF" w:rsidR="00242C91" w:rsidP="00446B42" w:rsidRDefault="00242C91" w14:paraId="6122D309" w14:textId="405BF628">
            <w:r>
              <w:t xml:space="preserve">En del av tilgangsstyringen er at det er </w:t>
            </w:r>
            <w:r w:rsidRPr="00677A57">
              <w:t>begrenset hvem av driftspersonell som har tilgang til S3-databasene.</w:t>
            </w:r>
            <w:r>
              <w:t xml:space="preserve">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P="008535CF" w:rsidRDefault="00242C91" w14:paraId="787AF82C" w14:textId="77777777">
            <w:r w:rsidRPr="00060956">
              <w:t>P8. «Snoking»</w:t>
            </w:r>
          </w:p>
          <w:p w:rsidRPr="004179F9" w:rsidR="00242C91" w:rsidP="008535CF" w:rsidRDefault="00242C91" w14:paraId="1006ED38" w14:textId="208F9BE2">
            <w:r w:rsidRPr="00060956">
              <w:t>P15. «Større mengder personopplysninger på avveie»</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74C734DD" w14:textId="5A697A19">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1943F2FB" w14:textId="7E54C417">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411457" w14:paraId="5ECD41DA" w14:textId="162156F3">
            <w:r>
              <w:t xml:space="preserve">Det antas at risikoen for P8 og P15, ikke vil endres.  </w:t>
            </w:r>
          </w:p>
        </w:tc>
      </w:tr>
      <w:tr w:rsidRPr="004179F9" w:rsidR="00242C91" w:rsidTr="000121FF" w14:paraId="65612289" w14:textId="77777777">
        <w:trPr>
          <w:gridAfter w:val="1"/>
          <w:trHeight w:val="52"/>
        </w:trPr>
        <w:tc>
          <w:tcPr>
            <w:tcW w:w="529" w:type="dxa"/>
            <w:gridSpan w:val="2"/>
            <w:tcBorders>
              <w:top w:val="single" w:color="FFFFFF" w:sz="8" w:space="0"/>
              <w:left w:val="single" w:color="FFFFFF" w:sz="8" w:space="0"/>
              <w:bottom w:val="single" w:color="FFFFFF" w:sz="8" w:space="0"/>
              <w:right w:val="single" w:color="FFFFFF" w:themeColor="background1" w:sz="4" w:space="0"/>
            </w:tcBorders>
            <w:shd w:val="clear" w:color="auto" w:fill="EFEFEF"/>
          </w:tcPr>
          <w:p w:rsidR="00242C91" w:rsidP="003977EC" w:rsidRDefault="00242C91" w14:paraId="560EE3D4" w14:textId="4B3EA6C8">
            <w:pPr>
              <w:keepNext/>
              <w:keepLines/>
              <w:widowControl w:val="0"/>
              <w:jc w:val="center"/>
            </w:pPr>
            <w:r>
              <w:t>13</w:t>
            </w:r>
          </w:p>
        </w:tc>
        <w:tc>
          <w:tcPr>
            <w:tcW w:w="6462"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EFEFEF"/>
            <w:tcMar>
              <w:top w:w="8" w:type="dxa"/>
              <w:left w:w="113" w:type="dxa"/>
              <w:bottom w:w="0" w:type="dxa"/>
              <w:right w:w="8" w:type="dxa"/>
            </w:tcMar>
          </w:tcPr>
          <w:p w:rsidRPr="003977EC" w:rsidR="003977EC" w:rsidP="003977EC" w:rsidRDefault="003977EC" w14:paraId="219093BE" w14:textId="4280B478">
            <w:pPr>
              <w:keepNext/>
              <w:keepLines/>
              <w:widowControl w:val="0"/>
              <w:rPr>
                <w:b/>
              </w:rPr>
            </w:pPr>
            <w:r w:rsidRPr="003977EC">
              <w:rPr>
                <w:b/>
              </w:rPr>
              <w:t>Logging</w:t>
            </w:r>
          </w:p>
          <w:p w:rsidRPr="00BB120E" w:rsidR="00242C91" w:rsidP="003977EC" w:rsidRDefault="00242C91" w14:paraId="47A5392C" w14:textId="18117156">
            <w:pPr>
              <w:keepNext/>
              <w:keepLines/>
              <w:widowControl w:val="0"/>
            </w:pPr>
            <w:r>
              <w:t>EESSI Pensjon har l</w:t>
            </w:r>
            <w:r w:rsidRPr="00BB120E">
              <w:t xml:space="preserve">ogging </w:t>
            </w:r>
            <w:r>
              <w:t xml:space="preserve">som et </w:t>
            </w:r>
            <w:r w:rsidRPr="00BB120E">
              <w:t>kont</w:t>
            </w:r>
            <w:r>
              <w:t xml:space="preserve">rollerende tiltak. Loggen holder oversikt over hvilke interne brukere i NAV med relevante tilgang til EESSI Pensjon (saksbehandlere og utviklere) som leser de forskjellige personopplysningene. </w:t>
            </w:r>
          </w:p>
        </w:tc>
        <w:tc>
          <w:tcPr>
            <w:tcW w:w="2166" w:type="dxa"/>
            <w:gridSpan w:val="2"/>
            <w:tcBorders>
              <w:top w:val="single" w:color="FFFFFF" w:sz="8" w:space="0"/>
              <w:left w:val="single" w:color="FFFFFF" w:themeColor="background1" w:sz="4" w:space="0"/>
              <w:bottom w:val="single" w:color="FFFFFF" w:sz="8" w:space="0"/>
              <w:right w:val="single" w:color="FFFFFF" w:sz="8" w:space="0"/>
            </w:tcBorders>
            <w:shd w:val="clear" w:color="auto" w:fill="EFEFEF"/>
          </w:tcPr>
          <w:p w:rsidRPr="00060956" w:rsidR="00242C91" w:rsidP="003977EC" w:rsidRDefault="00242C91" w14:paraId="288F1FA2" w14:textId="0EDC618D">
            <w:pPr>
              <w:keepNext/>
              <w:keepLines/>
              <w:widowControl w:val="0"/>
            </w:pPr>
            <w:r w:rsidRPr="00060956">
              <w:t>P8. «Snoking»</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3977EC" w:rsidRDefault="00242C91" w14:paraId="15BD4ABE" w14:textId="0563A2CE">
            <w:pPr>
              <w:keepNext/>
              <w:keepLines/>
              <w:widowControl w:val="0"/>
            </w:pPr>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P="003977EC" w:rsidRDefault="00242C91" w14:paraId="19E91A0A" w14:textId="43BCD321">
            <w:pPr>
              <w:keepNext/>
              <w:keepLines/>
              <w:widowControl w:val="0"/>
            </w:pPr>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3977EC" w:rsidRDefault="00411457" w14:paraId="1E98C242" w14:textId="28000868">
            <w:pPr>
              <w:keepNext/>
              <w:keepLines/>
              <w:widowControl w:val="0"/>
            </w:pPr>
            <w:r>
              <w:t xml:space="preserve">Det antas at risikoen for P8 ikke vil endres.  </w:t>
            </w:r>
          </w:p>
        </w:tc>
      </w:tr>
      <w:tr w:rsidRPr="004179F9" w:rsidR="00242C91" w:rsidTr="000121FF" w14:paraId="3697091D" w14:textId="77777777">
        <w:trPr>
          <w:gridAfter w:val="1"/>
          <w:trHeight w:val="5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BB120E" w:rsidR="00242C91" w:rsidP="00242C91" w:rsidRDefault="00242C91" w14:paraId="0A17D674" w14:textId="3D9130FB">
            <w:pPr>
              <w:jc w:val="center"/>
            </w:pPr>
            <w:r>
              <w:t>14</w:t>
            </w:r>
          </w:p>
        </w:tc>
        <w:tc>
          <w:tcPr>
            <w:tcW w:w="6462" w:type="dxa"/>
            <w:gridSpan w:val="2"/>
            <w:tcBorders>
              <w:top w:val="single" w:color="FFFFFF" w:themeColor="background1" w:sz="4"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75725" w:rsidR="000121FF" w:rsidP="002C4739" w:rsidRDefault="00475725" w14:paraId="3CC7387F" w14:textId="6FFCBCEC">
            <w:pPr>
              <w:rPr>
                <w:b/>
              </w:rPr>
            </w:pPr>
            <w:r w:rsidRPr="00475725">
              <w:rPr>
                <w:b/>
              </w:rPr>
              <w:t>Kontroll av mistenkelige søk</w:t>
            </w:r>
          </w:p>
          <w:p w:rsidRPr="00BB120E" w:rsidR="00242C91" w:rsidP="002C4739" w:rsidRDefault="00242C91" w14:paraId="1C79AF30" w14:textId="14473062">
            <w:r w:rsidRPr="00BB120E">
              <w:t>Sikkerhetsseksjonen</w:t>
            </w:r>
            <w:r>
              <w:t xml:space="preserve"> i NAV har verktøy for å </w:t>
            </w:r>
            <w:r w:rsidRPr="00BB120E">
              <w:t xml:space="preserve">følge opp mistenkelige </w:t>
            </w:r>
            <w:r>
              <w:t xml:space="preserve">søk blant interne bruker som har tilgang til ulike systemer i NAV. Dette er en fellestjeneste, og et kontrollerende tiltak.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060956" w:rsidR="00242C91" w:rsidP="008535CF" w:rsidRDefault="00242C91" w14:paraId="03428FE5" w14:textId="37971F43">
            <w:r w:rsidRPr="00060956">
              <w:t>P8. «Snoking»</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2B96F44C" w14:textId="51C172F3">
            <w:r>
              <w:t>Sikkerhets-seksjonen</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P="008535CF" w:rsidRDefault="00242C91" w14:paraId="5926D29D" w14:textId="72DEFB8F">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411457" w14:paraId="416ABB0F" w14:textId="7070A475">
            <w:r>
              <w:t xml:space="preserve">Det antas at risikoen for P8 ikke vil endres.  </w:t>
            </w:r>
          </w:p>
        </w:tc>
      </w:tr>
      <w:tr w:rsidRPr="004179F9" w:rsidR="00242C91" w:rsidTr="009033B0" w14:paraId="6C54C3D0" w14:textId="77777777">
        <w:trPr>
          <w:gridAfter w:val="1"/>
          <w:trHeight w:val="5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971E52" w:rsidR="00242C91" w:rsidP="00242C91" w:rsidRDefault="00242C91" w14:paraId="1BABA8A9" w14:textId="0610DD5C">
            <w:pPr>
              <w:spacing w:before="0" w:after="60" w:line="256" w:lineRule="auto"/>
              <w:jc w:val="center"/>
              <w:rPr>
                <w:rFonts w:ascii="Calibri" w:hAnsi="Calibri" w:eastAsia="Times New Roman" w:cs="Times New Roman"/>
                <w:kern w:val="24"/>
                <w:szCs w:val="17"/>
                <w:lang w:eastAsia="nb-NO"/>
              </w:rPr>
            </w:pPr>
            <w:r>
              <w:rPr>
                <w:rFonts w:ascii="Calibri" w:hAnsi="Calibri" w:eastAsia="Times New Roman" w:cs="Times New Roman"/>
                <w:kern w:val="24"/>
                <w:szCs w:val="17"/>
                <w:lang w:eastAsia="nb-NO"/>
              </w:rPr>
              <w:t>15</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75725" w:rsidR="00475725" w:rsidP="00475725" w:rsidRDefault="00475725" w14:paraId="596F5577" w14:textId="47198E96">
            <w:pPr>
              <w:spacing w:line="257" w:lineRule="auto"/>
              <w:rPr>
                <w:rFonts w:ascii="Calibri" w:hAnsi="Calibri" w:eastAsia="Times New Roman" w:cs="Times New Roman"/>
                <w:b/>
                <w:kern w:val="24"/>
                <w:szCs w:val="17"/>
                <w:lang w:eastAsia="nb-NO"/>
              </w:rPr>
            </w:pPr>
            <w:r w:rsidRPr="00475725">
              <w:rPr>
                <w:rFonts w:ascii="Calibri" w:hAnsi="Calibri" w:eastAsia="Times New Roman" w:cs="Times New Roman"/>
                <w:b/>
                <w:kern w:val="24"/>
                <w:szCs w:val="17"/>
                <w:lang w:eastAsia="nb-NO"/>
              </w:rPr>
              <w:t>Identifisering av personer som lever på kode 7</w:t>
            </w:r>
          </w:p>
          <w:p w:rsidRPr="002C4739" w:rsidR="00242C91" w:rsidP="000E2858" w:rsidRDefault="00242C91" w14:paraId="5B450EF3" w14:textId="57F61162">
            <w:pPr>
              <w:spacing w:before="0" w:after="60" w:line="256" w:lineRule="auto"/>
              <w:rPr>
                <w:rFonts w:ascii="Times New Roman" w:hAnsi="Times New Roman" w:eastAsia="Times New Roman" w:cs="Times New Roman"/>
                <w:sz w:val="36"/>
                <w:szCs w:val="24"/>
                <w:lang w:eastAsia="nb-NO"/>
              </w:rPr>
            </w:pPr>
            <w:r w:rsidRPr="00971E52">
              <w:rPr>
                <w:rFonts w:ascii="Calibri" w:hAnsi="Calibri" w:eastAsia="Times New Roman" w:cs="Times New Roman"/>
                <w:kern w:val="24"/>
                <w:szCs w:val="17"/>
                <w:lang w:eastAsia="nb-NO"/>
              </w:rPr>
              <w:t xml:space="preserve">Det skal etableres rutiner og funksjonalitet som gjør det mulig å identifisere de </w:t>
            </w:r>
            <w:r>
              <w:rPr>
                <w:rFonts w:ascii="Calibri" w:hAnsi="Calibri" w:eastAsia="Times New Roman" w:cs="Times New Roman"/>
                <w:kern w:val="24"/>
                <w:szCs w:val="17"/>
                <w:lang w:eastAsia="nb-NO"/>
              </w:rPr>
              <w:t>enkeltpersoner</w:t>
            </w:r>
            <w:r w:rsidRPr="00971E52">
              <w:rPr>
                <w:rFonts w:ascii="Calibri" w:hAnsi="Calibri" w:eastAsia="Times New Roman" w:cs="Times New Roman"/>
                <w:kern w:val="24"/>
                <w:szCs w:val="17"/>
                <w:lang w:eastAsia="nb-NO"/>
              </w:rPr>
              <w:t xml:space="preserve"> som lever på kode 7, slik at saken kan overføres til NAV </w:t>
            </w:r>
            <w:proofErr w:type="spellStart"/>
            <w:r w:rsidRPr="00971E52">
              <w:rPr>
                <w:rFonts w:ascii="Calibri" w:hAnsi="Calibri" w:eastAsia="Times New Roman" w:cs="Times New Roman"/>
                <w:kern w:val="24"/>
                <w:szCs w:val="17"/>
                <w:lang w:eastAsia="nb-NO"/>
              </w:rPr>
              <w:t>Vikafossen</w:t>
            </w:r>
            <w:proofErr w:type="spellEnd"/>
            <w:r w:rsidRPr="00971E52">
              <w:rPr>
                <w:rFonts w:ascii="Calibri" w:hAnsi="Calibri" w:eastAsia="Times New Roman" w:cs="Times New Roman"/>
                <w:kern w:val="24"/>
                <w:szCs w:val="17"/>
                <w:lang w:eastAsia="nb-NO"/>
              </w:rPr>
              <w:t xml:space="preserve"> for behandling. Helt konkret er det funksjonalitet i </w:t>
            </w:r>
            <w:r>
              <w:rPr>
                <w:rFonts w:ascii="Calibri" w:hAnsi="Calibri" w:eastAsia="Times New Roman" w:cs="Times New Roman"/>
                <w:kern w:val="24"/>
                <w:szCs w:val="17"/>
                <w:lang w:eastAsia="nb-NO"/>
              </w:rPr>
              <w:t>EESSI Pensjon</w:t>
            </w:r>
            <w:r w:rsidRPr="00971E52">
              <w:rPr>
                <w:rFonts w:ascii="Calibri" w:hAnsi="Calibri" w:eastAsia="Times New Roman" w:cs="Times New Roman"/>
                <w:kern w:val="24"/>
                <w:szCs w:val="17"/>
                <w:lang w:eastAsia="nb-NO"/>
              </w:rPr>
              <w:t xml:space="preserve"> som sjekker det norske fødselsnummeret opp mot TPS. For </w:t>
            </w:r>
            <w:r>
              <w:rPr>
                <w:rFonts w:ascii="Calibri" w:hAnsi="Calibri" w:eastAsia="Times New Roman" w:cs="Times New Roman"/>
                <w:kern w:val="24"/>
                <w:szCs w:val="17"/>
                <w:lang w:eastAsia="nb-NO"/>
              </w:rPr>
              <w:t>personer</w:t>
            </w:r>
            <w:r w:rsidRPr="00971E52">
              <w:rPr>
                <w:rFonts w:ascii="Calibri" w:hAnsi="Calibri" w:eastAsia="Times New Roman" w:cs="Times New Roman"/>
                <w:kern w:val="24"/>
                <w:szCs w:val="17"/>
                <w:lang w:eastAsia="nb-NO"/>
              </w:rPr>
              <w:t xml:space="preserve"> </w:t>
            </w:r>
            <w:r>
              <w:rPr>
                <w:rFonts w:ascii="Calibri" w:hAnsi="Calibri" w:eastAsia="Times New Roman" w:cs="Times New Roman"/>
                <w:kern w:val="24"/>
                <w:szCs w:val="17"/>
                <w:lang w:eastAsia="nb-NO"/>
              </w:rPr>
              <w:t>som mangler fødselsnummer</w:t>
            </w:r>
            <w:r w:rsidRPr="00971E52">
              <w:rPr>
                <w:rFonts w:ascii="Calibri" w:hAnsi="Calibri" w:eastAsia="Times New Roman" w:cs="Times New Roman"/>
                <w:kern w:val="24"/>
                <w:szCs w:val="17"/>
                <w:lang w:eastAsia="nb-NO"/>
              </w:rPr>
              <w:t xml:space="preserve">, </w:t>
            </w:r>
            <w:r>
              <w:rPr>
                <w:rFonts w:ascii="Calibri" w:hAnsi="Calibri" w:eastAsia="Times New Roman" w:cs="Times New Roman"/>
                <w:kern w:val="24"/>
                <w:szCs w:val="17"/>
                <w:lang w:eastAsia="nb-NO"/>
              </w:rPr>
              <w:t>skal det noe til før NAV klarer å identifisere denne typen adressesperring.</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060956" w:rsidR="00242C91" w:rsidP="008535CF" w:rsidRDefault="00242C91" w14:paraId="035B74A5" w14:textId="6460F762">
            <w:r w:rsidRPr="00060956">
              <w:t xml:space="preserve">P9. «Utlevering av adresseinformasjon til </w:t>
            </w:r>
            <w:r>
              <w:t>personer</w:t>
            </w:r>
            <w:r w:rsidRPr="00060956">
              <w:t xml:space="preserve"> med adressesperring kode 7»</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669694C9" w14:textId="23BE2C97">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P="008535CF" w:rsidRDefault="00242C91" w14:paraId="39D6E1B9" w14:textId="48AE4DA6">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3B22CB" w:rsidRDefault="003B22CB" w14:paraId="039E55F8" w14:textId="5FCF757D">
            <w:r>
              <w:t xml:space="preserve">Det antas at risikoen for P9 ikke vil endres.  </w:t>
            </w:r>
          </w:p>
        </w:tc>
      </w:tr>
      <w:tr w:rsidRPr="004179F9" w:rsidR="00242C91" w:rsidTr="009033B0" w14:paraId="1848CD18" w14:textId="77777777">
        <w:trPr>
          <w:gridAfter w:val="1"/>
          <w:trHeight w:val="29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P="00242C91" w:rsidRDefault="00242C91" w14:paraId="6A7A89A1" w14:textId="5008D389">
            <w:pPr>
              <w:spacing w:before="0" w:after="60" w:line="256" w:lineRule="auto"/>
              <w:jc w:val="center"/>
              <w:rPr>
                <w:rFonts w:ascii="Calibri" w:hAnsi="Calibri" w:eastAsia="Times New Roman" w:cs="Times New Roman"/>
                <w:kern w:val="24"/>
                <w:szCs w:val="17"/>
                <w:lang w:eastAsia="nb-NO"/>
              </w:rPr>
            </w:pPr>
            <w:r>
              <w:rPr>
                <w:rFonts w:ascii="Calibri" w:hAnsi="Calibri" w:eastAsia="Times New Roman" w:cs="Times New Roman"/>
                <w:kern w:val="24"/>
                <w:szCs w:val="17"/>
                <w:lang w:eastAsia="nb-NO"/>
              </w:rPr>
              <w:t>16</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75725" w:rsidR="00475725" w:rsidP="00475725" w:rsidRDefault="00C30246" w14:paraId="06AA0A13" w14:textId="3C7FEB62">
            <w:pPr>
              <w:spacing w:line="257" w:lineRule="auto"/>
              <w:rPr>
                <w:rFonts w:ascii="Calibri" w:hAnsi="Calibri" w:eastAsia="Times New Roman" w:cs="Times New Roman"/>
                <w:b/>
                <w:kern w:val="24"/>
                <w:szCs w:val="17"/>
                <w:lang w:eastAsia="nb-NO"/>
              </w:rPr>
            </w:pPr>
            <w:r>
              <w:rPr>
                <w:rFonts w:ascii="Calibri" w:hAnsi="Calibri" w:eastAsia="Times New Roman" w:cs="Times New Roman"/>
                <w:b/>
                <w:kern w:val="24"/>
                <w:szCs w:val="17"/>
                <w:lang w:eastAsia="nb-NO"/>
              </w:rPr>
              <w:t>Håndtering av manglende adresse</w:t>
            </w:r>
          </w:p>
          <w:p w:rsidRPr="00EA1095" w:rsidR="00242C91" w:rsidP="00EA1095" w:rsidRDefault="00242C91" w14:paraId="057D8AEB" w14:textId="2372141E">
            <w:pPr>
              <w:spacing w:before="0" w:after="60" w:line="256" w:lineRule="auto"/>
              <w:rPr>
                <w:rFonts w:ascii="Times New Roman" w:hAnsi="Times New Roman" w:eastAsia="Times New Roman" w:cs="Times New Roman"/>
                <w:sz w:val="36"/>
                <w:szCs w:val="24"/>
                <w:lang w:eastAsia="nb-NO"/>
              </w:rPr>
            </w:pPr>
            <w:r>
              <w:rPr>
                <w:rFonts w:ascii="Calibri" w:hAnsi="Calibri" w:eastAsia="Times New Roman" w:cs="Times New Roman"/>
                <w:kern w:val="24"/>
                <w:szCs w:val="17"/>
                <w:lang w:eastAsia="nb-NO"/>
              </w:rPr>
              <w:t>EESSI Pensjon-prosjektet har identifisert behovet for å</w:t>
            </w:r>
            <w:r w:rsidRPr="00971E52">
              <w:rPr>
                <w:rFonts w:ascii="Calibri" w:hAnsi="Calibri" w:eastAsia="Times New Roman" w:cs="Times New Roman"/>
                <w:kern w:val="24"/>
                <w:szCs w:val="17"/>
                <w:lang w:eastAsia="nb-NO"/>
              </w:rPr>
              <w:t xml:space="preserve"> diskutere </w:t>
            </w:r>
            <w:r>
              <w:rPr>
                <w:rFonts w:ascii="Calibri" w:hAnsi="Calibri" w:eastAsia="Times New Roman" w:cs="Times New Roman"/>
                <w:kern w:val="24"/>
                <w:szCs w:val="17"/>
                <w:lang w:eastAsia="nb-NO"/>
              </w:rPr>
              <w:t xml:space="preserve">hvordan NAV skal håndtere situasjoner hvor NAV </w:t>
            </w:r>
            <w:r w:rsidRPr="00971E52">
              <w:rPr>
                <w:rFonts w:ascii="Calibri" w:hAnsi="Calibri" w:eastAsia="Times New Roman" w:cs="Times New Roman"/>
                <w:kern w:val="24"/>
                <w:szCs w:val="17"/>
                <w:lang w:eastAsia="nb-NO"/>
              </w:rPr>
              <w:t>ikke har</w:t>
            </w:r>
            <w:r>
              <w:rPr>
                <w:rFonts w:ascii="Calibri" w:hAnsi="Calibri" w:eastAsia="Times New Roman" w:cs="Times New Roman"/>
                <w:kern w:val="24"/>
                <w:szCs w:val="17"/>
                <w:lang w:eastAsia="nb-NO"/>
              </w:rPr>
              <w:t xml:space="preserve"> søkers</w:t>
            </w:r>
            <w:r w:rsidRPr="00971E52">
              <w:rPr>
                <w:rFonts w:ascii="Calibri" w:hAnsi="Calibri" w:eastAsia="Times New Roman" w:cs="Times New Roman"/>
                <w:kern w:val="24"/>
                <w:szCs w:val="17"/>
                <w:lang w:eastAsia="nb-NO"/>
              </w:rPr>
              <w:t xml:space="preserve"> utenlandsk</w:t>
            </w:r>
            <w:r>
              <w:rPr>
                <w:rFonts w:ascii="Calibri" w:hAnsi="Calibri" w:eastAsia="Times New Roman" w:cs="Times New Roman"/>
                <w:kern w:val="24"/>
                <w:szCs w:val="17"/>
                <w:lang w:eastAsia="nb-NO"/>
              </w:rPr>
              <w:t>e</w:t>
            </w:r>
            <w:r w:rsidRPr="00971E52">
              <w:rPr>
                <w:rFonts w:ascii="Calibri" w:hAnsi="Calibri" w:eastAsia="Times New Roman" w:cs="Times New Roman"/>
                <w:kern w:val="24"/>
                <w:szCs w:val="17"/>
                <w:lang w:eastAsia="nb-NO"/>
              </w:rPr>
              <w:t xml:space="preserve"> adresse </w:t>
            </w:r>
            <w:r>
              <w:rPr>
                <w:rFonts w:ascii="Calibri" w:hAnsi="Calibri" w:eastAsia="Times New Roman" w:cs="Times New Roman"/>
                <w:kern w:val="24"/>
                <w:szCs w:val="17"/>
                <w:lang w:eastAsia="nb-NO"/>
              </w:rPr>
              <w:t>fordi denne er</w:t>
            </w:r>
            <w:r w:rsidRPr="00971E52">
              <w:rPr>
                <w:rFonts w:ascii="Calibri" w:hAnsi="Calibri" w:eastAsia="Times New Roman" w:cs="Times New Roman"/>
                <w:kern w:val="24"/>
                <w:szCs w:val="17"/>
                <w:lang w:eastAsia="nb-NO"/>
              </w:rPr>
              <w:t xml:space="preserve"> sperret </w:t>
            </w:r>
            <w:r>
              <w:rPr>
                <w:rFonts w:ascii="Calibri" w:hAnsi="Calibri" w:eastAsia="Times New Roman" w:cs="Times New Roman"/>
                <w:kern w:val="24"/>
                <w:szCs w:val="17"/>
                <w:lang w:eastAsia="nb-NO"/>
              </w:rPr>
              <w:t xml:space="preserve">i utlandet. NAV er nødt til å ha adressen til den registrerte for å kunne gjøre en utbetaling. Dette er en problemstilling som løftes til prosjekteier for videre håndtering, i og med at dette er en generell problemstilling i NAV som er relevant for flere andre fagsystemer.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4179F9" w:rsidR="00242C91" w:rsidP="008535CF" w:rsidRDefault="00242C91" w14:paraId="3C470222" w14:textId="39DD55A1">
            <w:r w:rsidRPr="00060956">
              <w:t xml:space="preserve">P9. «Utlevering av adresseinformasjon til </w:t>
            </w:r>
            <w:r>
              <w:t>personer</w:t>
            </w:r>
            <w:r w:rsidRPr="00060956">
              <w:t xml:space="preserve"> med adressesperring kode 7»</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0B29A500" w14:textId="361B2FC0">
            <w:r>
              <w:t>Personvernrådgiver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57ABB1E3" w14:textId="14F3B03A">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3B22CB" w:rsidRDefault="003B22CB" w14:paraId="70D436D7" w14:textId="5E329CEC">
            <w:r>
              <w:t xml:space="preserve">Det antas at risikoen for P9 ikke vil endres.  </w:t>
            </w:r>
          </w:p>
        </w:tc>
      </w:tr>
      <w:tr w:rsidRPr="004179F9" w:rsidR="00242C91" w:rsidTr="009033B0" w14:paraId="68DA8512" w14:textId="77777777">
        <w:trPr>
          <w:gridAfter w:val="1"/>
          <w:trHeight w:val="5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971E52" w:rsidR="00242C91" w:rsidP="00242C91" w:rsidRDefault="00242C91" w14:paraId="3FB0AC26" w14:textId="7DA802B0">
            <w:pPr>
              <w:spacing w:before="0" w:after="60" w:line="256" w:lineRule="auto"/>
              <w:jc w:val="center"/>
              <w:rPr>
                <w:rFonts w:ascii="Calibri" w:hAnsi="Calibri" w:eastAsia="Times New Roman" w:cs="Times New Roman"/>
                <w:kern w:val="24"/>
                <w:szCs w:val="17"/>
                <w:lang w:eastAsia="nb-NO"/>
              </w:rPr>
            </w:pPr>
            <w:r>
              <w:rPr>
                <w:rFonts w:ascii="Calibri" w:hAnsi="Calibri" w:eastAsia="Times New Roman" w:cs="Times New Roman"/>
                <w:kern w:val="24"/>
                <w:szCs w:val="17"/>
                <w:lang w:eastAsia="nb-NO"/>
              </w:rPr>
              <w:t>17</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75725" w:rsidR="00475725" w:rsidP="00475725" w:rsidRDefault="00475725" w14:paraId="1249A232" w14:textId="77777777">
            <w:pPr>
              <w:spacing w:line="257" w:lineRule="auto"/>
              <w:rPr>
                <w:rFonts w:ascii="Calibri" w:hAnsi="Calibri" w:eastAsia="Times New Roman" w:cs="Times New Roman"/>
                <w:b/>
                <w:kern w:val="24"/>
                <w:szCs w:val="17"/>
                <w:lang w:eastAsia="nb-NO"/>
              </w:rPr>
            </w:pPr>
            <w:r w:rsidRPr="00475725">
              <w:rPr>
                <w:rFonts w:ascii="Calibri" w:hAnsi="Calibri" w:eastAsia="Times New Roman" w:cs="Times New Roman"/>
                <w:b/>
                <w:kern w:val="24"/>
                <w:szCs w:val="17"/>
                <w:lang w:eastAsia="nb-NO"/>
              </w:rPr>
              <w:t>Fastsetting av én avsenderadresse for personer som lever på kode 7</w:t>
            </w:r>
          </w:p>
          <w:p w:rsidRPr="00971E52" w:rsidR="00242C91" w:rsidP="003B22CB" w:rsidRDefault="00242C91" w14:paraId="73343D56" w14:textId="055EFCB7">
            <w:pPr>
              <w:spacing w:before="0" w:after="60" w:line="256" w:lineRule="auto"/>
              <w:rPr>
                <w:rFonts w:ascii="Calibri" w:hAnsi="Calibri" w:eastAsia="Times New Roman" w:cs="Times New Roman"/>
                <w:kern w:val="24"/>
                <w:szCs w:val="17"/>
                <w:lang w:eastAsia="nb-NO"/>
              </w:rPr>
            </w:pPr>
            <w:r w:rsidRPr="00971E52">
              <w:rPr>
                <w:rFonts w:ascii="Calibri" w:hAnsi="Calibri" w:eastAsia="Times New Roman" w:cs="Times New Roman"/>
                <w:kern w:val="24"/>
                <w:szCs w:val="17"/>
                <w:lang w:eastAsia="nb-NO"/>
              </w:rPr>
              <w:t xml:space="preserve">Det må tas stilling til hvordan adressen til </w:t>
            </w:r>
            <w:r>
              <w:rPr>
                <w:rFonts w:ascii="Calibri" w:hAnsi="Calibri" w:eastAsia="Times New Roman" w:cs="Times New Roman"/>
                <w:kern w:val="24"/>
                <w:szCs w:val="17"/>
                <w:lang w:eastAsia="nb-NO"/>
              </w:rPr>
              <w:t>personer</w:t>
            </w:r>
            <w:r w:rsidRPr="00971E52">
              <w:rPr>
                <w:rFonts w:ascii="Calibri" w:hAnsi="Calibri" w:eastAsia="Times New Roman" w:cs="Times New Roman"/>
                <w:kern w:val="24"/>
                <w:szCs w:val="17"/>
                <w:lang w:eastAsia="nb-NO"/>
              </w:rPr>
              <w:t xml:space="preserve"> som har adressesperring kode 7 skal behandles i </w:t>
            </w:r>
            <w:proofErr w:type="spellStart"/>
            <w:r w:rsidRPr="00971E52">
              <w:rPr>
                <w:rFonts w:ascii="Calibri" w:hAnsi="Calibri" w:eastAsia="Times New Roman" w:cs="Times New Roman"/>
                <w:kern w:val="24"/>
                <w:szCs w:val="17"/>
                <w:lang w:eastAsia="nb-NO"/>
              </w:rPr>
              <w:t>SEDene</w:t>
            </w:r>
            <w:proofErr w:type="spellEnd"/>
            <w:r w:rsidRPr="00971E52">
              <w:rPr>
                <w:rFonts w:ascii="Calibri" w:hAnsi="Calibri" w:eastAsia="Times New Roman" w:cs="Times New Roman"/>
                <w:kern w:val="24"/>
                <w:szCs w:val="17"/>
                <w:lang w:eastAsia="nb-NO"/>
              </w:rPr>
              <w:t xml:space="preserve"> – om det er adgang til å sende adresseopplysningene til utenlandske trygdemyndigheter, og hvordan dette eventuelt kan løses. Dette kan løses ved at Norge </w:t>
            </w:r>
            <w:proofErr w:type="gramStart"/>
            <w:r w:rsidRPr="00971E52">
              <w:rPr>
                <w:rFonts w:ascii="Calibri" w:hAnsi="Calibri" w:eastAsia="Times New Roman" w:cs="Times New Roman"/>
                <w:kern w:val="24"/>
                <w:szCs w:val="17"/>
                <w:lang w:eastAsia="nb-NO"/>
              </w:rPr>
              <w:t>overhode</w:t>
            </w:r>
            <w:proofErr w:type="gramEnd"/>
            <w:r w:rsidRPr="00971E52">
              <w:rPr>
                <w:rFonts w:ascii="Calibri" w:hAnsi="Calibri" w:eastAsia="Times New Roman" w:cs="Times New Roman"/>
                <w:kern w:val="24"/>
                <w:szCs w:val="17"/>
                <w:lang w:eastAsia="nb-NO"/>
              </w:rPr>
              <w:t xml:space="preserve"> ikke skal sende ut adresseopplysningene til </w:t>
            </w:r>
            <w:r>
              <w:rPr>
                <w:rFonts w:ascii="Calibri" w:hAnsi="Calibri" w:eastAsia="Times New Roman" w:cs="Times New Roman"/>
                <w:kern w:val="24"/>
                <w:szCs w:val="17"/>
                <w:lang w:eastAsia="nb-NO"/>
              </w:rPr>
              <w:t>personer</w:t>
            </w:r>
            <w:r w:rsidRPr="00971E52">
              <w:rPr>
                <w:rFonts w:ascii="Calibri" w:hAnsi="Calibri" w:eastAsia="Times New Roman" w:cs="Times New Roman"/>
                <w:kern w:val="24"/>
                <w:szCs w:val="17"/>
                <w:lang w:eastAsia="nb-NO"/>
              </w:rPr>
              <w:t xml:space="preserve"> som bor på kode 7 til utenlandske trygdemyndigheter, eller oversende adressen til Kripos (som håndterer blant annet adressesperring kode 7).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060956" w:rsidR="00242C91" w:rsidP="008535CF" w:rsidRDefault="00242C91" w14:paraId="362204F4" w14:textId="180DED86">
            <w:r w:rsidRPr="00060956">
              <w:t xml:space="preserve">P9. «Utlevering av adresseinformasjon til </w:t>
            </w:r>
            <w:r>
              <w:t>personer</w:t>
            </w:r>
            <w:r w:rsidRPr="00060956">
              <w:t xml:space="preserve"> med adressesperring kode 7»</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5224D018" w14:textId="5002832B">
            <w:r>
              <w:t>Personvernrådgiver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242C91" w:rsidP="008535CF" w:rsidRDefault="00242C91" w14:paraId="694FFF2F" w14:textId="5160EBAB">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3B22CB" w:rsidRDefault="003B22CB" w14:paraId="3CFD9F71" w14:textId="5EF558DD">
            <w:r>
              <w:t xml:space="preserve">Det antas at risikoen for P9 ikke vil endres.  </w:t>
            </w:r>
          </w:p>
        </w:tc>
      </w:tr>
      <w:tr w:rsidRPr="004179F9" w:rsidR="00242C91" w:rsidTr="009033B0" w14:paraId="79D49F54" w14:textId="77777777">
        <w:trPr>
          <w:gridAfter w:val="1"/>
          <w:trHeight w:val="1113"/>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677A57" w:rsidR="00242C91" w:rsidP="00242C91" w:rsidRDefault="00242C91" w14:paraId="7767C8E7" w14:textId="317C0490">
            <w:pPr>
              <w:jc w:val="center"/>
            </w:pPr>
            <w:r>
              <w:t>18</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C30246" w:rsidR="00C30246" w:rsidP="002D1518" w:rsidRDefault="00C30246" w14:paraId="1275E838" w14:textId="505A691C">
            <w:pPr>
              <w:rPr>
                <w:b/>
              </w:rPr>
            </w:pPr>
            <w:r w:rsidRPr="00C30246">
              <w:rPr>
                <w:b/>
              </w:rPr>
              <w:t>Fastsette sletteregler for S3-databasene</w:t>
            </w:r>
          </w:p>
          <w:p w:rsidR="00242C91" w:rsidP="002D1518" w:rsidRDefault="00242C91" w14:paraId="4D66B59A" w14:textId="77C90F95">
            <w:r w:rsidRPr="00677A57">
              <w:t>Det skal fastsettes sletteregler for S3-databasene</w:t>
            </w:r>
            <w:r>
              <w:t xml:space="preserve"> i EESSI Pensjon</w:t>
            </w:r>
            <w:r w:rsidRPr="00677A57">
              <w:t>.</w:t>
            </w:r>
            <w:r>
              <w:t xml:space="preserve"> I tillegg skal funksjonalitet utarbeides for å gjøre sletting fra databasene mulig. Dette tiltaket innebærer at det</w:t>
            </w:r>
            <w:r w:rsidRPr="00677A57">
              <w:t xml:space="preserve"> </w:t>
            </w:r>
            <w:r>
              <w:t>skal gjøres</w:t>
            </w:r>
            <w:r w:rsidRPr="00677A57">
              <w:t xml:space="preserve"> en behovsvurdering av hvor lenge det er nødvendig å lagre disse personopplysningene. Det er et behov for å kunne regenerere opplysningene ved feil, og det er derfor </w:t>
            </w:r>
            <w:r>
              <w:t xml:space="preserve">også nødvendig </w:t>
            </w:r>
            <w:r w:rsidRPr="00677A57">
              <w:t>å kunne lagre opplysningene i S3-databasen i en tidsperiode etter at søker har se</w:t>
            </w:r>
            <w:r>
              <w:t xml:space="preserve">ndt inn opplysningene til NAV. </w:t>
            </w:r>
          </w:p>
          <w:p w:rsidRPr="002D1518" w:rsidR="00242C91" w:rsidP="005A6799" w:rsidRDefault="00242C91" w14:paraId="611675EC" w14:textId="4C03A374">
            <w:r>
              <w:t>Dette er et tiltak som også kan virke sannsynlighetsreduserende</w:t>
            </w:r>
            <w:r w:rsidRPr="00677A57">
              <w:t xml:space="preserve"> </w:t>
            </w:r>
            <w:r>
              <w:t xml:space="preserve">på personvernscenario P15, </w:t>
            </w:r>
            <w:r w:rsidRPr="00677A57">
              <w:t xml:space="preserve">at personopplysningene i S3-databasen </w:t>
            </w:r>
            <w:r>
              <w:t xml:space="preserve">kun lagres der i en midlertidig tidsperiode.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Del="00D45FA0" w:rsidP="008535CF" w:rsidRDefault="00242C91" w14:paraId="6279EF4A" w14:textId="1A3F37D7">
            <w:pPr>
              <w:rPr>
                <w:del w:author="Støylen, Mari" w:date="2021-05-03T14:12:00Z" w:id="321"/>
              </w:rPr>
            </w:pPr>
            <w:del w:author="Støylen, Mari" w:date="2021-05-03T14:12:00Z" w:id="322">
              <w:r w:rsidRPr="00060956" w:rsidDel="00D45FA0">
                <w:delText>P10. «</w:delText>
              </w:r>
              <w:r w:rsidDel="00D45FA0" w:rsidR="002823DF">
                <w:delText>L</w:delText>
              </w:r>
              <w:r w:rsidRPr="00060956" w:rsidDel="00D45FA0">
                <w:delText>agring ut over det som er formålet med behandlingen»</w:delText>
              </w:r>
            </w:del>
          </w:p>
          <w:p w:rsidRPr="004179F9" w:rsidR="00242C91" w:rsidP="008535CF" w:rsidRDefault="00242C91" w14:paraId="35B6D965" w14:textId="7ADDE01E">
            <w:r w:rsidRPr="00060956">
              <w:t>P15. «Større mengder personopplysninger på avveie»</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42BEB86E" w14:textId="3312102F">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29B62B67" w14:textId="63BC5CF0">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3B22CB" w:rsidDel="007C2947" w:rsidP="003B22CB" w:rsidRDefault="003B22CB" w14:paraId="0AAB4548" w14:textId="3B18B181">
            <w:pPr>
              <w:rPr>
                <w:del w:author="Støylen, Mari" w:date="2021-05-03T14:13:00Z" w:id="323"/>
              </w:rPr>
            </w:pPr>
            <w:del w:author="Støylen, Mari" w:date="2021-05-03T14:13:00Z" w:id="324">
              <w:r w:rsidRPr="003B22CB" w:rsidDel="007C2947">
                <w:delText>Det antas at sannsynlighetsnivået til P1</w:delText>
              </w:r>
              <w:r w:rsidDel="007C2947">
                <w:delText>0 kan senkes til nivå 1</w:delText>
              </w:r>
              <w:r w:rsidRPr="003B22CB" w:rsidDel="007C2947">
                <w:delText xml:space="preserve"> etter at tiltaket er implementert.</w:delText>
              </w:r>
            </w:del>
          </w:p>
          <w:p w:rsidRPr="004179F9" w:rsidR="00242C91" w:rsidP="003B22CB" w:rsidRDefault="003B22CB" w14:paraId="4CABE748" w14:textId="5B3490FE">
            <w:r>
              <w:t xml:space="preserve">Det antas at risikoen for P15 ikke vil endres.  </w:t>
            </w:r>
          </w:p>
        </w:tc>
      </w:tr>
      <w:tr w:rsidRPr="004179F9" w:rsidR="00242C91" w:rsidDel="002028B2" w:rsidTr="009033B0" w14:paraId="1BF0A20C" w14:textId="7F094CA0">
        <w:trPr>
          <w:gridBefore w:val="1"/>
          <w:trHeight w:val="52"/>
          <w:del w:author="Støylen, Mari" w:date="2021-05-03T15:37:00Z" w:id="325"/>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677A57" w:rsidR="00242C91" w:rsidDel="002028B2" w:rsidP="00242C91" w:rsidRDefault="00242C91" w14:paraId="21AB7F65" w14:textId="36EF9E29">
            <w:pPr>
              <w:jc w:val="center"/>
              <w:rPr>
                <w:del w:author="Støylen, Mari" w:date="2021-05-03T15:37:00Z" w:id="326"/>
              </w:rPr>
            </w:pPr>
            <w:del w:author="Støylen, Mari" w:date="2021-05-03T15:37:00Z" w:id="327">
              <w:r w:rsidRPr="009F0C90" w:rsidDel="002028B2">
                <w:rPr>
                  <w:highlight w:val="yellow"/>
                  <w:rPrChange w:author="Støylen, Mari" w:date="2021-05-03T15:11:00Z" w:id="328">
                    <w:rPr/>
                  </w:rPrChange>
                </w:rPr>
                <w:delText>19</w:delText>
              </w:r>
            </w:del>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C30246" w:rsidR="00C30246" w:rsidDel="002028B2" w:rsidP="00677A57" w:rsidRDefault="00C30246" w14:paraId="377F3CED" w14:textId="2BDA7102">
            <w:pPr>
              <w:rPr>
                <w:del w:author="Støylen, Mari" w:date="2021-05-03T15:37:00Z" w:id="329"/>
                <w:b/>
              </w:rPr>
            </w:pPr>
            <w:del w:author="Støylen, Mari" w:date="2021-05-03T15:37:00Z" w:id="330">
              <w:r w:rsidRPr="00C30246" w:rsidDel="002028B2">
                <w:rPr>
                  <w:b/>
                </w:rPr>
                <w:delText>Evaluering av hvordan personopplysninger struktureres i SEDene</w:delText>
              </w:r>
            </w:del>
          </w:p>
          <w:p w:rsidRPr="00677A57" w:rsidR="00242C91" w:rsidDel="002028B2" w:rsidP="00677A57" w:rsidRDefault="00242C91" w14:paraId="1BE44F6E" w14:textId="04B38D82">
            <w:pPr>
              <w:rPr>
                <w:del w:author="Støylen, Mari" w:date="2021-05-03T15:37:00Z" w:id="331"/>
              </w:rPr>
            </w:pPr>
            <w:del w:author="Støylen, Mari" w:date="2021-05-03T15:37:00Z" w:id="332">
              <w:r w:rsidRPr="00677A57" w:rsidDel="002028B2">
                <w:delText xml:space="preserve">Ved utforming av SEDene er det i størst mulig grad brukt strukturert informasjon. Dette er et tiltak som skal redusere risikoen for at det samles inn flere opplysninger enn det som er nødvendig for å oppnå formålet med behandlingen. Imidlertid finnes det også fritekstfelter og vedleggsfunksjonalitet i SEDene. Dette er en svakhet som søkes </w:delText>
              </w:r>
              <w:r w:rsidRPr="00677A57" w:rsidDel="002028B2">
                <w:delText xml:space="preserve">redusert ved at EESSI inneholder egne SEDer som skal brukes til å etterspørre mer informasjon fra avsenderlandet eller for å rette feil informasjon. </w:delText>
              </w:r>
            </w:del>
          </w:p>
          <w:p w:rsidRPr="004179F9" w:rsidR="00242C91" w:rsidDel="002028B2" w:rsidP="008535CF" w:rsidRDefault="00242C91" w14:paraId="0BB3AB46" w14:textId="5B004F2E">
            <w:pPr>
              <w:rPr>
                <w:del w:author="Støylen, Mari" w:date="2021-05-03T15:37:00Z" w:id="333"/>
              </w:rPr>
            </w:pPr>
            <w:del w:author="Støylen, Mari" w:date="2021-05-03T15:37:00Z" w:id="334">
              <w:r w:rsidRPr="00677A57" w:rsidDel="002028B2">
                <w:delText>Et mulig tiltak er å evaluere bruk av fritekstfeltene, og på sikt arbeide med øvrige land i EØS for å strukturere ustrukturert informasjon. Imidlertid vil det nok være urealistisk</w:delText>
              </w:r>
              <w:r w:rsidDel="002028B2">
                <w:delText xml:space="preserve"> å fjerne alle fritekstfelter. </w:delText>
              </w:r>
            </w:del>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Del="002028B2" w:rsidP="008535CF" w:rsidRDefault="00242C91" w14:paraId="7F584F98" w14:textId="76F65A60">
            <w:pPr>
              <w:rPr>
                <w:del w:author="Støylen, Mari" w:date="2021-05-03T15:37:00Z" w:id="335"/>
              </w:rPr>
            </w:pPr>
            <w:del w:author="Støylen, Mari" w:date="2021-05-03T15:37:00Z" w:id="336">
              <w:r w:rsidRPr="00060956" w:rsidDel="002028B2">
                <w:delText>P11. «Behandling av personopplysninger uten rettslig grunnlag i selvbetjeningens fritekstfelt»</w:delText>
              </w:r>
            </w:del>
          </w:p>
          <w:p w:rsidRPr="004179F9" w:rsidR="00242C91" w:rsidDel="002028B2" w:rsidP="008535CF" w:rsidRDefault="00242C91" w14:paraId="06BE4F16" w14:textId="63F60D95">
            <w:pPr>
              <w:rPr>
                <w:del w:author="Støylen, Mari" w:date="2021-05-03T15:37:00Z" w:id="337"/>
              </w:rPr>
            </w:pP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Del="002028B2" w:rsidP="008535CF" w:rsidRDefault="00242C91" w14:paraId="4DECAA60" w14:textId="0A086063">
            <w:pPr>
              <w:rPr>
                <w:del w:author="Støylen, Mari" w:date="2021-05-03T15:37:00Z" w:id="338"/>
              </w:rPr>
            </w:pPr>
            <w:del w:author="Støylen, Mari" w:date="2021-05-03T15:37:00Z" w:id="339">
              <w:r w:rsidRPr="00866A72" w:rsidDel="002028B2">
                <w:delText>Produkteier</w:delText>
              </w:r>
            </w:del>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Del="002028B2" w:rsidP="008349FF" w:rsidRDefault="00D62F7F" w14:paraId="0B51053C" w14:textId="7E48EACE">
            <w:pPr>
              <w:rPr>
                <w:del w:author="Støylen, Mari" w:date="2021-05-03T15:37:00Z" w:id="340"/>
              </w:rPr>
            </w:pPr>
            <w:del w:author="Støylen, Mari" w:date="2021-05-03T15:37:00Z" w:id="341">
              <w:r w:rsidDel="002028B2">
                <w:delText xml:space="preserve">Våren 2020 / </w:delText>
              </w:r>
              <w:r w:rsidDel="002028B2" w:rsidR="009033B0">
                <w:delText xml:space="preserve"> </w:delText>
              </w:r>
              <w:r w:rsidDel="002028B2" w:rsidR="00242C91">
                <w:delText>29.02.20</w:delText>
              </w:r>
            </w:del>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Del="002028B2" w:rsidP="003B22CB" w:rsidRDefault="003B22CB" w14:paraId="3E4298E7" w14:textId="2B733D74">
            <w:pPr>
              <w:rPr>
                <w:del w:author="Støylen, Mari" w:date="2021-05-03T15:37:00Z" w:id="342"/>
              </w:rPr>
            </w:pPr>
            <w:del w:author="Støylen, Mari" w:date="2021-05-03T15:37:00Z" w:id="343">
              <w:r w:rsidRPr="003B22CB" w:rsidDel="002028B2">
                <w:delText>Det antas at sannsynlighetsnivået til P1</w:delText>
              </w:r>
              <w:r w:rsidDel="002028B2">
                <w:delText>1 kan senkes til nivå 3</w:delText>
              </w:r>
              <w:r w:rsidRPr="003B22CB" w:rsidDel="002028B2">
                <w:delText xml:space="preserve"> etter at tiltaket er implementert.</w:delText>
              </w:r>
            </w:del>
          </w:p>
        </w:tc>
      </w:tr>
      <w:tr w:rsidRPr="004179F9" w:rsidR="00242C91" w:rsidTr="009033B0" w14:paraId="50A72C62" w14:textId="77777777">
        <w:trPr>
          <w:gridAfter w:val="1"/>
          <w:trHeight w:val="2081"/>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00242C91" w:rsidP="00242C91" w:rsidRDefault="00781514" w14:paraId="63D952BB" w14:textId="7523B617">
            <w:pPr>
              <w:jc w:val="center"/>
            </w:pPr>
            <w:r>
              <w:t>20</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C30246" w:rsidR="00C30246" w:rsidP="00866A72" w:rsidRDefault="00C30246" w14:paraId="6DDA03D8" w14:textId="5FD258E6">
            <w:pPr>
              <w:rPr>
                <w:b/>
              </w:rPr>
            </w:pPr>
            <w:r w:rsidRPr="00C30246">
              <w:rPr>
                <w:b/>
              </w:rPr>
              <w:t>Endring av manuelle rutiner for å informere den registrerte</w:t>
            </w:r>
          </w:p>
          <w:p w:rsidR="00242C91" w:rsidP="00866A72" w:rsidRDefault="00242C91" w14:paraId="42112A39" w14:textId="4B42FC64">
            <w:r>
              <w:t>EESSI Pensjon</w:t>
            </w:r>
            <w:r w:rsidRPr="00677A57">
              <w:t xml:space="preserve"> har besluttet å utarbeide en standardtekst om personopplysninger som inntas i det første brevet som sendes til brukeren. Teksten bør bestå av en standardtekst og de vanligste eksempler på behandlinger av personopplysninger, herunder informasjon om at hvert enkelt land vil be om egne opplysninger, og at NAV vil ta kontakt med bruker om vi må hente inn opplysninger som NAV ikke har. Det antas at NAV ikke bør informere bruker hver eneste gang personopplysninger utleveres, da dette vil kunne oppleves som spamming. Prosjektet må bestille en t</w:t>
            </w:r>
            <w:r>
              <w:t xml:space="preserve">ekstlig endring fra Pesys og </w:t>
            </w:r>
            <w:proofErr w:type="gramStart"/>
            <w:r>
              <w:t xml:space="preserve">et </w:t>
            </w:r>
            <w:r w:rsidRPr="00677A57">
              <w:t>parameter</w:t>
            </w:r>
            <w:proofErr w:type="gramEnd"/>
            <w:r w:rsidRPr="00677A57">
              <w:t xml:space="preserve"> fra Pesys</w:t>
            </w:r>
            <w:r>
              <w:t>.</w:t>
            </w:r>
            <w:r w:rsidRPr="00677A57">
              <w:t xml:space="preserve"> </w:t>
            </w:r>
          </w:p>
          <w:p w:rsidR="00242C91" w:rsidP="00866A72" w:rsidRDefault="00242C91" w14:paraId="00BF5496" w14:textId="77777777">
            <w:r w:rsidRPr="00677A57">
              <w:t xml:space="preserve">Dette bør i første omgang gjøres som en endring i </w:t>
            </w:r>
            <w:proofErr w:type="spellStart"/>
            <w:r w:rsidRPr="00677A57">
              <w:t>NAVs</w:t>
            </w:r>
            <w:proofErr w:type="spellEnd"/>
            <w:r w:rsidRPr="00677A57">
              <w:t xml:space="preserve"> manuelle rutiner</w:t>
            </w:r>
            <w:r>
              <w:t xml:space="preserve">. </w:t>
            </w:r>
          </w:p>
          <w:p w:rsidRPr="004179F9" w:rsidR="00242C91" w:rsidP="00866A72" w:rsidRDefault="00242C91" w14:paraId="35C9BAFA" w14:textId="7560AA2B">
            <w:r>
              <w:t>D</w:t>
            </w:r>
            <w:r w:rsidRPr="00677A57">
              <w:t>et er noe usikkerhet knyttet til den praktiske implementeringen av dette</w:t>
            </w:r>
            <w:r>
              <w:t xml:space="preserve"> tiltaket, det vil si hvor lang tid og hvor mange ressurser iverksettingen av dette tiltaket vil ha.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4179F9" w:rsidR="00242C91" w:rsidP="008535CF" w:rsidRDefault="00242C91" w14:paraId="1716D600" w14:textId="1CEA9E8F">
            <w:r w:rsidRPr="00060956">
              <w:t>P12. «Risiko for at den registrerte ikke blir informert om behandlingen»</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621C74EC" w14:textId="1F32981A">
            <w:r w:rsidRPr="00866A72">
              <w:t>Produkteier med innspill fra Personvernrådgiver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8535CF" w:rsidRDefault="00242C91" w14:paraId="78BE610A" w14:textId="3E609E8D">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242C91" w:rsidP="003B22CB" w:rsidRDefault="003B22CB" w14:paraId="3A9DBEA2" w14:textId="77FACC73">
            <w:r w:rsidRPr="003B22CB">
              <w:t>Det antas at sannsynlighetsnivået til P1</w:t>
            </w:r>
            <w:r>
              <w:t>2 kan senkes til nivå 2</w:t>
            </w:r>
            <w:r w:rsidRPr="003B22CB">
              <w:t xml:space="preserve"> etter at tiltaket er </w:t>
            </w:r>
            <w:proofErr w:type="gramStart"/>
            <w:r w:rsidRPr="003B22CB">
              <w:t>implementert</w:t>
            </w:r>
            <w:proofErr w:type="gramEnd"/>
            <w:r w:rsidRPr="003B22CB">
              <w:t>.</w:t>
            </w:r>
          </w:p>
        </w:tc>
      </w:tr>
      <w:tr w:rsidRPr="004179F9" w:rsidR="003B22CB" w:rsidTr="006A4054" w14:paraId="7EB8795D" w14:textId="77777777">
        <w:tblPrEx>
          <w:tblW w:w="14125" w:type="dxa"/>
          <w:tblInd w:w="-103" w:type="dxa"/>
          <w:tblLayout w:type="fixed"/>
          <w:tblCellMar>
            <w:left w:w="0" w:type="dxa"/>
            <w:right w:w="0" w:type="dxa"/>
          </w:tblCellMar>
          <w:tblLook w:val="0600" w:firstRow="0" w:lastRow="0" w:firstColumn="0" w:lastColumn="0" w:noHBand="1" w:noVBand="1"/>
          <w:tblPrExChange w:author="Støylen, Mari" w:date="2021-05-04T10:08:00Z" w:id="344">
            <w:tblPrEx>
              <w:tblW w:w="14125" w:type="dxa"/>
              <w:tblInd w:w="-103" w:type="dxa"/>
              <w:tblLayout w:type="fixed"/>
              <w:tblCellMar>
                <w:left w:w="0" w:type="dxa"/>
                <w:right w:w="0" w:type="dxa"/>
              </w:tblCellMar>
              <w:tblLook w:val="0600" w:firstRow="0" w:lastRow="0" w:firstColumn="0" w:lastColumn="0" w:noHBand="1" w:noVBand="1"/>
            </w:tblPrEx>
          </w:tblPrExChange>
        </w:tblPrEx>
        <w:trPr>
          <w:gridAfter w:val="1"/>
          <w:trHeight w:val="817"/>
          <w:trPrChange w:author="Støylen, Mari" w:date="2021-05-04T10:08:00Z" w:id="345">
            <w:trPr>
              <w:gridBefore w:val="2"/>
              <w:trHeight w:val="2081"/>
            </w:trPr>
          </w:trPrChange>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Change w:author="Støylen, Mari" w:date="2021-05-04T10:08:00Z" w:id="346">
              <w:tcPr>
                <w:tcW w:w="529" w:type="dxa"/>
                <w:gridSpan w:val="3"/>
                <w:tcBorders>
                  <w:top w:val="single" w:color="FFFFFF" w:sz="8" w:space="0"/>
                  <w:left w:val="single" w:color="FFFFFF" w:sz="8" w:space="0"/>
                  <w:bottom w:val="single" w:color="FFFFFF" w:sz="8" w:space="0"/>
                  <w:right w:val="single" w:color="FFFFFF" w:sz="8" w:space="0"/>
                </w:tcBorders>
                <w:shd w:val="clear" w:color="auto" w:fill="EFEFEF"/>
              </w:tcPr>
            </w:tcPrChange>
          </w:tcPr>
          <w:p w:rsidRPr="00677A57" w:rsidR="003B22CB" w:rsidP="00242C91" w:rsidRDefault="00781514" w14:paraId="11682A29" w14:textId="1096AD15">
            <w:pPr>
              <w:jc w:val="center"/>
            </w:pPr>
            <w:r>
              <w:t>21</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Change w:author="Støylen, Mari" w:date="2021-05-04T10:08:00Z" w:id="347">
              <w:tcPr>
                <w:tcW w:w="6462" w:type="dxa"/>
                <w:gridSpan w:val="3"/>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tcPrChange>
          </w:tcPr>
          <w:p w:rsidRPr="00C30246" w:rsidR="00C30246" w:rsidP="00677A57" w:rsidRDefault="00C30246" w14:paraId="23A94AE5" w14:textId="30AAF6C7">
            <w:pPr>
              <w:rPr>
                <w:b/>
              </w:rPr>
            </w:pPr>
            <w:r w:rsidRPr="00C30246">
              <w:rPr>
                <w:b/>
              </w:rPr>
              <w:t xml:space="preserve">Mulig endring av opplysninger som legges ut på </w:t>
            </w:r>
            <w:proofErr w:type="spellStart"/>
            <w:r w:rsidRPr="00C30246">
              <w:rPr>
                <w:b/>
              </w:rPr>
              <w:t>DittNAV</w:t>
            </w:r>
            <w:proofErr w:type="spellEnd"/>
          </w:p>
          <w:p w:rsidRPr="00677A57" w:rsidR="003B22CB" w:rsidP="00677A57" w:rsidRDefault="003B22CB" w14:paraId="6F68D42A" w14:textId="2347B7F0">
            <w:r w:rsidRPr="00677A57">
              <w:t xml:space="preserve">Prosjektet ønsker også å løfte opp en problemstilling knyttet til </w:t>
            </w:r>
            <w:proofErr w:type="spellStart"/>
            <w:r w:rsidRPr="00677A57">
              <w:t>DittNAV</w:t>
            </w:r>
            <w:proofErr w:type="spellEnd"/>
            <w:r w:rsidRPr="00677A57">
              <w:t xml:space="preserve">. Intervjuer med de registrerte har vist at de antar at alle opplysninger de har krav på ligger på </w:t>
            </w:r>
            <w:proofErr w:type="spellStart"/>
            <w:r w:rsidRPr="00677A57">
              <w:t>DittNAV</w:t>
            </w:r>
            <w:proofErr w:type="spellEnd"/>
            <w:r w:rsidRPr="00677A57">
              <w:t xml:space="preserve">, og at de ikke har noe </w:t>
            </w:r>
            <w:r w:rsidRPr="00677A57">
              <w:t xml:space="preserve">forhold til at de må søke innsyn etter offentlighetsloven eller personopplysningsloven dersom de ønsker fullstendig innsyn i alle personopplysningene som NAV behandler om vedkommende. Prosjektet mener at NAV bør utbedre </w:t>
            </w:r>
            <w:proofErr w:type="spellStart"/>
            <w:r w:rsidRPr="00677A57">
              <w:t>DittNAV</w:t>
            </w:r>
            <w:proofErr w:type="spellEnd"/>
            <w:r w:rsidRPr="00677A57">
              <w:t xml:space="preserve"> slik at tjenesten inneholder alle de dokumentene som den registrerte kan ha innsyn i, uavhengig av hvilket regelverk som er hjemmelen. </w:t>
            </w:r>
            <w:proofErr w:type="spellStart"/>
            <w:r w:rsidRPr="00677A57">
              <w:t>DittNAV</w:t>
            </w:r>
            <w:proofErr w:type="spellEnd"/>
            <w:r w:rsidRPr="00677A57">
              <w:t xml:space="preserve"> er en fellestjeneste, og en endring krever en beslutning på et høyere nivå enn prosjektet. Prosjektet ber prosjekteier ta stilling til om dette er en problemstilling som bør løftes opp på et høyere nivå</w:t>
            </w:r>
            <w:r>
              <w:t xml:space="preserve"> i NAV</w:t>
            </w:r>
            <w:r w:rsidRPr="00677A57">
              <w:t>.</w:t>
            </w:r>
            <w:r>
              <w:t xml:space="preserve">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Change w:author="Støylen, Mari" w:date="2021-05-04T10:08:00Z" w:id="348">
              <w:tcPr>
                <w:tcW w:w="2166" w:type="dxa"/>
                <w:gridSpan w:val="3"/>
                <w:tcBorders>
                  <w:top w:val="single" w:color="FFFFFF" w:sz="8" w:space="0"/>
                  <w:left w:val="single" w:color="FFFFFF" w:sz="8" w:space="0"/>
                  <w:bottom w:val="single" w:color="FFFFFF" w:sz="8" w:space="0"/>
                  <w:right w:val="single" w:color="FFFFFF" w:sz="8" w:space="0"/>
                </w:tcBorders>
                <w:shd w:val="clear" w:color="auto" w:fill="EFEFEF"/>
              </w:tcPr>
            </w:tcPrChange>
          </w:tcPr>
          <w:p w:rsidRPr="00060956" w:rsidR="003B22CB" w:rsidP="008535CF" w:rsidRDefault="003B22CB" w14:paraId="23A03E3B" w14:textId="51AA6B79">
            <w:r w:rsidRPr="00060956">
              <w:t>P12. «Risiko for at den registrerte ikke blir informert om behandlingen»</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Change w:author="Støylen, Mari" w:date="2021-05-04T10:08:00Z" w:id="349">
              <w:tcPr>
                <w:tcW w:w="1588" w:type="dxa"/>
                <w:gridSpan w:val="3"/>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tcPrChange>
          </w:tcPr>
          <w:p w:rsidRPr="004179F9" w:rsidR="003B22CB" w:rsidP="008535CF" w:rsidRDefault="003B22CB" w14:paraId="5580115C" w14:textId="3E40E045">
            <w:r w:rsidRPr="00866A72">
              <w:t>Personvern</w:t>
            </w:r>
            <w:r>
              <w:t>-</w:t>
            </w:r>
            <w:r w:rsidRPr="00866A72">
              <w:t>rådgiver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Change w:author="Støylen, Mari" w:date="2021-05-04T10:08:00Z" w:id="350">
              <w:tcPr>
                <w:tcW w:w="708" w:type="dxa"/>
                <w:gridSpan w:val="3"/>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tcPrChange>
          </w:tcPr>
          <w:p w:rsidR="003B22CB" w:rsidP="008535CF" w:rsidRDefault="003B22CB" w14:paraId="2D26CB8B" w14:textId="6A506923">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Change w:author="Støylen, Mari" w:date="2021-05-04T10:08:00Z" w:id="351">
              <w:tcPr>
                <w:tcW w:w="2672" w:type="dxa"/>
                <w:gridSpan w:val="3"/>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tcPrChange>
          </w:tcPr>
          <w:p w:rsidRPr="004179F9" w:rsidR="003B22CB" w:rsidP="008535CF" w:rsidRDefault="003B22CB" w14:paraId="445B5429" w14:textId="56EB88E3">
            <w:r w:rsidRPr="003B22CB">
              <w:t>Det antas at sannsynlighetsnivået til P1</w:t>
            </w:r>
            <w:r>
              <w:t>2 kan senkes til nivå 2</w:t>
            </w:r>
            <w:r w:rsidRPr="003B22CB">
              <w:t xml:space="preserve"> etter at tiltaket er </w:t>
            </w:r>
            <w:proofErr w:type="gramStart"/>
            <w:r w:rsidRPr="003B22CB">
              <w:t>implementert</w:t>
            </w:r>
            <w:proofErr w:type="gramEnd"/>
            <w:r w:rsidRPr="003B22CB">
              <w:t>.</w:t>
            </w:r>
          </w:p>
        </w:tc>
      </w:tr>
      <w:tr w:rsidRPr="004179F9" w:rsidR="003B22CB" w:rsidTr="009033B0" w14:paraId="77F64EAE" w14:textId="77777777">
        <w:trPr>
          <w:gridAfter w:val="1"/>
          <w:trHeight w:val="675"/>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677A57" w:rsidR="003B22CB" w:rsidP="00242C91" w:rsidRDefault="00781514" w14:paraId="28BF72CB" w14:textId="111B958E">
            <w:pPr>
              <w:jc w:val="center"/>
            </w:pPr>
            <w:r>
              <w:t>22</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C30246" w:rsidR="00C30246" w:rsidP="008535CF" w:rsidRDefault="00C30246" w14:paraId="29CA03FD" w14:textId="4607D6A1">
            <w:pPr>
              <w:rPr>
                <w:b/>
              </w:rPr>
            </w:pPr>
            <w:r>
              <w:rPr>
                <w:b/>
              </w:rPr>
              <w:t>Kontakt mellom EESSI og avdeling med ansvar for å gi innsyn</w:t>
            </w:r>
          </w:p>
          <w:p w:rsidRPr="004179F9" w:rsidR="003B22CB" w:rsidP="008535CF" w:rsidRDefault="003B22CB" w14:paraId="21479993" w14:textId="642634AB">
            <w:r w:rsidRPr="00677A57">
              <w:t>EESSI Basis og Infotrygd- og arenaytelser har informert Kontaktsenteret Buskerud og prosjektet som skal sikre innsyn i NAV etter personopplysningsloven om behandlingen av personopplysninger i EESSI. Dette inkluderer EESSI Pensjon. Det er opprettet kontakt mellom prosjektet og EESSI Central Service Desk for henvendelser om innsyn</w:t>
            </w:r>
            <w:r>
              <w:t>.</w:t>
            </w:r>
            <w:r>
              <w:rPr>
                <w:rStyle w:val="Fotnotereferanse"/>
              </w:rPr>
              <w:footnoteReference w:id="10"/>
            </w:r>
            <w:r w:rsidRPr="00677A57">
              <w:t xml:space="preserve">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3B22CB" w:rsidP="008535CF" w:rsidRDefault="003B22CB" w14:paraId="52DB684E" w14:textId="490C85D6">
            <w:r w:rsidRPr="00060956">
              <w:t>P13. «Risiko for at den registrertes rett til innsyn ikke blir ivaretatt»</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463D5240" w14:textId="30D081AD">
            <w:r>
              <w:t>Prosjektet EESSI Basis</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CD261E" w:rsidRDefault="003B22CB" w14:paraId="398939E4" w14:textId="01462446">
            <w:r>
              <w:t>Gjennomført 02.05.19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607EB518" w14:textId="7754B276">
            <w:r>
              <w:t xml:space="preserve">Tiltaket er allerede gjennomført, og risikonivået er lavt. </w:t>
            </w:r>
          </w:p>
        </w:tc>
      </w:tr>
      <w:tr w:rsidRPr="004179F9" w:rsidR="003B22CB" w:rsidTr="00C30246" w14:paraId="036DFF84" w14:textId="77777777">
        <w:trPr>
          <w:gridAfter w:val="1"/>
          <w:trHeight w:val="4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677A57" w:rsidR="003B22CB" w:rsidP="00242C91" w:rsidRDefault="00781514" w14:paraId="4574EEA0" w14:textId="0590EF84">
            <w:pPr>
              <w:jc w:val="center"/>
            </w:pPr>
            <w:r>
              <w:t>23</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C30246" w:rsidR="00C30246" w:rsidP="004502A5" w:rsidRDefault="00C30246" w14:paraId="35C1B089" w14:textId="629E4DA3">
            <w:pPr>
              <w:rPr>
                <w:b/>
              </w:rPr>
            </w:pPr>
            <w:r w:rsidRPr="00C30246">
              <w:rPr>
                <w:b/>
              </w:rPr>
              <w:t>Kryptering og tilgangskontroll</w:t>
            </w:r>
          </w:p>
          <w:p w:rsidRPr="004179F9" w:rsidR="003B22CB" w:rsidP="004502A5" w:rsidRDefault="003B22CB" w14:paraId="18CB8CD6" w14:textId="53A39416">
            <w:r w:rsidRPr="00677A57">
              <w:t xml:space="preserve">Personopplysningene er krypterte i fagsonen til S3-databasen. Dette er et personvernkonsekvensreduserende tiltak som er iverksatt. Det er begrenset hvem av driftspersonell som har tilgang til S3-databasene, og videre er det bare EESSI Pensjon som har tilgang til databasen.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3B22CB" w:rsidP="008535CF" w:rsidRDefault="003B22CB" w14:paraId="53E6A005" w14:textId="56EB6E80">
            <w:r w:rsidRPr="00060956">
              <w:t>P15. «Større mengder personopplysninger på avveie»</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5195B516" w14:textId="05ED065C">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7750DB97" w14:textId="30B25023">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3B22CB" w:rsidRDefault="003B22CB" w14:paraId="74051E72" w14:textId="4F416552">
            <w:r>
              <w:t xml:space="preserve">Det antas at risikoen for P15 ikke vil endres.  </w:t>
            </w:r>
          </w:p>
        </w:tc>
      </w:tr>
      <w:tr w:rsidRPr="004179F9" w:rsidR="003B22CB" w:rsidTr="009033B0" w14:paraId="6409483D" w14:textId="77777777">
        <w:trPr>
          <w:gridAfter w:val="1"/>
          <w:trHeight w:val="4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677A57" w:rsidR="003B22CB" w:rsidP="00242C91" w:rsidRDefault="00781514" w14:paraId="5FC7DF1D" w14:textId="7B220400">
            <w:pPr>
              <w:jc w:val="center"/>
            </w:pPr>
            <w:r>
              <w:t>24</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C30246" w:rsidR="00C30246" w:rsidP="00D96E46" w:rsidRDefault="00C30246" w14:paraId="6E154632" w14:textId="4132E027">
            <w:pPr>
              <w:rPr>
                <w:b/>
              </w:rPr>
            </w:pPr>
            <w:r w:rsidRPr="00C30246">
              <w:rPr>
                <w:b/>
              </w:rPr>
              <w:t>Funksjonalitet for å etterspørre informasjon</w:t>
            </w:r>
          </w:p>
          <w:p w:rsidRPr="004179F9" w:rsidR="003B22CB" w:rsidP="00D96E46" w:rsidRDefault="003B22CB" w14:paraId="3564F920" w14:textId="10B60ECB">
            <w:r w:rsidRPr="00677A57">
              <w:t xml:space="preserve">EESSI Pensjon inneholder egne </w:t>
            </w:r>
            <w:proofErr w:type="spellStart"/>
            <w:r w:rsidRPr="00677A57">
              <w:t>SEDer</w:t>
            </w:r>
            <w:proofErr w:type="spellEnd"/>
            <w:r w:rsidRPr="00677A57">
              <w:t xml:space="preserve"> som skal brukes til å etterspørre mer informasjon fra avsenderlandet eller for å rette feil informasjon. Dette er en funksjonalitet som gjør det mulig å varsle om at det har blitt sendt personopplysninger til feil adressat. EESSI Pensjon </w:t>
            </w:r>
            <w:r>
              <w:t>vil bruke funksjonaliteten i RINA til</w:t>
            </w:r>
            <w:r w:rsidRPr="00677A57">
              <w:t xml:space="preserve"> å videresende </w:t>
            </w:r>
            <w:proofErr w:type="spellStart"/>
            <w:r w:rsidRPr="00677A57">
              <w:t>SEDer</w:t>
            </w:r>
            <w:proofErr w:type="spellEnd"/>
            <w:r w:rsidRPr="00677A57">
              <w:t xml:space="preserve"> som er sendt til feil mottaker. Dette er funksjonalitet som er utviklet fordi det er sannsynlig at feilsendinger vil skje</w:t>
            </w:r>
            <w:r>
              <w:t xml:space="preserve">, og det er </w:t>
            </w:r>
            <w:r w:rsidRPr="00677A57">
              <w:t xml:space="preserve">et konsekvensreduserende tiltak.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003B22CB" w:rsidP="00283F8B" w:rsidRDefault="003B22CB" w14:paraId="7DB60F5F" w14:textId="7513B9E2">
            <w:r w:rsidRPr="00205D54">
              <w:t xml:space="preserve">P17. «Personopplysninger </w:t>
            </w:r>
            <w:r w:rsidRPr="00205D54">
              <w:t>på avveie –</w:t>
            </w:r>
            <w:r>
              <w:t xml:space="preserve"> </w:t>
            </w:r>
            <w:r w:rsidRPr="00205D54">
              <w:t>feil mottaker»</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4C78AC0B" w14:textId="020B7C3B">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4C6CF77D" w14:textId="2F55F847">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0B5F59EB" w14:textId="4285C634">
            <w:r w:rsidRPr="003B22CB">
              <w:t>Det antas at sannsynlighetsnivået til P1</w:t>
            </w:r>
            <w:r>
              <w:t xml:space="preserve">7 </w:t>
            </w:r>
            <w:r>
              <w:t>kan senkes til nivå 2</w:t>
            </w:r>
            <w:r w:rsidRPr="003B22CB">
              <w:t xml:space="preserve"> etter at tiltaket er </w:t>
            </w:r>
            <w:proofErr w:type="gramStart"/>
            <w:r w:rsidRPr="003B22CB">
              <w:t>implementert</w:t>
            </w:r>
            <w:proofErr w:type="gramEnd"/>
            <w:r w:rsidRPr="003B22CB">
              <w:t>.</w:t>
            </w:r>
          </w:p>
        </w:tc>
      </w:tr>
      <w:tr w:rsidRPr="004179F9" w:rsidR="003B22CB" w:rsidTr="009033B0" w14:paraId="12B3EB1F" w14:textId="77777777">
        <w:trPr>
          <w:gridAfter w:val="1"/>
          <w:trHeight w:val="5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677A57" w:rsidR="003B22CB" w:rsidP="00242C91" w:rsidRDefault="00781514" w14:paraId="2431C036" w14:textId="73B99634">
            <w:pPr>
              <w:jc w:val="center"/>
            </w:pPr>
            <w:r>
              <w:t>25</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C30246" w:rsidR="00C30246" w:rsidP="00283F8B" w:rsidRDefault="00C30246" w14:paraId="57CE18E6" w14:textId="189E1C81">
            <w:pPr>
              <w:rPr>
                <w:b/>
              </w:rPr>
            </w:pPr>
            <w:r w:rsidRPr="00C30246">
              <w:rPr>
                <w:b/>
              </w:rPr>
              <w:t xml:space="preserve">Sletting av opplysninger fra </w:t>
            </w:r>
            <w:proofErr w:type="spellStart"/>
            <w:r w:rsidRPr="00C30246">
              <w:rPr>
                <w:b/>
              </w:rPr>
              <w:t>Joark</w:t>
            </w:r>
            <w:proofErr w:type="spellEnd"/>
          </w:p>
          <w:p w:rsidRPr="00677A57" w:rsidR="003B22CB" w:rsidP="00283F8B" w:rsidRDefault="003B22CB" w14:paraId="11B1C7FB" w14:textId="11C741BE">
            <w:r w:rsidRPr="00677A57">
              <w:t xml:space="preserve">NAV har rutiner for å slette opplysninger fra </w:t>
            </w:r>
            <w:proofErr w:type="spellStart"/>
            <w:r w:rsidRPr="00677A57">
              <w:t>Joark</w:t>
            </w:r>
            <w:proofErr w:type="spellEnd"/>
            <w:r w:rsidRPr="00677A57">
              <w:t xml:space="preserve"> på papir, men </w:t>
            </w:r>
            <w:r>
              <w:t xml:space="preserve">det </w:t>
            </w:r>
            <w:r w:rsidRPr="00677A57">
              <w:t xml:space="preserve">usikkert om tilsvarende rutiner finnes for elektroniske dokumenter. EESSI Pensjon skal undersøke om det finnes funksjonalitet eller rutiner i </w:t>
            </w:r>
            <w:proofErr w:type="spellStart"/>
            <w:r w:rsidRPr="00677A57">
              <w:t>Jorark</w:t>
            </w:r>
            <w:proofErr w:type="spellEnd"/>
            <w:r w:rsidRPr="00677A57">
              <w:t xml:space="preserve"> for sletting av </w:t>
            </w:r>
            <w:r>
              <w:t xml:space="preserve">elektroniske </w:t>
            </w:r>
            <w:r w:rsidRPr="00677A57">
              <w:t>personopplysninger som sendes til NAV ved en feil, som ikke er relevante for saken og som dermed ikke skal arkiveres</w:t>
            </w:r>
            <w:r>
              <w:t xml:space="preserve">, og om </w:t>
            </w:r>
            <w:proofErr w:type="spellStart"/>
            <w:r>
              <w:t>Joark</w:t>
            </w:r>
            <w:proofErr w:type="spellEnd"/>
            <w:r>
              <w:t xml:space="preserve"> trenger noe fra prosjektet EESSI Pensjon for å slette denne typen informasjon</w:t>
            </w:r>
            <w:r w:rsidRPr="00677A57">
              <w:t xml:space="preserve">. </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205D54" w:rsidR="003B22CB" w:rsidP="00283F8B" w:rsidRDefault="003B22CB" w14:paraId="6C519F84" w14:textId="72893010">
            <w:r w:rsidRPr="00205D54">
              <w:t>P17. «Personopplysninger på avveie –</w:t>
            </w:r>
            <w:r>
              <w:t xml:space="preserve"> </w:t>
            </w:r>
            <w:r w:rsidRPr="00205D54">
              <w:t>feil mottaker»</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12617D69" w14:textId="0DA984C8">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3B22CB" w:rsidP="008535CF" w:rsidRDefault="003B22CB" w14:paraId="4114D6F9" w14:textId="3DC2487C">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5787E047" w14:textId="027AD761">
            <w:r w:rsidRPr="003B22CB">
              <w:t>Det antas at sannsynlighetsnivået til P1</w:t>
            </w:r>
            <w:r>
              <w:t>7 kan senkes til nivå 2</w:t>
            </w:r>
            <w:r w:rsidRPr="003B22CB">
              <w:t xml:space="preserve"> etter at tiltaket er </w:t>
            </w:r>
            <w:proofErr w:type="gramStart"/>
            <w:r w:rsidRPr="003B22CB">
              <w:t>implementert</w:t>
            </w:r>
            <w:proofErr w:type="gramEnd"/>
            <w:r w:rsidRPr="003B22CB">
              <w:t>.</w:t>
            </w:r>
          </w:p>
        </w:tc>
      </w:tr>
      <w:tr w:rsidRPr="004179F9" w:rsidR="003B22CB" w:rsidTr="009033B0" w14:paraId="39B48056" w14:textId="77777777">
        <w:trPr>
          <w:gridAfter w:val="1"/>
          <w:trHeight w:val="392"/>
        </w:trPr>
        <w:tc>
          <w:tcPr>
            <w:tcW w:w="529" w:type="dxa"/>
            <w:gridSpan w:val="2"/>
            <w:tcBorders>
              <w:top w:val="single" w:color="FFFFFF" w:sz="8" w:space="0"/>
              <w:left w:val="single" w:color="FFFFFF" w:sz="8" w:space="0"/>
              <w:bottom w:val="single" w:color="FFFFFF" w:sz="8" w:space="0"/>
              <w:right w:val="single" w:color="FFFFFF" w:sz="8" w:space="0"/>
            </w:tcBorders>
            <w:shd w:val="clear" w:color="auto" w:fill="EFEFEF"/>
          </w:tcPr>
          <w:p w:rsidRPr="00677A57" w:rsidR="003B22CB" w:rsidP="00242C91" w:rsidRDefault="00781514" w14:paraId="6F13F7EE" w14:textId="3DB1FE49">
            <w:pPr>
              <w:keepNext/>
              <w:jc w:val="center"/>
            </w:pPr>
            <w:r>
              <w:t>26</w:t>
            </w:r>
          </w:p>
        </w:tc>
        <w:tc>
          <w:tcPr>
            <w:tcW w:w="646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C30246" w:rsidR="00C30246" w:rsidP="00EB1516" w:rsidRDefault="00C30246" w14:paraId="04B83864" w14:textId="2A57F84C">
            <w:pPr>
              <w:keepNext/>
              <w:rPr>
                <w:b/>
              </w:rPr>
            </w:pPr>
            <w:r>
              <w:rPr>
                <w:b/>
              </w:rPr>
              <w:t>Avgrensning av informasjon for å forebygge feil</w:t>
            </w:r>
          </w:p>
          <w:p w:rsidRPr="00677A57" w:rsidR="003B22CB" w:rsidP="00EB1516" w:rsidRDefault="003B22CB" w14:paraId="6B3868DE" w14:textId="318EB324">
            <w:pPr>
              <w:keepNext/>
            </w:pPr>
            <w:r w:rsidRPr="00677A57">
              <w:t xml:space="preserve">EESSI Pensjon har planlagt å legge inn funksjonalitet i løsningen som først sorterer på land når saksbehandler skal ta stilling til hvilken trygdemyndighet som saken skal endes til. Dette avgrenser relevante institusjoner til de som eksisterer i hvert enkelt land, noe som kan virke </w:t>
            </w:r>
            <w:r>
              <w:t>sannsynlighetsreduserende</w:t>
            </w:r>
            <w:r w:rsidRPr="00677A57">
              <w:t xml:space="preserve"> på dette personvernscenarioet.</w:t>
            </w:r>
          </w:p>
        </w:tc>
        <w:tc>
          <w:tcPr>
            <w:tcW w:w="2166" w:type="dxa"/>
            <w:gridSpan w:val="2"/>
            <w:tcBorders>
              <w:top w:val="single" w:color="FFFFFF" w:sz="8" w:space="0"/>
              <w:left w:val="single" w:color="FFFFFF" w:sz="8" w:space="0"/>
              <w:bottom w:val="single" w:color="FFFFFF" w:sz="8" w:space="0"/>
              <w:right w:val="single" w:color="FFFFFF" w:sz="8" w:space="0"/>
            </w:tcBorders>
            <w:shd w:val="clear" w:color="auto" w:fill="EFEFEF"/>
          </w:tcPr>
          <w:p w:rsidRPr="00205D54" w:rsidR="003B22CB" w:rsidP="00283F8B" w:rsidRDefault="003B22CB" w14:paraId="6E1BEFED" w14:textId="284655A8">
            <w:r w:rsidRPr="00205D54">
              <w:t>P17. «Personopplysninger på avveie –</w:t>
            </w:r>
            <w:r>
              <w:t xml:space="preserve"> </w:t>
            </w:r>
            <w:r w:rsidRPr="00205D54">
              <w:t>feil mottaker»</w:t>
            </w:r>
          </w:p>
        </w:tc>
        <w:tc>
          <w:tcPr>
            <w:tcW w:w="158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40D04ADD" w14:textId="3B57999E">
            <w:r w:rsidRPr="00866A72">
              <w:t>Produkteier</w:t>
            </w:r>
          </w:p>
        </w:tc>
        <w:tc>
          <w:tcPr>
            <w:tcW w:w="708"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3B22CB" w:rsidP="008535CF" w:rsidRDefault="003B22CB" w14:paraId="11D4CC31" w14:textId="58CBE3F7">
            <w:r>
              <w:t>31.10.19</w:t>
            </w:r>
          </w:p>
        </w:tc>
        <w:tc>
          <w:tcPr>
            <w:tcW w:w="2672" w:type="dxa"/>
            <w:gridSpan w:val="2"/>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3B22CB" w:rsidP="008535CF" w:rsidRDefault="003B22CB" w14:paraId="2BAA275A" w14:textId="2CCBB12B">
            <w:r w:rsidRPr="003B22CB">
              <w:t>Det antas at sannsynlighetsnivået til P1</w:t>
            </w:r>
            <w:r>
              <w:t>7 kan senkes til nivå 2</w:t>
            </w:r>
            <w:r w:rsidRPr="003B22CB">
              <w:t xml:space="preserve"> etter at tiltaket er </w:t>
            </w:r>
            <w:proofErr w:type="gramStart"/>
            <w:r w:rsidRPr="003B22CB">
              <w:t>implementert</w:t>
            </w:r>
            <w:proofErr w:type="gramEnd"/>
            <w:r w:rsidRPr="003B22CB">
              <w:t>.</w:t>
            </w:r>
          </w:p>
        </w:tc>
      </w:tr>
      <w:tr w:rsidRPr="004179F9" w:rsidR="00816A59" w:rsidDel="006B55B2" w:rsidTr="009033B0" w14:paraId="35C49246" w14:textId="106A29A9">
        <w:trPr>
          <w:trHeight w:val="392"/>
          <w:del w:author="Støylen, Mari" w:date="2021-05-03T15:10:00Z" w:id="352"/>
        </w:trPr>
        <w:tc>
          <w:tcPr>
            <w:tcW w:w="529" w:type="dxa"/>
            <w:tcBorders>
              <w:top w:val="single" w:color="FFFFFF" w:sz="8" w:space="0"/>
              <w:left w:val="single" w:color="FFFFFF" w:sz="8" w:space="0"/>
              <w:bottom w:val="single" w:color="FFFFFF" w:sz="8" w:space="0"/>
              <w:right w:val="single" w:color="FFFFFF" w:sz="8" w:space="0"/>
            </w:tcBorders>
            <w:shd w:val="clear" w:color="auto" w:fill="EFEFEF"/>
          </w:tcPr>
          <w:p w:rsidR="00816A59" w:rsidDel="006B55B2" w:rsidP="00242C91" w:rsidRDefault="00816A59" w14:paraId="06E003A9" w14:textId="75AE8E97">
            <w:pPr>
              <w:keepNext/>
              <w:jc w:val="center"/>
              <w:rPr>
                <w:del w:author="Støylen, Mari" w:date="2021-05-03T15:10:00Z" w:id="353"/>
              </w:rPr>
            </w:pPr>
            <w:del w:author="Støylen, Mari" w:date="2021-05-03T15:10:00Z" w:id="354">
              <w:r w:rsidRPr="00575DAD" w:rsidDel="006B55B2">
                <w:rPr>
                  <w:highlight w:val="yellow"/>
                  <w:rPrChange w:author="Støylen, Mari" w:date="2021-05-03T14:52:00Z" w:id="355">
                    <w:rPr/>
                  </w:rPrChange>
                </w:rPr>
                <w:delText>27</w:delText>
              </w:r>
            </w:del>
          </w:p>
        </w:tc>
        <w:tc>
          <w:tcPr>
            <w:tcW w:w="6462"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816A59" w:rsidDel="006B55B2" w:rsidP="00EB1516" w:rsidRDefault="00816A59" w14:paraId="5B4FB5BD" w14:textId="0D8F2596">
            <w:pPr>
              <w:keepNext/>
              <w:rPr>
                <w:del w:author="Støylen, Mari" w:date="2021-05-03T15:10:00Z" w:id="356"/>
                <w:b/>
              </w:rPr>
            </w:pPr>
            <w:del w:author="Støylen, Mari" w:date="2021-05-03T15:10:00Z" w:id="357">
              <w:r w:rsidRPr="00816A59" w:rsidDel="006B55B2">
                <w:rPr>
                  <w:b/>
                </w:rPr>
                <w:delText>E</w:delText>
              </w:r>
              <w:r w:rsidDel="006B55B2">
                <w:rPr>
                  <w:b/>
                </w:rPr>
                <w:delText>tablering av rutiner for å slette personopplysninger i fritekstfelter i Hotjar</w:delText>
              </w:r>
            </w:del>
          </w:p>
          <w:p w:rsidRPr="00816A59" w:rsidR="00816A59" w:rsidDel="006B55B2" w:rsidP="00816A59" w:rsidRDefault="00816A59" w14:paraId="5AF9139B" w14:textId="43D277B3">
            <w:pPr>
              <w:keepNext/>
              <w:rPr>
                <w:del w:author="Støylen, Mari" w:date="2021-05-03T15:10:00Z" w:id="358"/>
              </w:rPr>
            </w:pPr>
            <w:del w:author="Støylen, Mari" w:date="2021-05-03T15:10:00Z" w:id="359">
              <w:r w:rsidRPr="00816A59" w:rsidDel="006B55B2">
                <w:delText>E</w:delText>
              </w:r>
              <w:r w:rsidDel="006B55B2" w:rsidR="001A4739">
                <w:delText>E</w:delText>
              </w:r>
              <w:r w:rsidRPr="00816A59" w:rsidDel="006B55B2">
                <w:delText xml:space="preserve">SSI Pensjon har etablert rutiner for å sjekke og slette sensitive personopplysninger fra fritekstfelter. </w:delText>
              </w:r>
            </w:del>
          </w:p>
        </w:tc>
        <w:tc>
          <w:tcPr>
            <w:tcW w:w="2166" w:type="dxa"/>
            <w:tcBorders>
              <w:top w:val="single" w:color="FFFFFF" w:sz="8" w:space="0"/>
              <w:left w:val="single" w:color="FFFFFF" w:sz="8" w:space="0"/>
              <w:bottom w:val="single" w:color="FFFFFF" w:sz="8" w:space="0"/>
              <w:right w:val="single" w:color="FFFFFF" w:sz="8" w:space="0"/>
            </w:tcBorders>
            <w:shd w:val="clear" w:color="auto" w:fill="EFEFEF"/>
          </w:tcPr>
          <w:p w:rsidR="00816A59" w:rsidDel="006B55B2" w:rsidP="00816A59" w:rsidRDefault="00816A59" w14:paraId="4B25799C" w14:textId="1D190905">
            <w:pPr>
              <w:rPr>
                <w:del w:author="Støylen, Mari" w:date="2021-05-03T15:10:00Z" w:id="360"/>
              </w:rPr>
            </w:pPr>
            <w:del w:author="Støylen, Mari" w:date="2021-05-03T15:10:00Z" w:id="361">
              <w:r w:rsidDel="006B55B2">
                <w:delText>P18. «R</w:delText>
              </w:r>
              <w:r w:rsidRPr="00816A59" w:rsidDel="006B55B2">
                <w:delText>isiko for at ansatte i NAV som ikke har tjenstlig behov for tilgang til tilbakemeldingene fra brukere får slik tilgang</w:delText>
              </w:r>
              <w:r w:rsidDel="006B55B2">
                <w:delText>»</w:delText>
              </w:r>
            </w:del>
          </w:p>
          <w:p w:rsidRPr="00205D54" w:rsidR="007933A9" w:rsidDel="006B55B2" w:rsidP="00816A59" w:rsidRDefault="007933A9" w14:paraId="2071F767" w14:textId="7D399A4C">
            <w:pPr>
              <w:rPr>
                <w:del w:author="Støylen, Mari" w:date="2021-05-03T15:10:00Z" w:id="362"/>
              </w:rPr>
            </w:pPr>
            <w:del w:author="Støylen, Mari" w:date="2021-05-03T15:10:00Z" w:id="363">
              <w:r w:rsidRPr="00060956" w:rsidDel="006B55B2">
                <w:delText>P11. «Behandling av personopplysninger uten rettslig grunnlag i selvbetjeningens fritekstfelt»</w:delText>
              </w:r>
            </w:del>
          </w:p>
        </w:tc>
        <w:tc>
          <w:tcPr>
            <w:tcW w:w="1588"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866A72" w:rsidR="00816A59" w:rsidDel="006B55B2" w:rsidP="008535CF" w:rsidRDefault="00816A59" w14:paraId="4F2CF8F1" w14:textId="503B832B">
            <w:pPr>
              <w:rPr>
                <w:del w:author="Støylen, Mari" w:date="2021-05-03T15:10:00Z" w:id="364"/>
              </w:rPr>
            </w:pPr>
            <w:del w:author="Støylen, Mari" w:date="2021-05-03T15:10:00Z" w:id="365">
              <w:r w:rsidDel="006B55B2">
                <w:delText xml:space="preserve">Produkteier </w:delText>
              </w:r>
            </w:del>
          </w:p>
        </w:tc>
        <w:tc>
          <w:tcPr>
            <w:tcW w:w="708"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816A59" w:rsidDel="006B55B2" w:rsidP="008535CF" w:rsidRDefault="00816A59" w14:paraId="0B571D2E" w14:textId="7B93A4F0">
            <w:pPr>
              <w:rPr>
                <w:del w:author="Støylen, Mari" w:date="2021-05-03T15:10:00Z" w:id="366"/>
              </w:rPr>
            </w:pPr>
            <w:del w:author="Støylen, Mari" w:date="2021-05-03T15:10:00Z" w:id="367">
              <w:r w:rsidDel="006B55B2">
                <w:delText>Gjennomført</w:delText>
              </w:r>
            </w:del>
          </w:p>
        </w:tc>
        <w:tc>
          <w:tcPr>
            <w:tcW w:w="2672"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3B22CB" w:rsidR="00816A59" w:rsidDel="006B55B2" w:rsidP="008535CF" w:rsidRDefault="00816A59" w14:paraId="28072935" w14:textId="23D729C5">
            <w:pPr>
              <w:rPr>
                <w:del w:author="Støylen, Mari" w:date="2021-05-03T15:10:00Z" w:id="368"/>
              </w:rPr>
            </w:pPr>
            <w:del w:author="Støylen, Mari" w:date="2021-05-03T15:10:00Z" w:id="369">
              <w:r w:rsidDel="006B55B2">
                <w:delText>Tiltaket er allerede gjennomført, og risikonivået er lavt.</w:delText>
              </w:r>
            </w:del>
          </w:p>
        </w:tc>
      </w:tr>
      <w:tr w:rsidRPr="004179F9" w:rsidR="007F4582" w:rsidDel="00DA5D3D" w:rsidTr="009033B0" w14:paraId="1D15BB4D" w14:textId="02754C81">
        <w:trPr>
          <w:trHeight w:val="392"/>
          <w:del w:author="Støylen, Mari" w:date="2021-05-03T15:10:00Z" w:id="370"/>
        </w:trPr>
        <w:tc>
          <w:tcPr>
            <w:tcW w:w="529" w:type="dxa"/>
            <w:tcBorders>
              <w:top w:val="single" w:color="FFFFFF" w:sz="8" w:space="0"/>
              <w:left w:val="single" w:color="FFFFFF" w:sz="8" w:space="0"/>
              <w:bottom w:val="single" w:color="FFFFFF" w:sz="8" w:space="0"/>
              <w:right w:val="single" w:color="FFFFFF" w:sz="8" w:space="0"/>
            </w:tcBorders>
            <w:shd w:val="clear" w:color="auto" w:fill="EFEFEF"/>
          </w:tcPr>
          <w:p w:rsidR="007F4582" w:rsidDel="00DA5D3D" w:rsidP="00816A59" w:rsidRDefault="007F4582" w14:paraId="4525C3B9" w14:textId="3D9FD7A3">
            <w:pPr>
              <w:keepNext/>
              <w:jc w:val="center"/>
              <w:rPr>
                <w:del w:author="Støylen, Mari" w:date="2021-05-03T15:10:00Z" w:id="371"/>
              </w:rPr>
            </w:pPr>
            <w:del w:author="Støylen, Mari" w:date="2021-05-03T15:10:00Z" w:id="372">
              <w:r w:rsidRPr="00575DAD" w:rsidDel="00DA5D3D">
                <w:rPr>
                  <w:highlight w:val="yellow"/>
                  <w:rPrChange w:author="Støylen, Mari" w:date="2021-05-03T14:52:00Z" w:id="373">
                    <w:rPr/>
                  </w:rPrChange>
                </w:rPr>
                <w:delText>2</w:delText>
              </w:r>
              <w:r w:rsidRPr="00575DAD" w:rsidDel="00DA5D3D" w:rsidR="00816A59">
                <w:rPr>
                  <w:highlight w:val="yellow"/>
                  <w:rPrChange w:author="Støylen, Mari" w:date="2021-05-03T14:52:00Z" w:id="374">
                    <w:rPr/>
                  </w:rPrChange>
                </w:rPr>
                <w:delText>8</w:delText>
              </w:r>
            </w:del>
          </w:p>
        </w:tc>
        <w:tc>
          <w:tcPr>
            <w:tcW w:w="6462"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816A59" w:rsidR="00B01B6E" w:rsidDel="00DA5D3D" w:rsidP="00EB1516" w:rsidRDefault="00B01B6E" w14:paraId="34AC470A" w14:textId="4CC06BDF">
            <w:pPr>
              <w:keepNext/>
              <w:rPr>
                <w:del w:author="Støylen, Mari" w:date="2021-05-03T15:10:00Z" w:id="375"/>
                <w:rFonts w:ascii="Calibri" w:hAnsi="Calibri" w:cs="Calibri"/>
                <w:b/>
              </w:rPr>
            </w:pPr>
            <w:del w:author="Støylen, Mari" w:date="2021-05-03T15:10:00Z" w:id="376">
              <w:r w:rsidRPr="00816A59" w:rsidDel="00DA5D3D">
                <w:rPr>
                  <w:rFonts w:ascii="Calibri" w:hAnsi="Calibri" w:cs="Calibri"/>
                  <w:b/>
                </w:rPr>
                <w:delText>Etablering av nordisk samarbeid for å sørge for dataminimering</w:delText>
              </w:r>
            </w:del>
          </w:p>
          <w:p w:rsidR="007F4582" w:rsidDel="00DA5D3D" w:rsidP="00816A59" w:rsidRDefault="00B01B6E" w14:paraId="54D25D15" w14:textId="03E5EA51">
            <w:pPr>
              <w:keepNext/>
              <w:rPr>
                <w:del w:author="Støylen, Mari" w:date="2021-05-03T15:10:00Z" w:id="377"/>
                <w:b/>
              </w:rPr>
            </w:pPr>
            <w:del w:author="Støylen, Mari" w:date="2021-05-03T15:10:00Z" w:id="378">
              <w:r w:rsidDel="00DA5D3D">
                <w:rPr>
                  <w:rFonts w:ascii="Calibri" w:hAnsi="Calibri" w:cs="Calibri"/>
                </w:rPr>
                <w:delText xml:space="preserve">Det er etablert et samarbeid med trygdemyndighetene i de andre nordiske landene </w:delText>
              </w:r>
              <w:r w:rsidDel="00DA5D3D" w:rsidR="00816A59">
                <w:rPr>
                  <w:rFonts w:ascii="Calibri" w:hAnsi="Calibri" w:cs="Calibri"/>
                </w:rPr>
                <w:delText xml:space="preserve">for å fastsette hvilke opplysninger i SEDene </w:delText>
              </w:r>
              <w:r w:rsidDel="00DA5D3D" w:rsidR="007F4582">
                <w:rPr>
                  <w:rFonts w:ascii="Calibri" w:hAnsi="Calibri" w:cs="Calibri"/>
                </w:rPr>
                <w:delText>som Norge trenger for å ta stilling til</w:delText>
              </w:r>
              <w:r w:rsidDel="00DA5D3D" w:rsidR="00816A59">
                <w:rPr>
                  <w:rFonts w:ascii="Calibri" w:hAnsi="Calibri" w:cs="Calibri"/>
                </w:rPr>
                <w:delText xml:space="preserve"> en</w:delText>
              </w:r>
              <w:r w:rsidDel="00DA5D3D" w:rsidR="007F4582">
                <w:rPr>
                  <w:rFonts w:ascii="Calibri" w:hAnsi="Calibri" w:cs="Calibri"/>
                </w:rPr>
                <w:delText xml:space="preserve"> sak</w:delText>
              </w:r>
              <w:r w:rsidDel="00DA5D3D" w:rsidR="00816A59">
                <w:rPr>
                  <w:rFonts w:ascii="Calibri" w:hAnsi="Calibri" w:cs="Calibri"/>
                </w:rPr>
                <w:delText xml:space="preserve"> om pensjon eller uføretrygd</w:delText>
              </w:r>
              <w:r w:rsidDel="00DA5D3D" w:rsidR="007F4582">
                <w:rPr>
                  <w:rFonts w:ascii="Calibri" w:hAnsi="Calibri" w:cs="Calibri"/>
                </w:rPr>
                <w:delText>.</w:delText>
              </w:r>
              <w:r w:rsidDel="00DA5D3D" w:rsidR="00816A59">
                <w:rPr>
                  <w:rFonts w:ascii="Calibri" w:hAnsi="Calibri" w:cs="Calibri"/>
                </w:rPr>
                <w:delText xml:space="preserve"> Formålet med dette samarbeidet er også å få en felles forståelse for den informasjonen som SEDene etterspør. </w:delText>
              </w:r>
              <w:r w:rsidDel="00DA5D3D" w:rsidR="007F4582">
                <w:rPr>
                  <w:rFonts w:ascii="Calibri" w:hAnsi="Calibri" w:cs="Calibri"/>
                </w:rPr>
                <w:delText>Dette er et tiltak som skal ivareta dataminimering</w:delText>
              </w:r>
              <w:r w:rsidDel="00DA5D3D" w:rsidR="00816A59">
                <w:rPr>
                  <w:rFonts w:ascii="Calibri" w:hAnsi="Calibri" w:cs="Calibri"/>
                </w:rPr>
                <w:delText xml:space="preserve"> og sørge for at landene ikke sender flere personopplysninger seg imellom enn det som er nødvendig</w:delText>
              </w:r>
              <w:r w:rsidDel="00DA5D3D" w:rsidR="007F4582">
                <w:rPr>
                  <w:rFonts w:ascii="Calibri" w:hAnsi="Calibri" w:cs="Calibri"/>
                </w:rPr>
                <w:delText>.</w:delText>
              </w:r>
            </w:del>
          </w:p>
        </w:tc>
        <w:tc>
          <w:tcPr>
            <w:tcW w:w="2166" w:type="dxa"/>
            <w:tcBorders>
              <w:top w:val="single" w:color="FFFFFF" w:sz="8" w:space="0"/>
              <w:left w:val="single" w:color="FFFFFF" w:sz="8" w:space="0"/>
              <w:bottom w:val="single" w:color="FFFFFF" w:sz="8" w:space="0"/>
              <w:right w:val="single" w:color="FFFFFF" w:sz="8" w:space="0"/>
            </w:tcBorders>
            <w:shd w:val="clear" w:color="auto" w:fill="EFEFEF"/>
          </w:tcPr>
          <w:p w:rsidRPr="00205D54" w:rsidR="007F4582" w:rsidDel="00DA5D3D" w:rsidP="00283F8B" w:rsidRDefault="007933A9" w14:paraId="2549D668" w14:textId="04237FE8">
            <w:pPr>
              <w:rPr>
                <w:del w:author="Støylen, Mari" w:date="2021-05-03T15:10:00Z" w:id="379"/>
              </w:rPr>
            </w:pPr>
            <w:del w:author="Støylen, Mari" w:date="2021-05-03T15:10:00Z" w:id="380">
              <w:r w:rsidRPr="007933A9" w:rsidDel="00DA5D3D">
                <w:delText>P6. «Risiko for formålsutglidning i NAV»</w:delText>
              </w:r>
            </w:del>
          </w:p>
        </w:tc>
        <w:tc>
          <w:tcPr>
            <w:tcW w:w="1588"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866A72" w:rsidR="007F4582" w:rsidDel="00DA5D3D" w:rsidP="008535CF" w:rsidRDefault="007933A9" w14:paraId="1CB31D37" w14:textId="3DC209FE">
            <w:pPr>
              <w:rPr>
                <w:del w:author="Støylen, Mari" w:date="2021-05-03T15:10:00Z" w:id="381"/>
              </w:rPr>
            </w:pPr>
            <w:del w:author="Støylen, Mari" w:date="2021-05-03T15:10:00Z" w:id="382">
              <w:r w:rsidDel="00DA5D3D">
                <w:delText xml:space="preserve">Produkteier </w:delText>
              </w:r>
            </w:del>
          </w:p>
        </w:tc>
        <w:tc>
          <w:tcPr>
            <w:tcW w:w="708"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7F4582" w:rsidDel="00DA5D3D" w:rsidP="008535CF" w:rsidRDefault="007933A9" w14:paraId="1E747AC2" w14:textId="7FA94472">
            <w:pPr>
              <w:rPr>
                <w:del w:author="Støylen, Mari" w:date="2021-05-03T15:10:00Z" w:id="383"/>
              </w:rPr>
            </w:pPr>
            <w:del w:author="Støylen, Mari" w:date="2021-05-03T15:10:00Z" w:id="384">
              <w:r w:rsidDel="00DA5D3D">
                <w:delText>31.12.19</w:delText>
              </w:r>
            </w:del>
          </w:p>
        </w:tc>
        <w:tc>
          <w:tcPr>
            <w:tcW w:w="2672"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3B22CB" w:rsidR="007F4582" w:rsidDel="00DA5D3D" w:rsidP="008535CF" w:rsidRDefault="007933A9" w14:paraId="75962BA8" w14:textId="664865C6">
            <w:pPr>
              <w:rPr>
                <w:del w:author="Støylen, Mari" w:date="2021-05-03T15:10:00Z" w:id="385"/>
              </w:rPr>
            </w:pPr>
            <w:del w:author="Støylen, Mari" w:date="2021-05-03T15:10:00Z" w:id="386">
              <w:r w:rsidRPr="004F110C" w:rsidDel="00DA5D3D">
                <w:delText xml:space="preserve">Det antas at </w:delText>
              </w:r>
              <w:r w:rsidDel="00DA5D3D">
                <w:delText>sannsynlighets</w:delText>
              </w:r>
              <w:r w:rsidRPr="004F110C" w:rsidDel="00DA5D3D">
                <w:delText>nivået</w:delText>
              </w:r>
              <w:r w:rsidDel="00DA5D3D">
                <w:delText xml:space="preserve"> til P6</w:delText>
              </w:r>
              <w:r w:rsidRPr="004F110C" w:rsidDel="00DA5D3D">
                <w:delText xml:space="preserve"> kan senkes til nivå </w:delText>
              </w:r>
              <w:r w:rsidDel="00DA5D3D">
                <w:delText>1</w:delText>
              </w:r>
              <w:r w:rsidRPr="004F110C" w:rsidDel="00DA5D3D">
                <w:delText xml:space="preserve"> etter</w:delText>
              </w:r>
              <w:r w:rsidDel="00DA5D3D">
                <w:delText xml:space="preserve"> at</w:delText>
              </w:r>
              <w:r w:rsidRPr="004F110C" w:rsidDel="00DA5D3D">
                <w:delText xml:space="preserve"> tiltaket er implementert.</w:delText>
              </w:r>
            </w:del>
          </w:p>
        </w:tc>
      </w:tr>
    </w:tbl>
    <w:p w:rsidR="00BC1760" w:rsidRDefault="00BC1760" w14:paraId="30ACD7D8" w14:textId="642AF4C9">
      <w:pPr>
        <w:spacing w:before="0"/>
        <w:rPr>
          <w:rFonts w:asciiTheme="majorHAnsi" w:hAnsiTheme="majorHAnsi" w:eastAsiaTheme="majorEastAsia" w:cstheme="majorBidi"/>
          <w:color w:val="2E74B5" w:themeColor="accent1" w:themeShade="BF"/>
          <w:sz w:val="26"/>
          <w:szCs w:val="26"/>
        </w:rPr>
      </w:pPr>
      <w:r>
        <w:br w:type="page"/>
      </w:r>
    </w:p>
    <w:p w:rsidR="00BC1760" w:rsidP="00BC1760" w:rsidRDefault="00BC1760" w14:paraId="6C6730BF" w14:textId="726412F5">
      <w:pPr>
        <w:pStyle w:val="Overskrift2"/>
        <w:numPr>
          <w:ilvl w:val="1"/>
          <w:numId w:val="4"/>
        </w:numPr>
      </w:pPr>
      <w:bookmarkStart w:name="_Ref18479312" w:id="387"/>
      <w:r>
        <w:t>Risikobilde etter at risikoreduserende tiltak er iverksatt</w:t>
      </w:r>
      <w:bookmarkEnd w:id="387"/>
    </w:p>
    <w:p w:rsidR="00971E52" w:rsidP="0008621F" w:rsidRDefault="00971E52" w14:paraId="44DC12B4" w14:textId="1E81363F">
      <w:pPr>
        <w:spacing w:before="0"/>
        <w:rPr>
          <w:rFonts w:asciiTheme="majorHAnsi" w:hAnsiTheme="majorHAnsi" w:eastAsiaTheme="majorEastAsia" w:cstheme="majorBidi"/>
          <w:color w:val="2E74B5" w:themeColor="accent1" w:themeShade="BF"/>
          <w:sz w:val="26"/>
          <w:szCs w:val="26"/>
        </w:rPr>
      </w:pPr>
    </w:p>
    <w:tbl>
      <w:tblPr>
        <w:tblW w:w="0" w:type="auto"/>
        <w:tblInd w:w="-30" w:type="dxa"/>
        <w:tblLayout w:type="fixed"/>
        <w:tblCellMar>
          <w:left w:w="30" w:type="dxa"/>
          <w:right w:w="30" w:type="dxa"/>
        </w:tblCellMar>
        <w:tblLook w:val="0000" w:firstRow="0" w:lastRow="0" w:firstColumn="0" w:lastColumn="0" w:noHBand="0" w:noVBand="0"/>
      </w:tblPr>
      <w:tblGrid>
        <w:gridCol w:w="1097"/>
        <w:gridCol w:w="1247"/>
        <w:gridCol w:w="170"/>
        <w:gridCol w:w="1077"/>
        <w:gridCol w:w="1247"/>
        <w:gridCol w:w="1247"/>
        <w:gridCol w:w="324"/>
        <w:gridCol w:w="923"/>
        <w:gridCol w:w="1247"/>
      </w:tblGrid>
      <w:tr w:rsidR="00BC1760" w:rsidTr="006423E5" w14:paraId="2AA7F578" w14:textId="77777777">
        <w:trPr>
          <w:cantSplit/>
          <w:trHeight w:val="567"/>
        </w:trPr>
        <w:tc>
          <w:tcPr>
            <w:tcW w:w="1097" w:type="dxa"/>
            <w:vMerge w:val="restart"/>
            <w:tcBorders>
              <w:top w:val="nil"/>
              <w:left w:val="nil"/>
              <w:right w:val="nil"/>
            </w:tcBorders>
            <w:shd w:val="solid" w:color="FFFFFF" w:fill="auto"/>
            <w:textDirection w:val="btLr"/>
          </w:tcPr>
          <w:p w:rsidR="00BC1760" w:rsidP="006423E5" w:rsidRDefault="00BC1760" w14:paraId="45C67A76" w14:textId="77777777">
            <w:pPr>
              <w:autoSpaceDE w:val="0"/>
              <w:autoSpaceDN w:val="0"/>
              <w:adjustRightInd w:val="0"/>
              <w:spacing w:after="0" w:line="240" w:lineRule="auto"/>
              <w:ind w:left="113" w:right="113"/>
              <w:jc w:val="center"/>
              <w:rPr>
                <w:rFonts w:ascii="Arial" w:hAnsi="Arial" w:cs="Arial"/>
                <w:b/>
                <w:bCs/>
                <w:color w:val="000000"/>
                <w:sz w:val="24"/>
                <w:szCs w:val="24"/>
              </w:rPr>
            </w:pPr>
            <w:r>
              <w:rPr>
                <w:rFonts w:ascii="Arial" w:hAnsi="Arial" w:cs="Arial"/>
                <w:b/>
                <w:bCs/>
                <w:color w:val="000000"/>
                <w:sz w:val="24"/>
                <w:szCs w:val="24"/>
              </w:rPr>
              <w:t>SANNSYNLIGHET</w:t>
            </w:r>
          </w:p>
        </w:tc>
        <w:tc>
          <w:tcPr>
            <w:tcW w:w="1247" w:type="dxa"/>
            <w:tcBorders>
              <w:top w:val="nil"/>
              <w:left w:val="nil"/>
              <w:bottom w:val="nil"/>
              <w:right w:val="nil"/>
            </w:tcBorders>
            <w:shd w:val="solid" w:color="FFFFFF" w:fill="auto"/>
          </w:tcPr>
          <w:p w:rsidRPr="00AE533A" w:rsidR="00BC1760" w:rsidP="006423E5" w:rsidRDefault="00BC1760" w14:paraId="6A54DB74"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Nesten sikkert</w:t>
            </w: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5473E222" w14:textId="77777777">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7CB708E4" w14:textId="77777777">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0000" w:fill="auto"/>
          </w:tcPr>
          <w:p w:rsidR="00BC1760" w:rsidP="006423E5" w:rsidRDefault="00BC1760" w14:paraId="14DD0B2A" w14:textId="277A3407">
            <w:pPr>
              <w:autoSpaceDE w:val="0"/>
              <w:autoSpaceDN w:val="0"/>
              <w:adjustRightInd w:val="0"/>
              <w:spacing w:after="0" w:line="240" w:lineRule="auto"/>
              <w:jc w:val="center"/>
              <w:rPr>
                <w:rFonts w:ascii="Arial" w:hAnsi="Arial" w:cs="Arial"/>
                <w:color w:val="000000"/>
                <w:sz w:val="16"/>
                <w:szCs w:val="16"/>
              </w:rPr>
            </w:pPr>
          </w:p>
        </w:tc>
        <w:tc>
          <w:tcPr>
            <w:tcW w:w="1247" w:type="dxa"/>
            <w:gridSpan w:val="2"/>
            <w:tcBorders>
              <w:top w:val="single" w:color="333333" w:sz="6" w:space="0"/>
              <w:left w:val="single" w:color="333333" w:sz="6" w:space="0"/>
              <w:bottom w:val="single" w:color="333333" w:sz="6" w:space="0"/>
              <w:right w:val="single" w:color="333333" w:sz="6" w:space="0"/>
            </w:tcBorders>
            <w:shd w:val="solid" w:color="FF0000" w:fill="auto"/>
          </w:tcPr>
          <w:p w:rsidR="00BC1760" w:rsidP="006423E5" w:rsidRDefault="00BC1760" w14:paraId="7F021927" w14:textId="77777777">
            <w:pPr>
              <w:pStyle w:val="Listeavsnitt"/>
            </w:pPr>
          </w:p>
        </w:tc>
        <w:tc>
          <w:tcPr>
            <w:tcW w:w="1247" w:type="dxa"/>
            <w:tcBorders>
              <w:top w:val="single" w:color="333333" w:sz="6" w:space="0"/>
              <w:left w:val="single" w:color="333333" w:sz="6" w:space="0"/>
              <w:bottom w:val="single" w:color="333333" w:sz="6" w:space="0"/>
              <w:right w:val="single" w:color="333333" w:sz="6" w:space="0"/>
            </w:tcBorders>
            <w:shd w:val="solid" w:color="FF0000" w:fill="auto"/>
          </w:tcPr>
          <w:p w:rsidR="00BC1760" w:rsidP="006423E5" w:rsidRDefault="00BC1760" w14:paraId="0E8BF7A4" w14:textId="77777777">
            <w:pPr>
              <w:autoSpaceDE w:val="0"/>
              <w:autoSpaceDN w:val="0"/>
              <w:adjustRightInd w:val="0"/>
              <w:spacing w:after="0" w:line="240" w:lineRule="auto"/>
              <w:jc w:val="center"/>
              <w:rPr>
                <w:rFonts w:ascii="Arial" w:hAnsi="Arial" w:cs="Arial"/>
                <w:color w:val="000000"/>
                <w:sz w:val="16"/>
                <w:szCs w:val="16"/>
              </w:rPr>
            </w:pPr>
          </w:p>
        </w:tc>
      </w:tr>
      <w:tr w:rsidR="00BC1760" w:rsidTr="006423E5" w14:paraId="6F571131" w14:textId="77777777">
        <w:trPr>
          <w:cantSplit/>
          <w:trHeight w:val="567"/>
        </w:trPr>
        <w:tc>
          <w:tcPr>
            <w:tcW w:w="1097" w:type="dxa"/>
            <w:vMerge/>
            <w:tcBorders>
              <w:left w:val="nil"/>
              <w:right w:val="nil"/>
            </w:tcBorders>
            <w:shd w:val="solid" w:color="FFFFFF" w:fill="auto"/>
            <w:textDirection w:val="btLr"/>
          </w:tcPr>
          <w:p w:rsidR="00BC1760" w:rsidP="006423E5" w:rsidRDefault="00BC1760" w14:paraId="0880BA7D" w14:textId="77777777">
            <w:pPr>
              <w:autoSpaceDE w:val="0"/>
              <w:autoSpaceDN w:val="0"/>
              <w:adjustRightInd w:val="0"/>
              <w:spacing w:after="0" w:line="240" w:lineRule="auto"/>
              <w:ind w:left="113" w:right="113"/>
              <w:jc w:val="center"/>
              <w:rPr>
                <w:rFonts w:ascii="Arial" w:hAnsi="Arial" w:cs="Arial"/>
                <w:b/>
                <w:bCs/>
                <w:color w:val="000000"/>
                <w:sz w:val="24"/>
                <w:szCs w:val="24"/>
              </w:rPr>
            </w:pPr>
          </w:p>
        </w:tc>
        <w:tc>
          <w:tcPr>
            <w:tcW w:w="1247" w:type="dxa"/>
            <w:tcBorders>
              <w:top w:val="nil"/>
              <w:left w:val="nil"/>
              <w:bottom w:val="nil"/>
              <w:right w:val="nil"/>
            </w:tcBorders>
            <w:shd w:val="solid" w:color="FFFFFF" w:fill="auto"/>
          </w:tcPr>
          <w:p w:rsidRPr="00AE533A" w:rsidR="00BC1760" w:rsidP="006423E5" w:rsidRDefault="00BC1760" w14:paraId="4D7F023C"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Sannsynlig</w:t>
            </w: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1C8593D0" w14:textId="567BC467">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4B844823" w14:textId="77777777">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2CD03BAF" w14:textId="77777777">
            <w:pPr>
              <w:autoSpaceDE w:val="0"/>
              <w:autoSpaceDN w:val="0"/>
              <w:adjustRightInd w:val="0"/>
              <w:spacing w:after="0" w:line="240" w:lineRule="auto"/>
              <w:jc w:val="center"/>
              <w:rPr>
                <w:rFonts w:ascii="Arial" w:hAnsi="Arial" w:cs="Arial"/>
                <w:color w:val="000000"/>
                <w:sz w:val="16"/>
                <w:szCs w:val="16"/>
              </w:rPr>
            </w:pPr>
          </w:p>
        </w:tc>
        <w:tc>
          <w:tcPr>
            <w:tcW w:w="1247" w:type="dxa"/>
            <w:gridSpan w:val="2"/>
            <w:tcBorders>
              <w:top w:val="single" w:color="333333" w:sz="6" w:space="0"/>
              <w:left w:val="single" w:color="333333" w:sz="6" w:space="0"/>
              <w:bottom w:val="single" w:color="333333" w:sz="6" w:space="0"/>
              <w:right w:val="single" w:color="333333" w:sz="6" w:space="0"/>
            </w:tcBorders>
            <w:shd w:val="solid" w:color="FF0000" w:fill="auto"/>
          </w:tcPr>
          <w:p w:rsidR="00BC1760" w:rsidP="006423E5" w:rsidRDefault="00BC1760" w14:paraId="4B8E81AA" w14:textId="77777777">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0000" w:fill="auto"/>
          </w:tcPr>
          <w:p w:rsidR="00BC1760" w:rsidP="006423E5" w:rsidRDefault="00BC1760" w14:paraId="35112F79" w14:textId="77777777">
            <w:pPr>
              <w:autoSpaceDE w:val="0"/>
              <w:autoSpaceDN w:val="0"/>
              <w:adjustRightInd w:val="0"/>
              <w:spacing w:after="0" w:line="240" w:lineRule="auto"/>
              <w:jc w:val="center"/>
              <w:rPr>
                <w:rFonts w:ascii="Arial" w:hAnsi="Arial" w:cs="Arial"/>
                <w:color w:val="000000"/>
                <w:sz w:val="16"/>
                <w:szCs w:val="16"/>
              </w:rPr>
            </w:pPr>
          </w:p>
        </w:tc>
      </w:tr>
      <w:tr w:rsidR="00BC1760" w:rsidTr="006423E5" w14:paraId="15362F3C" w14:textId="77777777">
        <w:trPr>
          <w:cantSplit/>
          <w:trHeight w:val="567"/>
        </w:trPr>
        <w:tc>
          <w:tcPr>
            <w:tcW w:w="1097" w:type="dxa"/>
            <w:vMerge/>
            <w:tcBorders>
              <w:left w:val="nil"/>
              <w:right w:val="nil"/>
            </w:tcBorders>
            <w:shd w:val="solid" w:color="FFFFFF" w:fill="auto"/>
            <w:textDirection w:val="btLr"/>
          </w:tcPr>
          <w:p w:rsidR="00BC1760" w:rsidP="006423E5" w:rsidRDefault="00BC1760" w14:paraId="7A3B75A4" w14:textId="77777777">
            <w:pPr>
              <w:autoSpaceDE w:val="0"/>
              <w:autoSpaceDN w:val="0"/>
              <w:adjustRightInd w:val="0"/>
              <w:spacing w:after="0" w:line="240" w:lineRule="auto"/>
              <w:ind w:left="113" w:right="113"/>
              <w:jc w:val="center"/>
              <w:rPr>
                <w:rFonts w:ascii="Arial" w:hAnsi="Arial" w:cs="Arial"/>
                <w:b/>
                <w:bCs/>
                <w:color w:val="000000"/>
                <w:sz w:val="24"/>
                <w:szCs w:val="24"/>
              </w:rPr>
            </w:pPr>
          </w:p>
        </w:tc>
        <w:tc>
          <w:tcPr>
            <w:tcW w:w="1247" w:type="dxa"/>
            <w:tcBorders>
              <w:top w:val="nil"/>
              <w:left w:val="nil"/>
              <w:bottom w:val="nil"/>
              <w:right w:val="nil"/>
            </w:tcBorders>
            <w:shd w:val="solid" w:color="FFFFFF" w:fill="auto"/>
          </w:tcPr>
          <w:p w:rsidRPr="00AE533A" w:rsidR="00BC1760" w:rsidP="006423E5" w:rsidRDefault="00BC1760" w14:paraId="561D038C"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Moderat</w:t>
            </w:r>
          </w:p>
        </w:tc>
        <w:tc>
          <w:tcPr>
            <w:tcW w:w="1247" w:type="dxa"/>
            <w:gridSpan w:val="2"/>
            <w:tcBorders>
              <w:top w:val="single" w:color="333333" w:sz="6" w:space="0"/>
              <w:left w:val="single" w:color="333333" w:sz="6" w:space="0"/>
              <w:bottom w:val="single" w:color="333333" w:sz="6" w:space="0"/>
              <w:right w:val="single" w:color="333333" w:sz="6" w:space="0"/>
            </w:tcBorders>
            <w:shd w:val="solid" w:color="008000" w:fill="auto"/>
          </w:tcPr>
          <w:p w:rsidR="00BC1760" w:rsidP="006423E5" w:rsidRDefault="00BC1760" w14:paraId="321DEC26" w14:textId="41E533DB">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FE6957" w14:paraId="40F942EC" w14:textId="54BCF6D4">
            <w:pPr>
              <w:autoSpaceDE w:val="0"/>
              <w:autoSpaceDN w:val="0"/>
              <w:adjustRightInd w:val="0"/>
              <w:spacing w:after="0" w:line="240" w:lineRule="auto"/>
              <w:jc w:val="center"/>
              <w:rPr>
                <w:rFonts w:ascii="Arial" w:hAnsi="Arial" w:cs="Arial"/>
                <w:color w:val="000000"/>
                <w:sz w:val="16"/>
                <w:szCs w:val="16"/>
              </w:rPr>
            </w:pPr>
            <w:del w:author="Støylen, Mari" w:date="2021-05-03T15:49:00Z" w:id="388">
              <w:r w:rsidRPr="005D3A3E" w:rsidDel="001A5532">
                <w:rPr>
                  <w:rFonts w:ascii="Arial" w:hAnsi="Arial" w:cs="Arial"/>
                  <w:noProof/>
                  <w:color w:val="000000"/>
                  <w:sz w:val="16"/>
                  <w:szCs w:val="16"/>
                  <w:lang w:eastAsia="nb-NO"/>
                </w:rPr>
                <mc:AlternateContent>
                  <mc:Choice Requires="wps">
                    <w:drawing>
                      <wp:anchor distT="0" distB="0" distL="114300" distR="114300" simplePos="0" relativeHeight="251658273" behindDoc="0" locked="0" layoutInCell="1" allowOverlap="1" wp14:anchorId="79B3B731" wp14:editId="705609F7">
                        <wp:simplePos x="0" y="0"/>
                        <wp:positionH relativeFrom="column">
                          <wp:posOffset>372110</wp:posOffset>
                        </wp:positionH>
                        <wp:positionV relativeFrom="paragraph">
                          <wp:posOffset>-6350</wp:posOffset>
                        </wp:positionV>
                        <wp:extent cx="334010" cy="190500"/>
                        <wp:effectExtent l="0" t="0" r="27940" b="19050"/>
                        <wp:wrapNone/>
                        <wp:docPr id="1133" name="Avrundet rektangel 1133"/>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dash"/>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3EC84B1F" w14:textId="35C0EFFE">
                                    <w:pPr>
                                      <w:pStyle w:val="Listeavsnitt"/>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BC0235">
                      <v:roundrect id="Avrundet rektangel 1133" style="position:absolute;left:0;text-align:left;margin-left:29.3pt;margin-top:-.5pt;width:26.3pt;height:1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3" fillcolor="white [3201]" strokecolor="black [3200]" strokeweight=".25pt" arcsize="10923f" w14:anchorId="79B3B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">
                        <v:stroke joinstyle="miter" dashstyle="dash"/>
                        <v:textbox>
                          <w:txbxContent>
                            <w:p w:rsidRPr="00BC1760" w:rsidR="000418BB" w:rsidP="00BC1760" w:rsidRDefault="000418BB" w14:paraId="5A39BBE3" w14:textId="35C0EFFE">
                              <w:pPr>
                                <w:pStyle w:val="Listeavsnitt"/>
                                <w:rPr>
                                  <w:rFonts w:ascii="Times New Roman" w:hAnsi="Times New Roman" w:cs="Times New Roman"/>
                                </w:rPr>
                              </w:pPr>
                            </w:p>
                          </w:txbxContent>
                        </v:textbox>
                      </v:roundrect>
                    </w:pict>
                  </mc:Fallback>
                </mc:AlternateContent>
              </w:r>
            </w:del>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35893EC3" w14:textId="5BD0E406">
            <w:pPr>
              <w:autoSpaceDE w:val="0"/>
              <w:autoSpaceDN w:val="0"/>
              <w:adjustRightInd w:val="0"/>
              <w:spacing w:after="0" w:line="240" w:lineRule="auto"/>
              <w:jc w:val="center"/>
              <w:rPr>
                <w:rFonts w:ascii="Arial" w:hAnsi="Arial" w:cs="Arial"/>
                <w:color w:val="000000"/>
                <w:sz w:val="16"/>
                <w:szCs w:val="16"/>
              </w:rPr>
            </w:pP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6D398F4F" w14:textId="77777777">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FF0000" w:fill="auto"/>
          </w:tcPr>
          <w:p w:rsidR="00BC1760" w:rsidP="006423E5" w:rsidRDefault="00BC1760" w14:paraId="543BCD0C" w14:textId="77777777">
            <w:pPr>
              <w:autoSpaceDE w:val="0"/>
              <w:autoSpaceDN w:val="0"/>
              <w:adjustRightInd w:val="0"/>
              <w:spacing w:after="0" w:line="240" w:lineRule="auto"/>
              <w:jc w:val="center"/>
              <w:rPr>
                <w:rFonts w:ascii="Arial" w:hAnsi="Arial" w:cs="Arial"/>
                <w:color w:val="000000"/>
                <w:sz w:val="16"/>
                <w:szCs w:val="16"/>
              </w:rPr>
            </w:pPr>
          </w:p>
        </w:tc>
      </w:tr>
      <w:tr w:rsidR="00BC1760" w:rsidTr="006423E5" w14:paraId="52CD642E" w14:textId="77777777">
        <w:trPr>
          <w:cantSplit/>
          <w:trHeight w:val="567"/>
        </w:trPr>
        <w:tc>
          <w:tcPr>
            <w:tcW w:w="1097" w:type="dxa"/>
            <w:vMerge/>
            <w:tcBorders>
              <w:left w:val="nil"/>
              <w:right w:val="nil"/>
            </w:tcBorders>
            <w:shd w:val="solid" w:color="FFFFFF" w:fill="auto"/>
            <w:textDirection w:val="btLr"/>
          </w:tcPr>
          <w:p w:rsidR="00BC1760" w:rsidP="006423E5" w:rsidRDefault="00BC1760" w14:paraId="5ABEDD86" w14:textId="77777777">
            <w:pPr>
              <w:autoSpaceDE w:val="0"/>
              <w:autoSpaceDN w:val="0"/>
              <w:adjustRightInd w:val="0"/>
              <w:spacing w:after="0" w:line="240" w:lineRule="auto"/>
              <w:ind w:left="113" w:right="113"/>
              <w:jc w:val="center"/>
              <w:rPr>
                <w:rFonts w:ascii="Arial" w:hAnsi="Arial" w:cs="Arial"/>
                <w:b/>
                <w:bCs/>
                <w:color w:val="000000"/>
                <w:sz w:val="24"/>
                <w:szCs w:val="24"/>
              </w:rPr>
            </w:pPr>
          </w:p>
        </w:tc>
        <w:tc>
          <w:tcPr>
            <w:tcW w:w="1247" w:type="dxa"/>
            <w:tcBorders>
              <w:top w:val="nil"/>
              <w:left w:val="nil"/>
              <w:bottom w:val="nil"/>
              <w:right w:val="nil"/>
            </w:tcBorders>
            <w:shd w:val="solid" w:color="FFFFFF" w:fill="auto"/>
          </w:tcPr>
          <w:p w:rsidRPr="00AE533A" w:rsidR="00BC1760" w:rsidP="006423E5" w:rsidRDefault="00BC1760" w14:paraId="67453784"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Lite sannsynlig</w:t>
            </w:r>
          </w:p>
        </w:tc>
        <w:tc>
          <w:tcPr>
            <w:tcW w:w="1247" w:type="dxa"/>
            <w:gridSpan w:val="2"/>
            <w:tcBorders>
              <w:top w:val="single" w:color="333333" w:sz="6" w:space="0"/>
              <w:left w:val="single" w:color="333333" w:sz="6" w:space="0"/>
              <w:bottom w:val="single" w:color="333333" w:sz="6" w:space="0"/>
              <w:right w:val="single" w:color="333333" w:sz="6" w:space="0"/>
            </w:tcBorders>
            <w:shd w:val="solid" w:color="008000" w:fill="auto"/>
          </w:tcPr>
          <w:p w:rsidR="00BC1760" w:rsidP="006423E5" w:rsidRDefault="00FE6957" w14:paraId="656FBAFC" w14:textId="110335C6">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74" behindDoc="0" locked="0" layoutInCell="1" allowOverlap="1" wp14:anchorId="3CFE505E" wp14:editId="76822F4F">
                      <wp:simplePos x="0" y="0"/>
                      <wp:positionH relativeFrom="column">
                        <wp:posOffset>751205</wp:posOffset>
                      </wp:positionH>
                      <wp:positionV relativeFrom="paragraph">
                        <wp:posOffset>207010</wp:posOffset>
                      </wp:positionV>
                      <wp:extent cx="334010" cy="190500"/>
                      <wp:effectExtent l="0" t="0" r="27940" b="19050"/>
                      <wp:wrapNone/>
                      <wp:docPr id="1136" name="Avrundet rektangel 1136"/>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dash"/>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285243D8" w14:textId="77777777">
                                  <w:pPr>
                                    <w:pStyle w:val="Listeavsnitt"/>
                                    <w:rPr>
                                      <w:rFonts w:ascii="Times New Roman" w:hAnsi="Times New Roman" w:cs="Times New Roman"/>
                                    </w:rPr>
                                  </w:pPr>
                                  <w:r w:rsidRPr="00BC1760">
                                    <w:rPr>
                                      <w:rFonts w:ascii="Times New Roman" w:hAnsi="Times New Roman" w:cs="Times New Roman"/>
                                    </w:rPr>
                                    <w:t>P12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DD13E26">
                    <v:roundrect id="Avrundet rektangel 1136" style="position:absolute;left:0;text-align:left;margin-left:59.15pt;margin-top:16.3pt;width:26.3pt;height:1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4" fillcolor="white [3201]" strokecolor="black [3200]" strokeweight=".25pt" arcsize="10923f" w14:anchorId="3CFE50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">
                      <v:stroke joinstyle="miter" dashstyle="dash"/>
                      <v:textbox>
                        <w:txbxContent>
                          <w:p w:rsidRPr="00BC1760" w:rsidR="000418BB" w:rsidP="00BC1760" w:rsidRDefault="000418BB" w14:paraId="43AAA836" w14:textId="77777777">
                            <w:pPr>
                              <w:pStyle w:val="Listeavsnitt"/>
                              <w:rPr>
                                <w:rFonts w:ascii="Times New Roman" w:hAnsi="Times New Roman" w:cs="Times New Roman"/>
                              </w:rPr>
                            </w:pPr>
                            <w:r w:rsidRPr="00BC1760">
                              <w:rPr>
                                <w:rFonts w:ascii="Times New Roman" w:hAnsi="Times New Roman" w:cs="Times New Roman"/>
                              </w:rPr>
                              <w:t>P12</w:t>
                            </w:r>
                          </w:p>
                        </w:txbxContent>
                      </v:textbox>
                    </v:roundrect>
                  </w:pict>
                </mc:Fallback>
              </mc:AlternateContent>
            </w:r>
            <w:r w:rsidRPr="005D3A3E" w:rsidR="00BC1760">
              <w:rPr>
                <w:rFonts w:ascii="Arial" w:hAnsi="Arial" w:cs="Arial"/>
                <w:noProof/>
                <w:color w:val="000000"/>
                <w:sz w:val="16"/>
                <w:szCs w:val="16"/>
                <w:lang w:eastAsia="nb-NO"/>
              </w:rPr>
              <mc:AlternateContent>
                <mc:Choice Requires="wps">
                  <w:drawing>
                    <wp:anchor distT="0" distB="0" distL="114300" distR="114300" simplePos="0" relativeHeight="251658266" behindDoc="0" locked="0" layoutInCell="1" allowOverlap="1" wp14:anchorId="01D19529" wp14:editId="6053FE17">
                      <wp:simplePos x="0" y="0"/>
                      <wp:positionH relativeFrom="column">
                        <wp:posOffset>758825</wp:posOffset>
                      </wp:positionH>
                      <wp:positionV relativeFrom="paragraph">
                        <wp:posOffset>-9525</wp:posOffset>
                      </wp:positionV>
                      <wp:extent cx="334010" cy="190500"/>
                      <wp:effectExtent l="0" t="0" r="27940" b="19050"/>
                      <wp:wrapNone/>
                      <wp:docPr id="1140" name="Avrundet rektangel 1140"/>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7B710EB9" w14:textId="77777777">
                                  <w:pPr>
                                    <w:pStyle w:val="Listeavsnitt"/>
                                    <w:rPr>
                                      <w:rFonts w:ascii="Times New Roman" w:hAnsi="Times New Roman" w:cs="Times New Roman"/>
                                    </w:rPr>
                                  </w:pPr>
                                  <w:r w:rsidRPr="00BC1760">
                                    <w:rPr>
                                      <w:rFonts w:ascii="Times New Roman" w:hAnsi="Times New Roman" w:cs="Times New Roman"/>
                                    </w:rPr>
                                    <w:t>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360B9E7">
                    <v:roundrect id="Avrundet rektangel 1140" style="position:absolute;left:0;text-align:left;margin-left:59.75pt;margin-top:-.75pt;width:26.3pt;height:1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5" fillcolor="white [3201]" strokecolor="black [3200]" strokeweight=".25pt" arcsize="10923f" w14:anchorId="01D19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">
                      <v:stroke joinstyle="miter"/>
                      <v:textbox>
                        <w:txbxContent>
                          <w:p w:rsidRPr="00BC1760" w:rsidR="000418BB" w:rsidP="00BC1760" w:rsidRDefault="000418BB" w14:paraId="3AEBE6A9" w14:textId="77777777">
                            <w:pPr>
                              <w:pStyle w:val="Listeavsnitt"/>
                              <w:rPr>
                                <w:rFonts w:ascii="Times New Roman" w:hAnsi="Times New Roman" w:cs="Times New Roman"/>
                              </w:rPr>
                            </w:pPr>
                            <w:r w:rsidRPr="00BC1760">
                              <w:rPr>
                                <w:rFonts w:ascii="Times New Roman" w:hAnsi="Times New Roman" w:cs="Times New Roman"/>
                              </w:rPr>
                              <w:t>P3</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008000" w:fill="auto"/>
          </w:tcPr>
          <w:p w:rsidR="00BC1760" w:rsidP="006423E5" w:rsidRDefault="00FE6957" w14:paraId="0A65554E" w14:textId="77C8A879">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67" behindDoc="0" locked="0" layoutInCell="1" allowOverlap="1" wp14:anchorId="7F27CFC7" wp14:editId="485D594B">
                      <wp:simplePos x="0" y="0"/>
                      <wp:positionH relativeFrom="column">
                        <wp:posOffset>762635</wp:posOffset>
                      </wp:positionH>
                      <wp:positionV relativeFrom="paragraph">
                        <wp:posOffset>-7620</wp:posOffset>
                      </wp:positionV>
                      <wp:extent cx="334010" cy="190500"/>
                      <wp:effectExtent l="0" t="0" r="27940" b="19050"/>
                      <wp:wrapNone/>
                      <wp:docPr id="1139" name="Avrundet rektangel 1139"/>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dash"/>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7EA8AB89" w14:textId="77777777">
                                  <w:pPr>
                                    <w:pStyle w:val="Listeavsnitt"/>
                                    <w:rPr>
                                      <w:rFonts w:ascii="Times New Roman" w:hAnsi="Times New Roman" w:cs="Times New Roman"/>
                                    </w:rPr>
                                  </w:pPr>
                                  <w:r w:rsidRPr="00BC1760">
                                    <w:rPr>
                                      <w:rFonts w:ascii="Times New Roman" w:hAnsi="Times New Roman" w:cs="Times New Roman"/>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435F781">
                    <v:roundrect id="Avrundet rektangel 1139" style="position:absolute;left:0;text-align:left;margin-left:60.05pt;margin-top:-.6pt;width:26.3pt;height:1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6" fillcolor="white [3201]" strokecolor="black [3200]" strokeweight=".25pt" arcsize="10923f" w14:anchorId="7F27CF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">
                      <v:stroke joinstyle="miter" dashstyle="dash"/>
                      <v:textbox>
                        <w:txbxContent>
                          <w:p w:rsidRPr="00BC1760" w:rsidR="000418BB" w:rsidP="00BC1760" w:rsidRDefault="000418BB" w14:paraId="4849BD23" w14:textId="77777777">
                            <w:pPr>
                              <w:pStyle w:val="Listeavsnitt"/>
                              <w:rPr>
                                <w:rFonts w:ascii="Times New Roman" w:hAnsi="Times New Roman" w:cs="Times New Roman"/>
                              </w:rPr>
                            </w:pPr>
                            <w:r w:rsidRPr="00BC1760">
                              <w:rPr>
                                <w:rFonts w:ascii="Times New Roman" w:hAnsi="Times New Roman" w:cs="Times New Roman"/>
                              </w:rPr>
                              <w:t>P4</w:t>
                            </w:r>
                          </w:p>
                        </w:txbxContent>
                      </v:textbox>
                    </v:roundrect>
                  </w:pict>
                </mc:Fallback>
              </mc:AlternateContent>
            </w:r>
            <w:r w:rsidRPr="005D3A3E" w:rsidR="00BC1760">
              <w:rPr>
                <w:rFonts w:ascii="Arial" w:hAnsi="Arial" w:cs="Arial"/>
                <w:noProof/>
                <w:color w:val="000000"/>
                <w:sz w:val="16"/>
                <w:szCs w:val="16"/>
                <w:lang w:eastAsia="nb-NO"/>
              </w:rPr>
              <mc:AlternateContent>
                <mc:Choice Requires="wps">
                  <w:drawing>
                    <wp:anchor distT="0" distB="0" distL="114300" distR="114300" simplePos="0" relativeHeight="251658278" behindDoc="0" locked="0" layoutInCell="1" allowOverlap="1" wp14:anchorId="11479B0B" wp14:editId="0313A195">
                      <wp:simplePos x="0" y="0"/>
                      <wp:positionH relativeFrom="column">
                        <wp:posOffset>367665</wp:posOffset>
                      </wp:positionH>
                      <wp:positionV relativeFrom="paragraph">
                        <wp:posOffset>-9525</wp:posOffset>
                      </wp:positionV>
                      <wp:extent cx="334010" cy="190500"/>
                      <wp:effectExtent l="0" t="0" r="27940" b="19050"/>
                      <wp:wrapNone/>
                      <wp:docPr id="1141" name="Avrundet rektangel 1141"/>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56B78080" w14:textId="77777777">
                                  <w:pPr>
                                    <w:pStyle w:val="Listeavsnitt"/>
                                    <w:rPr>
                                      <w:rFonts w:ascii="Times New Roman" w:hAnsi="Times New Roman" w:cs="Times New Roman"/>
                                    </w:rPr>
                                  </w:pPr>
                                  <w:r w:rsidRPr="00BC1760">
                                    <w:rPr>
                                      <w:rFonts w:ascii="Times New Roman" w:hAnsi="Times New Roman" w:cs="Times New Roman"/>
                                    </w:rPr>
                                    <w:t>P16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DC55258">
                    <v:roundrect id="Avrundet rektangel 1141" style="position:absolute;left:0;text-align:left;margin-left:28.95pt;margin-top:-.75pt;width:26.3pt;height:1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7" fillcolor="white [3201]" strokecolor="black [3200]" strokeweight=".25pt" arcsize="10923f" w14:anchorId="11479B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">
                      <v:stroke joinstyle="miter"/>
                      <v:textbox>
                        <w:txbxContent>
                          <w:p w:rsidRPr="00BC1760" w:rsidR="000418BB" w:rsidP="00BC1760" w:rsidRDefault="000418BB" w14:paraId="492B43B8" w14:textId="77777777">
                            <w:pPr>
                              <w:pStyle w:val="Listeavsnitt"/>
                              <w:rPr>
                                <w:rFonts w:ascii="Times New Roman" w:hAnsi="Times New Roman" w:cs="Times New Roman"/>
                              </w:rPr>
                            </w:pPr>
                            <w:r w:rsidRPr="00BC1760">
                              <w:rPr>
                                <w:rFonts w:ascii="Times New Roman" w:hAnsi="Times New Roman" w:cs="Times New Roman"/>
                              </w:rPr>
                              <w:t>P16</w:t>
                            </w:r>
                          </w:p>
                        </w:txbxContent>
                      </v:textbox>
                    </v:roundrect>
                  </w:pict>
                </mc:Fallback>
              </mc:AlternateContent>
            </w:r>
            <w:r w:rsidRPr="005D3A3E" w:rsidR="00BC1760">
              <w:rPr>
                <w:rFonts w:ascii="Arial" w:hAnsi="Arial" w:cs="Arial"/>
                <w:noProof/>
                <w:color w:val="000000"/>
                <w:sz w:val="16"/>
                <w:szCs w:val="16"/>
                <w:lang w:eastAsia="nb-NO"/>
              </w:rPr>
              <mc:AlternateContent>
                <mc:Choice Requires="wps">
                  <w:drawing>
                    <wp:anchor distT="0" distB="0" distL="114300" distR="114300" simplePos="0" relativeHeight="251658276" behindDoc="0" locked="0" layoutInCell="1" allowOverlap="1" wp14:anchorId="232A8787" wp14:editId="319E1AF1">
                      <wp:simplePos x="0" y="0"/>
                      <wp:positionH relativeFrom="column">
                        <wp:posOffset>758825</wp:posOffset>
                      </wp:positionH>
                      <wp:positionV relativeFrom="paragraph">
                        <wp:posOffset>209550</wp:posOffset>
                      </wp:positionV>
                      <wp:extent cx="334010" cy="190500"/>
                      <wp:effectExtent l="0" t="0" r="27940" b="19050"/>
                      <wp:wrapNone/>
                      <wp:docPr id="1142" name="Avrundet rektangel 1142"/>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48438EF9" w14:textId="77777777">
                                  <w:pPr>
                                    <w:pStyle w:val="Listeavsnitt"/>
                                    <w:rPr>
                                      <w:rFonts w:ascii="Times New Roman" w:hAnsi="Times New Roman" w:cs="Times New Roman"/>
                                    </w:rPr>
                                  </w:pPr>
                                  <w:r w:rsidRPr="00BC1760">
                                    <w:rPr>
                                      <w:rFonts w:ascii="Times New Roman" w:hAnsi="Times New Roman" w:cs="Times New Roman"/>
                                    </w:rPr>
                                    <w:t>P14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BCE5BC">
                    <v:roundrect id="Avrundet rektangel 1142" style="position:absolute;left:0;text-align:left;margin-left:59.75pt;margin-top:16.5pt;width:26.3pt;height:1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8" fillcolor="white [3201]" strokecolor="black [3200]" strokeweight=".25pt" arcsize="10923f" w14:anchorId="232A8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">
                      <v:stroke joinstyle="miter"/>
                      <v:textbox>
                        <w:txbxContent>
                          <w:p w:rsidRPr="00BC1760" w:rsidR="000418BB" w:rsidP="00BC1760" w:rsidRDefault="000418BB" w14:paraId="30EF8A4F" w14:textId="77777777">
                            <w:pPr>
                              <w:pStyle w:val="Listeavsnitt"/>
                              <w:rPr>
                                <w:rFonts w:ascii="Times New Roman" w:hAnsi="Times New Roman" w:cs="Times New Roman"/>
                              </w:rPr>
                            </w:pPr>
                            <w:r w:rsidRPr="00BC1760">
                              <w:rPr>
                                <w:rFonts w:ascii="Times New Roman" w:hAnsi="Times New Roman" w:cs="Times New Roman"/>
                              </w:rPr>
                              <w:t>P14</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FE6957" w14:paraId="6C863932" w14:textId="1A606E07">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79" behindDoc="0" locked="0" layoutInCell="1" allowOverlap="1" wp14:anchorId="47C5237F" wp14:editId="7A4F1E69">
                      <wp:simplePos x="0" y="0"/>
                      <wp:positionH relativeFrom="column">
                        <wp:posOffset>198120</wp:posOffset>
                      </wp:positionH>
                      <wp:positionV relativeFrom="paragraph">
                        <wp:posOffset>124129</wp:posOffset>
                      </wp:positionV>
                      <wp:extent cx="334010" cy="190500"/>
                      <wp:effectExtent l="0" t="0" r="27940" b="19050"/>
                      <wp:wrapNone/>
                      <wp:docPr id="1137" name="Avrundet rektangel 1137"/>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dash"/>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0F70F791" w14:textId="77777777">
                                  <w:pPr>
                                    <w:pStyle w:val="Listeavsnitt"/>
                                    <w:rPr>
                                      <w:rFonts w:ascii="Times New Roman" w:hAnsi="Times New Roman" w:cs="Times New Roman"/>
                                    </w:rPr>
                                  </w:pPr>
                                  <w:r w:rsidRPr="00BC1760">
                                    <w:rPr>
                                      <w:rFonts w:ascii="Times New Roman" w:hAnsi="Times New Roman" w:cs="Times New Roman"/>
                                    </w:rPr>
                                    <w:t>P17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FE71E52">
                    <v:roundrect id="Avrundet rektangel 1137" style="position:absolute;left:0;text-align:left;margin-left:15.6pt;margin-top:9.75pt;width:26.3pt;height:1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9" fillcolor="white [3201]" strokecolor="black [3200]" strokeweight=".25pt" arcsize="10923f" w14:anchorId="47C52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">
                      <v:stroke joinstyle="miter" dashstyle="dash"/>
                      <v:textbox>
                        <w:txbxContent>
                          <w:p w:rsidRPr="00BC1760" w:rsidR="000418BB" w:rsidP="00BC1760" w:rsidRDefault="000418BB" w14:paraId="22631CBF" w14:textId="77777777">
                            <w:pPr>
                              <w:pStyle w:val="Listeavsnitt"/>
                              <w:rPr>
                                <w:rFonts w:ascii="Times New Roman" w:hAnsi="Times New Roman" w:cs="Times New Roman"/>
                              </w:rPr>
                            </w:pPr>
                            <w:r w:rsidRPr="00BC1760">
                              <w:rPr>
                                <w:rFonts w:ascii="Times New Roman" w:hAnsi="Times New Roman" w:cs="Times New Roman"/>
                              </w:rPr>
                              <w:t>P17</w:t>
                            </w:r>
                          </w:p>
                        </w:txbxContent>
                      </v:textbox>
                    </v:roundrect>
                  </w:pict>
                </mc:Fallback>
              </mc:AlternateContent>
            </w:r>
            <w:r w:rsidRPr="005D3A3E" w:rsidR="00BC1760">
              <w:rPr>
                <w:rFonts w:ascii="Arial" w:hAnsi="Arial" w:cs="Arial"/>
                <w:noProof/>
                <w:color w:val="000000"/>
                <w:sz w:val="16"/>
                <w:szCs w:val="16"/>
                <w:lang w:eastAsia="nb-NO"/>
              </w:rPr>
              <mc:AlternateContent>
                <mc:Choice Requires="wps">
                  <w:drawing>
                    <wp:anchor distT="0" distB="0" distL="114300" distR="114300" simplePos="0" relativeHeight="251658281" behindDoc="0" locked="0" layoutInCell="1" allowOverlap="1" wp14:anchorId="78677DCA" wp14:editId="7B68DBE3">
                      <wp:simplePos x="0" y="0"/>
                      <wp:positionH relativeFrom="column">
                        <wp:posOffset>436880</wp:posOffset>
                      </wp:positionH>
                      <wp:positionV relativeFrom="paragraph">
                        <wp:posOffset>216535</wp:posOffset>
                      </wp:positionV>
                      <wp:extent cx="334010" cy="190500"/>
                      <wp:effectExtent l="0" t="0" r="27940" b="19050"/>
                      <wp:wrapNone/>
                      <wp:docPr id="448" name="Avrundet rektangel 448"/>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dash"/>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55431905" w14:textId="77777777">
                                  <w:pPr>
                                    <w:pStyle w:val="Listeavsnitt"/>
                                    <w:rPr>
                                      <w:rFonts w:ascii="Times New Roman" w:hAnsi="Times New Roman" w:cs="Times New Roman"/>
                                    </w:rPr>
                                  </w:pPr>
                                  <w:r w:rsidRPr="00BC1760">
                                    <w:rPr>
                                      <w:rFonts w:ascii="Times New Roman" w:hAnsi="Times New Roman" w:cs="Times New Roman"/>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2D5BF25">
                    <v:roundrect id="Avrundet rektangel 448" style="position:absolute;left:0;text-align:left;margin-left:34.4pt;margin-top:17.05pt;width:26.3pt;height:1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0" fillcolor="white [3201]" strokecolor="black [3200]" strokeweight=".25pt" arcsize="10923f" w14:anchorId="78677D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">
                      <v:stroke joinstyle="miter" dashstyle="dash"/>
                      <v:textbox>
                        <w:txbxContent>
                          <w:p w:rsidRPr="00BC1760" w:rsidR="000418BB" w:rsidP="00BC1760" w:rsidRDefault="000418BB" w14:paraId="729B238E" w14:textId="77777777">
                            <w:pPr>
                              <w:pStyle w:val="Listeavsnitt"/>
                              <w:rPr>
                                <w:rFonts w:ascii="Times New Roman" w:hAnsi="Times New Roman" w:cs="Times New Roman"/>
                              </w:rPr>
                            </w:pPr>
                            <w:r w:rsidRPr="00BC1760">
                              <w:rPr>
                                <w:rFonts w:ascii="Times New Roman" w:hAnsi="Times New Roman" w:cs="Times New Roman"/>
                              </w:rPr>
                              <w:t>P1</w:t>
                            </w:r>
                          </w:p>
                        </w:txbxContent>
                      </v:textbox>
                    </v:roundrect>
                  </w:pict>
                </mc:Fallback>
              </mc:AlternateContent>
            </w:r>
            <w:r w:rsidRPr="005D3A3E" w:rsidR="00BC1760">
              <w:rPr>
                <w:rFonts w:ascii="Arial" w:hAnsi="Arial" w:cs="Arial"/>
                <w:noProof/>
                <w:color w:val="000000"/>
                <w:sz w:val="16"/>
                <w:szCs w:val="16"/>
                <w:lang w:eastAsia="nb-NO"/>
              </w:rPr>
              <mc:AlternateContent>
                <mc:Choice Requires="wps">
                  <w:drawing>
                    <wp:anchor distT="0" distB="0" distL="114300" distR="114300" simplePos="0" relativeHeight="251658268" behindDoc="0" locked="0" layoutInCell="1" allowOverlap="1" wp14:anchorId="1B36BA11" wp14:editId="1D8CEC1B">
                      <wp:simplePos x="0" y="0"/>
                      <wp:positionH relativeFrom="column">
                        <wp:posOffset>432435</wp:posOffset>
                      </wp:positionH>
                      <wp:positionV relativeFrom="paragraph">
                        <wp:posOffset>-9525</wp:posOffset>
                      </wp:positionV>
                      <wp:extent cx="334010" cy="190500"/>
                      <wp:effectExtent l="0" t="0" r="27940" b="19050"/>
                      <wp:wrapNone/>
                      <wp:docPr id="1144" name="Avrundet rektangel 1144"/>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38E819DC" w14:textId="77777777">
                                  <w:pPr>
                                    <w:pStyle w:val="Listeavsnitt"/>
                                    <w:rPr>
                                      <w:rFonts w:ascii="Times New Roman" w:hAnsi="Times New Roman" w:cs="Times New Roman"/>
                                    </w:rPr>
                                  </w:pPr>
                                  <w:r w:rsidRPr="00BC1760">
                                    <w:rPr>
                                      <w:rFonts w:ascii="Times New Roman" w:hAnsi="Times New Roman" w:cs="Times New Roman"/>
                                    </w:rPr>
                                    <w:t>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FAC26B4">
                    <v:roundrect id="Avrundet rektangel 1144" style="position:absolute;left:0;text-align:left;margin-left:34.05pt;margin-top:-.75pt;width:26.3pt;height:1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1" fillcolor="white [3201]" strokecolor="black [3200]" strokeweight=".25pt" arcsize="10923f" w14:anchorId="1B36BA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">
                      <v:stroke joinstyle="miter"/>
                      <v:textbox>
                        <w:txbxContent>
                          <w:p w:rsidRPr="00BC1760" w:rsidR="000418BB" w:rsidP="00BC1760" w:rsidRDefault="000418BB" w14:paraId="415B4BB4" w14:textId="77777777">
                            <w:pPr>
                              <w:pStyle w:val="Listeavsnitt"/>
                              <w:rPr>
                                <w:rFonts w:ascii="Times New Roman" w:hAnsi="Times New Roman" w:cs="Times New Roman"/>
                              </w:rPr>
                            </w:pPr>
                            <w:r w:rsidRPr="00BC1760">
                              <w:rPr>
                                <w:rFonts w:ascii="Times New Roman" w:hAnsi="Times New Roman" w:cs="Times New Roman"/>
                              </w:rPr>
                              <w:t>P5</w:t>
                            </w:r>
                          </w:p>
                        </w:txbxContent>
                      </v:textbox>
                    </v:roundrect>
                  </w:pict>
                </mc:Fallback>
              </mc:AlternateContent>
            </w: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1E39EF" w14:paraId="744D2547" w14:textId="1AF0A5A3">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75" behindDoc="0" locked="0" layoutInCell="1" allowOverlap="1" wp14:anchorId="424A77B0" wp14:editId="6EC6E461">
                      <wp:simplePos x="0" y="0"/>
                      <wp:positionH relativeFrom="column">
                        <wp:posOffset>424180</wp:posOffset>
                      </wp:positionH>
                      <wp:positionV relativeFrom="paragraph">
                        <wp:posOffset>-9525</wp:posOffset>
                      </wp:positionV>
                      <wp:extent cx="334010" cy="190500"/>
                      <wp:effectExtent l="0" t="0" r="27940" b="19050"/>
                      <wp:wrapNone/>
                      <wp:docPr id="1145" name="Avrundet rektangel 1145"/>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76A84277" w14:textId="77777777">
                                  <w:pPr>
                                    <w:pStyle w:val="Listeavsnitt"/>
                                    <w:rPr>
                                      <w:rFonts w:ascii="Times New Roman" w:hAnsi="Times New Roman" w:cs="Times New Roman"/>
                                    </w:rPr>
                                  </w:pPr>
                                  <w:r w:rsidRPr="00BC1760">
                                    <w:rPr>
                                      <w:rFonts w:ascii="Times New Roman" w:hAnsi="Times New Roman" w:cs="Times New Roman"/>
                                    </w:rPr>
                                    <w:t>P13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D3A7245">
                    <v:roundrect id="Avrundet rektangel 1145" style="position:absolute;left:0;text-align:left;margin-left:33.4pt;margin-top:-.75pt;width:26.3pt;height:1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2" fillcolor="white [3201]" strokecolor="black [3200]" strokeweight=".25pt" arcsize="10923f" w14:anchorId="424A77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">
                      <v:stroke joinstyle="miter"/>
                      <v:textbox>
                        <w:txbxContent>
                          <w:p w:rsidRPr="00BC1760" w:rsidR="000418BB" w:rsidP="00BC1760" w:rsidRDefault="000418BB" w14:paraId="3890F68D" w14:textId="77777777">
                            <w:pPr>
                              <w:pStyle w:val="Listeavsnitt"/>
                              <w:rPr>
                                <w:rFonts w:ascii="Times New Roman" w:hAnsi="Times New Roman" w:cs="Times New Roman"/>
                              </w:rPr>
                            </w:pPr>
                            <w:r w:rsidRPr="00BC1760">
                              <w:rPr>
                                <w:rFonts w:ascii="Times New Roman" w:hAnsi="Times New Roman" w:cs="Times New Roman"/>
                              </w:rPr>
                              <w:t>P13</w:t>
                            </w:r>
                          </w:p>
                        </w:txbxContent>
                      </v:textbox>
                    </v:roundrect>
                  </w:pict>
                </mc:Fallback>
              </mc:AlternateContent>
            </w:r>
            <w:del w:author="Støylen, Mari" w:date="2021-05-03T15:49:00Z" w:id="389">
              <w:r w:rsidRPr="005D3A3E" w:rsidDel="001A5532" w:rsidR="00FE6957">
                <w:rPr>
                  <w:rFonts w:ascii="Arial" w:hAnsi="Arial" w:cs="Arial"/>
                  <w:noProof/>
                  <w:color w:val="000000"/>
                  <w:sz w:val="16"/>
                  <w:szCs w:val="16"/>
                  <w:lang w:eastAsia="nb-NO"/>
                </w:rPr>
                <mc:AlternateContent>
                  <mc:Choice Requires="wps">
                    <w:drawing>
                      <wp:anchor distT="0" distB="0" distL="114300" distR="114300" simplePos="0" relativeHeight="251658269" behindDoc="0" locked="0" layoutInCell="1" allowOverlap="1" wp14:anchorId="4E4D5AF6" wp14:editId="1D0F25EC">
                        <wp:simplePos x="0" y="0"/>
                        <wp:positionH relativeFrom="column">
                          <wp:posOffset>422910</wp:posOffset>
                        </wp:positionH>
                        <wp:positionV relativeFrom="paragraph">
                          <wp:posOffset>396240</wp:posOffset>
                        </wp:positionV>
                        <wp:extent cx="334010" cy="190500"/>
                        <wp:effectExtent l="0" t="0" r="27940" b="19050"/>
                        <wp:wrapNone/>
                        <wp:docPr id="1148" name="Avrundet rektangel 1148"/>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dash"/>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11464553" w14:textId="52F24D3A">
                                    <w:pPr>
                                      <w:pStyle w:val="Listeavsnitt"/>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8CEAFB0">
                      <v:roundrect id="Avrundet rektangel 1148" style="position:absolute;left:0;text-align:left;margin-left:33.3pt;margin-top:31.2pt;width:26.3pt;height:1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3" fillcolor="white [3201]" strokecolor="black [3200]" strokeweight=".25pt" arcsize="10923f" w14:anchorId="4E4D5A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">
                        <v:stroke joinstyle="miter" dashstyle="dash"/>
                        <v:textbox>
                          <w:txbxContent>
                            <w:p w:rsidRPr="00BC1760" w:rsidR="000418BB" w:rsidP="00BC1760" w:rsidRDefault="000418BB" w14:paraId="41C8F396" w14:textId="52F24D3A">
                              <w:pPr>
                                <w:pStyle w:val="Listeavsnitt"/>
                                <w:rPr>
                                  <w:rFonts w:ascii="Times New Roman" w:hAnsi="Times New Roman" w:cs="Times New Roman"/>
                                </w:rPr>
                              </w:pPr>
                            </w:p>
                          </w:txbxContent>
                        </v:textbox>
                      </v:roundrect>
                    </w:pict>
                  </mc:Fallback>
                </mc:AlternateContent>
              </w:r>
            </w:del>
            <w:r w:rsidRPr="005D3A3E" w:rsidR="00BC1760">
              <w:rPr>
                <w:rFonts w:ascii="Arial" w:hAnsi="Arial" w:cs="Arial"/>
                <w:noProof/>
                <w:color w:val="000000"/>
                <w:sz w:val="16"/>
                <w:szCs w:val="16"/>
                <w:lang w:eastAsia="nb-NO"/>
              </w:rPr>
              <mc:AlternateContent>
                <mc:Choice Requires="wps">
                  <w:drawing>
                    <wp:anchor distT="0" distB="0" distL="114300" distR="114300" simplePos="0" relativeHeight="251658271" behindDoc="0" locked="0" layoutInCell="1" allowOverlap="1" wp14:anchorId="1A976371" wp14:editId="3CCEA24B">
                      <wp:simplePos x="0" y="0"/>
                      <wp:positionH relativeFrom="column">
                        <wp:posOffset>756285</wp:posOffset>
                      </wp:positionH>
                      <wp:positionV relativeFrom="paragraph">
                        <wp:posOffset>-10160</wp:posOffset>
                      </wp:positionV>
                      <wp:extent cx="334010" cy="190500"/>
                      <wp:effectExtent l="0" t="0" r="27940" b="19050"/>
                      <wp:wrapNone/>
                      <wp:docPr id="1146" name="Avrundet rektangel 1146"/>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2B42F5CC" w14:textId="77777777">
                                  <w:pPr>
                                    <w:pStyle w:val="Listeavsnitt"/>
                                    <w:rPr>
                                      <w:rFonts w:ascii="Times New Roman" w:hAnsi="Times New Roman" w:cs="Times New Roman"/>
                                    </w:rPr>
                                  </w:pPr>
                                  <w:r w:rsidRPr="00BC1760">
                                    <w:rPr>
                                      <w:rFonts w:ascii="Times New Roman" w:hAnsi="Times New Roman" w:cs="Times New Roman"/>
                                    </w:rPr>
                                    <w:t>P8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EB42656">
                    <v:roundrect id="Avrundet rektangel 1146" style="position:absolute;left:0;text-align:left;margin-left:59.55pt;margin-top:-.8pt;width:26.3pt;height:1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4" fillcolor="white [3201]" strokecolor="black [3200]" strokeweight=".25pt" arcsize="10923f" w14:anchorId="1A976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">
                      <v:stroke joinstyle="miter"/>
                      <v:textbox>
                        <w:txbxContent>
                          <w:p w:rsidRPr="00BC1760" w:rsidR="000418BB" w:rsidP="00BC1760" w:rsidRDefault="000418BB" w14:paraId="4E4E3D54" w14:textId="77777777">
                            <w:pPr>
                              <w:pStyle w:val="Listeavsnitt"/>
                              <w:rPr>
                                <w:rFonts w:ascii="Times New Roman" w:hAnsi="Times New Roman" w:cs="Times New Roman"/>
                              </w:rPr>
                            </w:pPr>
                            <w:r w:rsidRPr="00BC1760">
                              <w:rPr>
                                <w:rFonts w:ascii="Times New Roman" w:hAnsi="Times New Roman" w:cs="Times New Roman"/>
                              </w:rPr>
                              <w:t>P8</w:t>
                            </w:r>
                          </w:p>
                        </w:txbxContent>
                      </v:textbox>
                    </v:roundrect>
                  </w:pict>
                </mc:Fallback>
              </mc:AlternateContent>
            </w:r>
            <w:r w:rsidRPr="005D3A3E" w:rsidR="00BC1760">
              <w:rPr>
                <w:rFonts w:ascii="Arial" w:hAnsi="Arial" w:cs="Arial"/>
                <w:noProof/>
                <w:color w:val="000000"/>
                <w:sz w:val="16"/>
                <w:szCs w:val="16"/>
                <w:lang w:eastAsia="nb-NO"/>
              </w:rPr>
              <mc:AlternateContent>
                <mc:Choice Requires="wps">
                  <w:drawing>
                    <wp:anchor distT="0" distB="0" distL="114300" distR="114300" simplePos="0" relativeHeight="251658270" behindDoc="0" locked="0" layoutInCell="1" allowOverlap="1" wp14:anchorId="5E34F295" wp14:editId="304B2814">
                      <wp:simplePos x="0" y="0"/>
                      <wp:positionH relativeFrom="column">
                        <wp:posOffset>-24765</wp:posOffset>
                      </wp:positionH>
                      <wp:positionV relativeFrom="paragraph">
                        <wp:posOffset>-10160</wp:posOffset>
                      </wp:positionV>
                      <wp:extent cx="334010" cy="190500"/>
                      <wp:effectExtent l="0" t="0" r="27940" b="19050"/>
                      <wp:wrapNone/>
                      <wp:docPr id="1147" name="Avrundet rektangel 1147"/>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1B94ABBD" w14:textId="77777777">
                                  <w:pPr>
                                    <w:pStyle w:val="Listeavsnitt"/>
                                    <w:rPr>
                                      <w:rFonts w:ascii="Times New Roman" w:hAnsi="Times New Roman" w:cs="Times New Roman"/>
                                    </w:rPr>
                                  </w:pPr>
                                  <w:r w:rsidRPr="00BC1760">
                                    <w:rPr>
                                      <w:rFonts w:ascii="Times New Roman" w:hAnsi="Times New Roman" w:cs="Times New Roman"/>
                                    </w:rPr>
                                    <w:t>P7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3250A75">
                    <v:roundrect id="Avrundet rektangel 1147" style="position:absolute;left:0;text-align:left;margin-left:-1.95pt;margin-top:-.8pt;width:26.3pt;height:1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5" fillcolor="white [3201]" strokecolor="black [3200]" strokeweight=".25pt" arcsize="10923f" w14:anchorId="5E34F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">
                      <v:stroke joinstyle="miter"/>
                      <v:textbox>
                        <w:txbxContent>
                          <w:p w:rsidRPr="00BC1760" w:rsidR="000418BB" w:rsidP="00BC1760" w:rsidRDefault="000418BB" w14:paraId="725411BE" w14:textId="77777777">
                            <w:pPr>
                              <w:pStyle w:val="Listeavsnitt"/>
                              <w:rPr>
                                <w:rFonts w:ascii="Times New Roman" w:hAnsi="Times New Roman" w:cs="Times New Roman"/>
                              </w:rPr>
                            </w:pPr>
                            <w:r w:rsidRPr="00BC1760">
                              <w:rPr>
                                <w:rFonts w:ascii="Times New Roman" w:hAnsi="Times New Roman" w:cs="Times New Roman"/>
                              </w:rPr>
                              <w:t>P7</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4E9C0735" w14:textId="77777777">
            <w:pPr>
              <w:autoSpaceDE w:val="0"/>
              <w:autoSpaceDN w:val="0"/>
              <w:adjustRightInd w:val="0"/>
              <w:spacing w:after="0" w:line="240" w:lineRule="auto"/>
              <w:jc w:val="center"/>
              <w:rPr>
                <w:rFonts w:ascii="Arial" w:hAnsi="Arial" w:cs="Arial"/>
                <w:color w:val="000000"/>
                <w:sz w:val="16"/>
                <w:szCs w:val="16"/>
              </w:rPr>
            </w:pPr>
          </w:p>
        </w:tc>
      </w:tr>
      <w:tr w:rsidR="00BC1760" w:rsidTr="006423E5" w14:paraId="7C62EB82" w14:textId="77777777">
        <w:trPr>
          <w:cantSplit/>
          <w:trHeight w:val="567"/>
        </w:trPr>
        <w:tc>
          <w:tcPr>
            <w:tcW w:w="1097" w:type="dxa"/>
            <w:vMerge/>
            <w:tcBorders>
              <w:left w:val="nil"/>
              <w:bottom w:val="nil"/>
              <w:right w:val="nil"/>
            </w:tcBorders>
            <w:shd w:val="solid" w:color="FFFFFF" w:fill="auto"/>
            <w:textDirection w:val="btLr"/>
          </w:tcPr>
          <w:p w:rsidR="00BC1760" w:rsidP="006423E5" w:rsidRDefault="00BC1760" w14:paraId="2C891014" w14:textId="77777777">
            <w:pPr>
              <w:autoSpaceDE w:val="0"/>
              <w:autoSpaceDN w:val="0"/>
              <w:adjustRightInd w:val="0"/>
              <w:spacing w:after="0" w:line="240" w:lineRule="auto"/>
              <w:ind w:left="113" w:right="113"/>
              <w:jc w:val="center"/>
              <w:rPr>
                <w:rFonts w:ascii="Arial" w:hAnsi="Arial" w:cs="Arial"/>
                <w:b/>
                <w:bCs/>
                <w:color w:val="000000"/>
                <w:sz w:val="24"/>
                <w:szCs w:val="24"/>
              </w:rPr>
            </w:pPr>
          </w:p>
        </w:tc>
        <w:tc>
          <w:tcPr>
            <w:tcW w:w="1247" w:type="dxa"/>
            <w:tcBorders>
              <w:top w:val="nil"/>
              <w:left w:val="nil"/>
              <w:bottom w:val="nil"/>
              <w:right w:val="nil"/>
            </w:tcBorders>
            <w:shd w:val="solid" w:color="FFFFFF" w:fill="auto"/>
          </w:tcPr>
          <w:p w:rsidRPr="00AE533A" w:rsidR="00BC1760" w:rsidP="006423E5" w:rsidRDefault="00BC1760" w14:paraId="213AA12A"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Meget lite sannsynlig</w:t>
            </w:r>
          </w:p>
        </w:tc>
        <w:tc>
          <w:tcPr>
            <w:tcW w:w="1247" w:type="dxa"/>
            <w:gridSpan w:val="2"/>
            <w:tcBorders>
              <w:top w:val="single" w:color="333333" w:sz="6" w:space="0"/>
              <w:left w:val="single" w:color="333333" w:sz="6" w:space="0"/>
              <w:bottom w:val="single" w:color="333333" w:sz="6" w:space="0"/>
              <w:right w:val="single" w:color="333333" w:sz="6" w:space="0"/>
            </w:tcBorders>
            <w:shd w:val="solid" w:color="008000" w:fill="auto"/>
          </w:tcPr>
          <w:p w:rsidR="00BC1760" w:rsidP="006423E5" w:rsidRDefault="00BC1760" w14:paraId="61459030" w14:textId="77777777">
            <w:pPr>
              <w:autoSpaceDE w:val="0"/>
              <w:autoSpaceDN w:val="0"/>
              <w:adjustRightInd w:val="0"/>
              <w:spacing w:after="0" w:line="240" w:lineRule="auto"/>
              <w:jc w:val="center"/>
              <w:rPr>
                <w:rFonts w:ascii="Arial" w:hAnsi="Arial" w:cs="Arial"/>
                <w:color w:val="000000"/>
                <w:sz w:val="16"/>
                <w:szCs w:val="16"/>
              </w:rPr>
            </w:pPr>
          </w:p>
        </w:tc>
        <w:tc>
          <w:tcPr>
            <w:tcW w:w="1247" w:type="dxa"/>
            <w:tcBorders>
              <w:top w:val="single" w:color="333333" w:sz="6" w:space="0"/>
              <w:left w:val="single" w:color="333333" w:sz="6" w:space="0"/>
              <w:bottom w:val="single" w:color="333333" w:sz="6" w:space="0"/>
              <w:right w:val="single" w:color="333333" w:sz="6" w:space="0"/>
            </w:tcBorders>
            <w:shd w:val="solid" w:color="008000" w:fill="auto"/>
          </w:tcPr>
          <w:p w:rsidR="00BC1760" w:rsidP="006423E5" w:rsidRDefault="00FE6957" w14:paraId="44B969AA" w14:textId="638E1429">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65" behindDoc="0" locked="0" layoutInCell="1" allowOverlap="1" wp14:anchorId="197C5251" wp14:editId="7BBEC9B3">
                      <wp:simplePos x="0" y="0"/>
                      <wp:positionH relativeFrom="column">
                        <wp:posOffset>767080</wp:posOffset>
                      </wp:positionH>
                      <wp:positionV relativeFrom="paragraph">
                        <wp:posOffset>4445</wp:posOffset>
                      </wp:positionV>
                      <wp:extent cx="334010" cy="190500"/>
                      <wp:effectExtent l="0" t="0" r="27940" b="19050"/>
                      <wp:wrapNone/>
                      <wp:docPr id="1143" name="Avrundet rektangel 1143"/>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dash"/>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7E230D21" w14:textId="77777777">
                                  <w:pPr>
                                    <w:pStyle w:val="Listeavsnitt"/>
                                    <w:rPr>
                                      <w:rFonts w:ascii="Times New Roman" w:hAnsi="Times New Roman" w:cs="Times New Roman"/>
                                    </w:rPr>
                                  </w:pPr>
                                  <w:r w:rsidRPr="00BC1760">
                                    <w:rPr>
                                      <w:rFonts w:ascii="Times New Roman" w:hAnsi="Times New Roman" w:cs="Times New Roman"/>
                                    </w:rPr>
                                    <w:t>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E8BA5E">
                    <v:roundrect id="Avrundet rektangel 1143" style="position:absolute;left:0;text-align:left;margin-left:60.4pt;margin-top:.35pt;width:26.3pt;height:1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6" fillcolor="white [3201]" strokecolor="black [3200]" strokeweight=".25pt" arcsize="10923f" w14:anchorId="197C5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">
                      <v:stroke joinstyle="miter" dashstyle="dash"/>
                      <v:textbox>
                        <w:txbxContent>
                          <w:p w:rsidRPr="00BC1760" w:rsidR="000418BB" w:rsidP="00BC1760" w:rsidRDefault="000418BB" w14:paraId="1CCA8290" w14:textId="77777777">
                            <w:pPr>
                              <w:pStyle w:val="Listeavsnitt"/>
                              <w:rPr>
                                <w:rFonts w:ascii="Times New Roman" w:hAnsi="Times New Roman" w:cs="Times New Roman"/>
                              </w:rPr>
                            </w:pPr>
                            <w:r w:rsidRPr="00BC1760">
                              <w:rPr>
                                <w:rFonts w:ascii="Times New Roman" w:hAnsi="Times New Roman" w:cs="Times New Roman"/>
                              </w:rPr>
                              <w:t>P2</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008000" w:fill="auto"/>
          </w:tcPr>
          <w:p w:rsidR="00BC1760" w:rsidP="006423E5" w:rsidRDefault="00FE6957" w14:paraId="18176BA3" w14:textId="3EAAA12A">
            <w:pPr>
              <w:autoSpaceDE w:val="0"/>
              <w:autoSpaceDN w:val="0"/>
              <w:adjustRightInd w:val="0"/>
              <w:spacing w:after="0" w:line="240" w:lineRule="auto"/>
              <w:jc w:val="center"/>
              <w:rPr>
                <w:rFonts w:ascii="Arial" w:hAnsi="Arial" w:cs="Arial"/>
                <w:color w:val="000000"/>
                <w:sz w:val="16"/>
                <w:szCs w:val="16"/>
              </w:rPr>
            </w:pPr>
            <w:del w:author="Støylen, Mari" w:date="2021-05-03T15:49:00Z" w:id="390">
              <w:r w:rsidRPr="005D3A3E" w:rsidDel="001A5532">
                <w:rPr>
                  <w:rFonts w:ascii="Arial" w:hAnsi="Arial" w:cs="Arial"/>
                  <w:noProof/>
                  <w:color w:val="000000"/>
                  <w:sz w:val="16"/>
                  <w:szCs w:val="16"/>
                  <w:lang w:eastAsia="nb-NO"/>
                </w:rPr>
                <mc:AlternateContent>
                  <mc:Choice Requires="wps">
                    <w:drawing>
                      <wp:anchor distT="0" distB="0" distL="114300" distR="114300" simplePos="0" relativeHeight="251658280" behindDoc="0" locked="0" layoutInCell="1" allowOverlap="1" wp14:anchorId="5CE713E0" wp14:editId="32F59A28">
                        <wp:simplePos x="0" y="0"/>
                        <wp:positionH relativeFrom="column">
                          <wp:posOffset>425754</wp:posOffset>
                        </wp:positionH>
                        <wp:positionV relativeFrom="paragraph">
                          <wp:posOffset>12700</wp:posOffset>
                        </wp:positionV>
                        <wp:extent cx="334010" cy="190500"/>
                        <wp:effectExtent l="0" t="0" r="27940" b="19050"/>
                        <wp:wrapNone/>
                        <wp:docPr id="1151" name="Avrundet rektangel 1151"/>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dash"/>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033DB403" w14:textId="45D5D753">
                                    <w:pPr>
                                      <w:pStyle w:val="Listeavsnitt"/>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5D2E76">
                      <v:roundrect id="Avrundet rektangel 1151" style="position:absolute;left:0;text-align:left;margin-left:33.5pt;margin-top:1pt;width:26.3pt;height: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7" fillcolor="white [3201]" strokecolor="black [3200]" strokeweight=".25pt" arcsize="10923f" w14:anchorId="5CE713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">
                        <v:stroke joinstyle="miter" dashstyle="dash"/>
                        <v:textbox>
                          <w:txbxContent>
                            <w:p w:rsidRPr="00BC1760" w:rsidR="000418BB" w:rsidP="00BC1760" w:rsidRDefault="000418BB" w14:paraId="72A3D3EC" w14:textId="45D5D753">
                              <w:pPr>
                                <w:pStyle w:val="Listeavsnitt"/>
                                <w:rPr>
                                  <w:rFonts w:ascii="Times New Roman" w:hAnsi="Times New Roman" w:cs="Times New Roman"/>
                                </w:rPr>
                              </w:pPr>
                            </w:p>
                          </w:txbxContent>
                        </v:textbox>
                      </v:roundrect>
                    </w:pict>
                  </mc:Fallback>
                </mc:AlternateContent>
              </w:r>
            </w:del>
            <w:r w:rsidRPr="005D3A3E" w:rsidR="00BC1760">
              <w:rPr>
                <w:rFonts w:ascii="Arial" w:hAnsi="Arial" w:cs="Arial"/>
                <w:noProof/>
                <w:color w:val="000000"/>
                <w:sz w:val="16"/>
                <w:szCs w:val="16"/>
                <w:lang w:eastAsia="nb-NO"/>
              </w:rPr>
              <mc:AlternateContent>
                <mc:Choice Requires="wps">
                  <w:drawing>
                    <wp:anchor distT="0" distB="0" distL="114300" distR="114300" simplePos="0" relativeHeight="251658272" behindDoc="0" locked="0" layoutInCell="1" allowOverlap="1" wp14:anchorId="18DDCF0B" wp14:editId="105C8881">
                      <wp:simplePos x="0" y="0"/>
                      <wp:positionH relativeFrom="column">
                        <wp:posOffset>766445</wp:posOffset>
                      </wp:positionH>
                      <wp:positionV relativeFrom="paragraph">
                        <wp:posOffset>-6985</wp:posOffset>
                      </wp:positionV>
                      <wp:extent cx="334010" cy="190500"/>
                      <wp:effectExtent l="0" t="0" r="27940" b="19050"/>
                      <wp:wrapNone/>
                      <wp:docPr id="1149" name="Avrundet rektangel 1149"/>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1E7B4949" w14:textId="77777777">
                                  <w:pPr>
                                    <w:pStyle w:val="Listeavsnitt"/>
                                    <w:rPr>
                                      <w:rFonts w:ascii="Times New Roman" w:hAnsi="Times New Roman" w:cs="Times New Roman"/>
                                    </w:rPr>
                                  </w:pPr>
                                  <w:r w:rsidRPr="00BC1760">
                                    <w:rPr>
                                      <w:rFonts w:ascii="Times New Roman" w:hAnsi="Times New Roman" w:cs="Times New Roman"/>
                                    </w:rPr>
                                    <w:t>P9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8895A99">
                    <v:roundrect id="Avrundet rektangel 1149" style="position:absolute;left:0;text-align:left;margin-left:60.35pt;margin-top:-.55pt;width:26.3pt;height:1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8" fillcolor="white [3201]" strokecolor="black [3200]" strokeweight=".25pt" arcsize="10923f" w14:anchorId="18DDCF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">
                      <v:stroke joinstyle="miter"/>
                      <v:textbox>
                        <w:txbxContent>
                          <w:p w:rsidRPr="00BC1760" w:rsidR="000418BB" w:rsidP="00BC1760" w:rsidRDefault="000418BB" w14:paraId="3FA17231" w14:textId="77777777">
                            <w:pPr>
                              <w:pStyle w:val="Listeavsnitt"/>
                              <w:rPr>
                                <w:rFonts w:ascii="Times New Roman" w:hAnsi="Times New Roman" w:cs="Times New Roman"/>
                              </w:rPr>
                            </w:pPr>
                            <w:r w:rsidRPr="00BC1760">
                              <w:rPr>
                                <w:rFonts w:ascii="Times New Roman" w:hAnsi="Times New Roman" w:cs="Times New Roman"/>
                              </w:rPr>
                              <w:t>P9</w:t>
                            </w:r>
                          </w:p>
                        </w:txbxContent>
                      </v:textbox>
                    </v:roundrect>
                  </w:pict>
                </mc:Fallback>
              </mc:AlternateContent>
            </w:r>
          </w:p>
        </w:tc>
        <w:tc>
          <w:tcPr>
            <w:tcW w:w="1247" w:type="dxa"/>
            <w:gridSpan w:val="2"/>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55890DA0" w14:textId="785FA790">
            <w:pPr>
              <w:autoSpaceDE w:val="0"/>
              <w:autoSpaceDN w:val="0"/>
              <w:adjustRightInd w:val="0"/>
              <w:spacing w:after="0" w:line="240" w:lineRule="auto"/>
              <w:jc w:val="center"/>
              <w:rPr>
                <w:rFonts w:ascii="Arial" w:hAnsi="Arial" w:cs="Arial"/>
                <w:color w:val="000000"/>
                <w:sz w:val="16"/>
                <w:szCs w:val="16"/>
              </w:rPr>
            </w:pPr>
            <w:r w:rsidRPr="005D3A3E">
              <w:rPr>
                <w:rFonts w:ascii="Arial" w:hAnsi="Arial" w:cs="Arial"/>
                <w:noProof/>
                <w:color w:val="000000"/>
                <w:sz w:val="16"/>
                <w:szCs w:val="16"/>
                <w:lang w:eastAsia="nb-NO"/>
              </w:rPr>
              <mc:AlternateContent>
                <mc:Choice Requires="wps">
                  <w:drawing>
                    <wp:anchor distT="0" distB="0" distL="114300" distR="114300" simplePos="0" relativeHeight="251658277" behindDoc="0" locked="0" layoutInCell="1" allowOverlap="1" wp14:anchorId="48ED767C" wp14:editId="58E740AC">
                      <wp:simplePos x="0" y="0"/>
                      <wp:positionH relativeFrom="column">
                        <wp:posOffset>765175</wp:posOffset>
                      </wp:positionH>
                      <wp:positionV relativeFrom="paragraph">
                        <wp:posOffset>-6985</wp:posOffset>
                      </wp:positionV>
                      <wp:extent cx="334010" cy="190500"/>
                      <wp:effectExtent l="0" t="0" r="27940" b="19050"/>
                      <wp:wrapNone/>
                      <wp:docPr id="1150" name="Avrundet rektangel 1150"/>
                      <wp:cNvGraphicFramePr/>
                      <a:graphic xmlns:a="http://schemas.openxmlformats.org/drawingml/2006/main">
                        <a:graphicData uri="http://schemas.microsoft.com/office/word/2010/wordprocessingShape">
                          <wps:wsp>
                            <wps:cNvSpPr/>
                            <wps:spPr>
                              <a:xfrm>
                                <a:off x="0" y="0"/>
                                <a:ext cx="334010" cy="190500"/>
                              </a:xfrm>
                              <a:prstGeom prst="roundRect">
                                <a:avLst/>
                              </a:prstGeom>
                              <a:ln w="3175">
                                <a:prstDash val="solid"/>
                              </a:ln>
                            </wps:spPr>
                            <wps:style>
                              <a:lnRef idx="2">
                                <a:schemeClr val="dk1"/>
                              </a:lnRef>
                              <a:fillRef idx="1">
                                <a:schemeClr val="lt1"/>
                              </a:fillRef>
                              <a:effectRef idx="0">
                                <a:schemeClr val="dk1"/>
                              </a:effectRef>
                              <a:fontRef idx="minor">
                                <a:schemeClr val="dk1"/>
                              </a:fontRef>
                            </wps:style>
                            <wps:txbx>
                              <w:txbxContent>
                                <w:p w:rsidRPr="00BC1760" w:rsidR="000418BB" w:rsidP="00BC1760" w:rsidRDefault="000418BB" w14:paraId="63C5C11A" w14:textId="77777777">
                                  <w:pPr>
                                    <w:pStyle w:val="Listeavsnitt"/>
                                    <w:rPr>
                                      <w:rFonts w:ascii="Times New Roman" w:hAnsi="Times New Roman" w:cs="Times New Roman"/>
                                    </w:rPr>
                                  </w:pPr>
                                  <w:r w:rsidRPr="00BC1760">
                                    <w:rPr>
                                      <w:rFonts w:ascii="Times New Roman" w:hAnsi="Times New Roman" w:cs="Times New Roman"/>
                                    </w:rPr>
                                    <w:t>P15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1041580">
                    <v:roundrect id="Avrundet rektangel 1150" style="position:absolute;left:0;text-align:left;margin-left:60.25pt;margin-top:-.55pt;width:26.3pt;height:1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9" fillcolor="white [3201]" strokecolor="black [3200]" strokeweight=".25pt" arcsize="10923f" w14:anchorId="48ED76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">
                      <v:stroke joinstyle="miter"/>
                      <v:textbox>
                        <w:txbxContent>
                          <w:p w:rsidRPr="00BC1760" w:rsidR="000418BB" w:rsidP="00BC1760" w:rsidRDefault="000418BB" w14:paraId="71A16974" w14:textId="77777777">
                            <w:pPr>
                              <w:pStyle w:val="Listeavsnitt"/>
                              <w:rPr>
                                <w:rFonts w:ascii="Times New Roman" w:hAnsi="Times New Roman" w:cs="Times New Roman"/>
                              </w:rPr>
                            </w:pPr>
                            <w:r w:rsidRPr="00BC1760">
                              <w:rPr>
                                <w:rFonts w:ascii="Times New Roman" w:hAnsi="Times New Roman" w:cs="Times New Roman"/>
                              </w:rPr>
                              <w:t>P15</w:t>
                            </w:r>
                          </w:p>
                        </w:txbxContent>
                      </v:textbox>
                    </v:roundrect>
                  </w:pict>
                </mc:Fallback>
              </mc:AlternateContent>
            </w:r>
          </w:p>
        </w:tc>
        <w:tc>
          <w:tcPr>
            <w:tcW w:w="1247" w:type="dxa"/>
            <w:tcBorders>
              <w:top w:val="single" w:color="333333" w:sz="6" w:space="0"/>
              <w:left w:val="single" w:color="333333" w:sz="6" w:space="0"/>
              <w:bottom w:val="single" w:color="333333" w:sz="6" w:space="0"/>
              <w:right w:val="single" w:color="333333" w:sz="6" w:space="0"/>
            </w:tcBorders>
            <w:shd w:val="solid" w:color="FFFF00" w:fill="auto"/>
          </w:tcPr>
          <w:p w:rsidR="00BC1760" w:rsidP="006423E5" w:rsidRDefault="00BC1760" w14:paraId="05DCA2EC" w14:textId="77777777">
            <w:pPr>
              <w:autoSpaceDE w:val="0"/>
              <w:autoSpaceDN w:val="0"/>
              <w:adjustRightInd w:val="0"/>
              <w:spacing w:after="0" w:line="240" w:lineRule="auto"/>
              <w:jc w:val="center"/>
              <w:rPr>
                <w:rFonts w:ascii="Arial" w:hAnsi="Arial" w:cs="Arial"/>
                <w:color w:val="000000"/>
                <w:sz w:val="16"/>
                <w:szCs w:val="16"/>
              </w:rPr>
            </w:pPr>
          </w:p>
        </w:tc>
      </w:tr>
      <w:tr w:rsidR="00BC1760" w:rsidTr="006423E5" w14:paraId="18561B7C" w14:textId="77777777">
        <w:trPr>
          <w:trHeight w:val="744"/>
        </w:trPr>
        <w:tc>
          <w:tcPr>
            <w:tcW w:w="1097" w:type="dxa"/>
            <w:tcBorders>
              <w:top w:val="nil"/>
              <w:left w:val="nil"/>
              <w:bottom w:val="nil"/>
              <w:right w:val="nil"/>
            </w:tcBorders>
            <w:shd w:val="solid" w:color="FFFFFF" w:fill="auto"/>
          </w:tcPr>
          <w:p w:rsidR="00BC1760" w:rsidP="006423E5" w:rsidRDefault="00BC1760" w14:paraId="79F1C7C5" w14:textId="77777777">
            <w:pPr>
              <w:autoSpaceDE w:val="0"/>
              <w:autoSpaceDN w:val="0"/>
              <w:adjustRightInd w:val="0"/>
              <w:spacing w:after="0" w:line="240" w:lineRule="auto"/>
              <w:jc w:val="right"/>
              <w:rPr>
                <w:rFonts w:ascii="Calibri" w:hAnsi="Calibri" w:cs="Calibri"/>
                <w:color w:val="000000"/>
              </w:rPr>
            </w:pPr>
          </w:p>
        </w:tc>
        <w:tc>
          <w:tcPr>
            <w:tcW w:w="1247" w:type="dxa"/>
            <w:tcBorders>
              <w:top w:val="nil"/>
              <w:left w:val="nil"/>
              <w:bottom w:val="nil"/>
              <w:right w:val="nil"/>
            </w:tcBorders>
            <w:shd w:val="solid" w:color="FFFFFF" w:fill="auto"/>
          </w:tcPr>
          <w:p w:rsidR="00BC1760" w:rsidP="006423E5" w:rsidRDefault="00BC1760" w14:paraId="4B89BFD6" w14:textId="77777777">
            <w:pPr>
              <w:autoSpaceDE w:val="0"/>
              <w:autoSpaceDN w:val="0"/>
              <w:adjustRightInd w:val="0"/>
              <w:spacing w:after="0" w:line="240" w:lineRule="auto"/>
              <w:jc w:val="right"/>
              <w:rPr>
                <w:rFonts w:ascii="Calibri" w:hAnsi="Calibri" w:cs="Calibri"/>
                <w:color w:val="000000"/>
              </w:rPr>
            </w:pPr>
          </w:p>
        </w:tc>
        <w:tc>
          <w:tcPr>
            <w:tcW w:w="1247" w:type="dxa"/>
            <w:gridSpan w:val="2"/>
            <w:tcBorders>
              <w:top w:val="nil"/>
              <w:left w:val="nil"/>
              <w:bottom w:val="nil"/>
              <w:right w:val="nil"/>
            </w:tcBorders>
            <w:shd w:val="solid" w:color="FFFFFF" w:fill="auto"/>
          </w:tcPr>
          <w:p w:rsidRPr="00AE533A" w:rsidR="00BC1760" w:rsidP="006423E5" w:rsidRDefault="00BC1760" w14:paraId="7E91448A"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Ubetydelig</w:t>
            </w:r>
          </w:p>
        </w:tc>
        <w:tc>
          <w:tcPr>
            <w:tcW w:w="1247" w:type="dxa"/>
            <w:tcBorders>
              <w:top w:val="nil"/>
              <w:left w:val="nil"/>
              <w:bottom w:val="nil"/>
              <w:right w:val="nil"/>
            </w:tcBorders>
            <w:shd w:val="solid" w:color="FFFFFF" w:fill="auto"/>
          </w:tcPr>
          <w:p w:rsidRPr="00AE533A" w:rsidR="00BC1760" w:rsidP="006423E5" w:rsidRDefault="00BC1760" w14:paraId="25FF4D22"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Lav</w:t>
            </w:r>
          </w:p>
        </w:tc>
        <w:tc>
          <w:tcPr>
            <w:tcW w:w="1247" w:type="dxa"/>
            <w:tcBorders>
              <w:top w:val="nil"/>
              <w:left w:val="nil"/>
              <w:bottom w:val="nil"/>
              <w:right w:val="nil"/>
            </w:tcBorders>
            <w:shd w:val="solid" w:color="FFFFFF" w:fill="auto"/>
          </w:tcPr>
          <w:p w:rsidRPr="00AE533A" w:rsidR="00BC1760" w:rsidP="006423E5" w:rsidRDefault="00BC1760" w14:paraId="4E3ED383" w14:textId="644A076B">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Moderat</w:t>
            </w:r>
          </w:p>
        </w:tc>
        <w:tc>
          <w:tcPr>
            <w:tcW w:w="1247" w:type="dxa"/>
            <w:gridSpan w:val="2"/>
            <w:tcBorders>
              <w:top w:val="nil"/>
              <w:left w:val="nil"/>
              <w:bottom w:val="nil"/>
              <w:right w:val="nil"/>
            </w:tcBorders>
            <w:shd w:val="solid" w:color="FFFFFF" w:fill="auto"/>
          </w:tcPr>
          <w:p w:rsidRPr="00AE533A" w:rsidR="00BC1760" w:rsidP="006423E5" w:rsidRDefault="00BC1760" w14:paraId="5B453157"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Alvorlig</w:t>
            </w:r>
          </w:p>
        </w:tc>
        <w:tc>
          <w:tcPr>
            <w:tcW w:w="1247" w:type="dxa"/>
            <w:tcBorders>
              <w:top w:val="nil"/>
              <w:left w:val="nil"/>
              <w:bottom w:val="nil"/>
              <w:right w:val="nil"/>
            </w:tcBorders>
            <w:shd w:val="solid" w:color="FFFFFF" w:fill="auto"/>
          </w:tcPr>
          <w:p w:rsidRPr="00AE533A" w:rsidR="00BC1760" w:rsidP="006423E5" w:rsidRDefault="00BC1760" w14:paraId="0882ADE7" w14:textId="77777777">
            <w:pPr>
              <w:autoSpaceDE w:val="0"/>
              <w:autoSpaceDN w:val="0"/>
              <w:adjustRightInd w:val="0"/>
              <w:spacing w:after="0" w:line="240" w:lineRule="auto"/>
              <w:jc w:val="center"/>
              <w:rPr>
                <w:rFonts w:ascii="Arial" w:hAnsi="Arial" w:cs="Arial"/>
                <w:color w:val="000000"/>
              </w:rPr>
            </w:pPr>
            <w:r w:rsidRPr="00AE533A">
              <w:rPr>
                <w:rFonts w:ascii="Arial" w:hAnsi="Arial" w:cs="Arial"/>
                <w:color w:val="000000"/>
              </w:rPr>
              <w:t>Svært alvorlig</w:t>
            </w:r>
          </w:p>
        </w:tc>
      </w:tr>
      <w:tr w:rsidR="00BC1760" w:rsidTr="006423E5" w14:paraId="79D423CC" w14:textId="77777777">
        <w:trPr>
          <w:gridAfter w:val="2"/>
          <w:wAfter w:w="2170" w:type="dxa"/>
          <w:trHeight w:val="744"/>
        </w:trPr>
        <w:tc>
          <w:tcPr>
            <w:tcW w:w="1097" w:type="dxa"/>
            <w:tcBorders>
              <w:top w:val="nil"/>
              <w:left w:val="nil"/>
              <w:bottom w:val="nil"/>
              <w:right w:val="nil"/>
            </w:tcBorders>
            <w:shd w:val="solid" w:color="FFFFFF" w:fill="auto"/>
          </w:tcPr>
          <w:p w:rsidR="00BC1760" w:rsidP="006423E5" w:rsidRDefault="00BC1760" w14:paraId="3A69301A" w14:textId="77777777">
            <w:pPr>
              <w:autoSpaceDE w:val="0"/>
              <w:autoSpaceDN w:val="0"/>
              <w:adjustRightInd w:val="0"/>
              <w:spacing w:after="0" w:line="240" w:lineRule="auto"/>
              <w:rPr>
                <w:rFonts w:ascii="Calibri" w:hAnsi="Calibri" w:cs="Calibri"/>
                <w:color w:val="000000"/>
              </w:rPr>
            </w:pPr>
          </w:p>
        </w:tc>
        <w:tc>
          <w:tcPr>
            <w:tcW w:w="1417" w:type="dxa"/>
            <w:gridSpan w:val="2"/>
            <w:tcBorders>
              <w:top w:val="nil"/>
              <w:left w:val="nil"/>
              <w:bottom w:val="nil"/>
              <w:right w:val="nil"/>
            </w:tcBorders>
            <w:shd w:val="solid" w:color="FFFFFF" w:fill="auto"/>
          </w:tcPr>
          <w:p w:rsidR="00BC1760" w:rsidP="006423E5" w:rsidRDefault="00BC1760" w14:paraId="706716EE" w14:textId="77777777">
            <w:pPr>
              <w:autoSpaceDE w:val="0"/>
              <w:autoSpaceDN w:val="0"/>
              <w:adjustRightInd w:val="0"/>
              <w:spacing w:after="0" w:line="240" w:lineRule="auto"/>
              <w:jc w:val="right"/>
              <w:rPr>
                <w:rFonts w:ascii="Calibri" w:hAnsi="Calibri" w:cs="Calibri"/>
                <w:color w:val="000000"/>
              </w:rPr>
            </w:pPr>
          </w:p>
        </w:tc>
        <w:tc>
          <w:tcPr>
            <w:tcW w:w="3895" w:type="dxa"/>
            <w:gridSpan w:val="4"/>
            <w:tcBorders>
              <w:top w:val="nil"/>
              <w:left w:val="nil"/>
              <w:bottom w:val="nil"/>
              <w:right w:val="nil"/>
            </w:tcBorders>
            <w:shd w:val="solid" w:color="FFFFFF" w:fill="auto"/>
          </w:tcPr>
          <w:p w:rsidRPr="00AE533A" w:rsidR="00BC1760" w:rsidP="006423E5" w:rsidRDefault="00BC1760" w14:paraId="3DE79F39" w14:textId="77777777">
            <w:pPr>
              <w:autoSpaceDE w:val="0"/>
              <w:autoSpaceDN w:val="0"/>
              <w:adjustRightInd w:val="0"/>
              <w:spacing w:after="0" w:line="240" w:lineRule="auto"/>
              <w:jc w:val="right"/>
              <w:rPr>
                <w:rFonts w:ascii="Arial" w:hAnsi="Arial" w:cs="Arial"/>
                <w:b/>
                <w:color w:val="000000"/>
              </w:rPr>
            </w:pPr>
            <w:r w:rsidRPr="00AE533A">
              <w:rPr>
                <w:rFonts w:ascii="Arial" w:hAnsi="Arial" w:cs="Arial"/>
                <w:b/>
                <w:color w:val="000000"/>
              </w:rPr>
              <w:t>KONSEKVENS</w:t>
            </w:r>
          </w:p>
        </w:tc>
      </w:tr>
    </w:tbl>
    <w:p w:rsidRPr="0008621F" w:rsidR="00BC1760" w:rsidP="0008621F" w:rsidRDefault="00BC1760" w14:paraId="7C29C8D7" w14:textId="77777777">
      <w:pPr>
        <w:spacing w:before="0"/>
        <w:rPr>
          <w:rFonts w:asciiTheme="majorHAnsi" w:hAnsiTheme="majorHAnsi" w:eastAsiaTheme="majorEastAsia" w:cstheme="majorBidi"/>
          <w:color w:val="2E74B5" w:themeColor="accent1" w:themeShade="BF"/>
          <w:sz w:val="26"/>
          <w:szCs w:val="26"/>
        </w:rPr>
        <w:sectPr w:rsidRPr="0008621F" w:rsidR="00BC1760" w:rsidSect="008C136F">
          <w:pgSz w:w="16838" w:h="11906" w:orient="landscape"/>
          <w:pgMar w:top="1418" w:right="1418" w:bottom="1418" w:left="1418" w:header="709" w:footer="709" w:gutter="0"/>
          <w:cols w:space="708"/>
          <w:docGrid w:linePitch="360"/>
        </w:sectPr>
      </w:pPr>
    </w:p>
    <w:p w:rsidRPr="004179F9" w:rsidR="007F2231" w:rsidP="00767E8D" w:rsidRDefault="0040469C" w14:paraId="370432FA" w14:textId="1FDCC760">
      <w:pPr>
        <w:pStyle w:val="Overskrift1"/>
        <w:numPr>
          <w:ilvl w:val="0"/>
          <w:numId w:val="4"/>
        </w:numPr>
      </w:pPr>
      <w:bookmarkStart w:name="_Toc1743405" w:id="391"/>
      <w:bookmarkStart w:name="_Toc22546456" w:id="392"/>
      <w:r>
        <w:t>Avslutning</w:t>
      </w:r>
      <w:bookmarkEnd w:id="391"/>
      <w:bookmarkEnd w:id="392"/>
    </w:p>
    <w:p w:rsidR="004948A4" w:rsidP="00767E8D" w:rsidRDefault="004948A4" w14:paraId="25A853DF" w14:textId="6BE695B5">
      <w:pPr>
        <w:pStyle w:val="Overskrift2"/>
        <w:numPr>
          <w:ilvl w:val="1"/>
          <w:numId w:val="4"/>
        </w:numPr>
      </w:pPr>
      <w:bookmarkStart w:name="_Toc1743406" w:id="393"/>
      <w:r>
        <w:t>Vurdering og råd fra personvernombudet</w:t>
      </w:r>
      <w:bookmarkEnd w:id="393"/>
    </w:p>
    <w:tbl>
      <w:tblPr>
        <w:tblW w:w="9208" w:type="dxa"/>
        <w:tblCellMar>
          <w:left w:w="0" w:type="dxa"/>
          <w:right w:w="0" w:type="dxa"/>
        </w:tblCellMar>
        <w:tblLook w:val="0600" w:firstRow="0" w:lastRow="0" w:firstColumn="0" w:lastColumn="0" w:noHBand="1" w:noVBand="1"/>
      </w:tblPr>
      <w:tblGrid>
        <w:gridCol w:w="3959"/>
        <w:gridCol w:w="1843"/>
        <w:gridCol w:w="3406"/>
      </w:tblGrid>
      <w:tr w:rsidRPr="004179F9" w:rsidR="004E0CF8" w:rsidTr="004E0CF8" w14:paraId="70913641" w14:textId="77777777">
        <w:trPr>
          <w:trHeight w:val="328"/>
        </w:trPr>
        <w:tc>
          <w:tcPr>
            <w:tcW w:w="3959" w:type="dxa"/>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934928" w:rsidR="004E0CF8" w:rsidP="004E0CF8" w:rsidRDefault="004E0CF8" w14:paraId="7AC3B070" w14:textId="77777777">
            <w:pPr>
              <w:jc w:val="center"/>
              <w:rPr>
                <w:b/>
              </w:rPr>
            </w:pPr>
            <w:r w:rsidRPr="00934928">
              <w:rPr>
                <w:b/>
              </w:rPr>
              <w:br w:type="page"/>
            </w:r>
            <w:r w:rsidRPr="00934928">
              <w:rPr>
                <w:b/>
                <w:bCs/>
              </w:rPr>
              <w:t>Spørsmål for personvernombud</w:t>
            </w:r>
            <w:r>
              <w:rPr>
                <w:b/>
                <w:bCs/>
              </w:rPr>
              <w:t>et</w:t>
            </w:r>
          </w:p>
        </w:tc>
        <w:tc>
          <w:tcPr>
            <w:tcW w:w="1843" w:type="dxa"/>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934928" w:rsidR="004E0CF8" w:rsidP="004E0CF8" w:rsidRDefault="004E0CF8" w14:paraId="4054B1B2" w14:textId="77777777">
            <w:pPr>
              <w:jc w:val="center"/>
              <w:rPr>
                <w:b/>
                <w:bCs/>
              </w:rPr>
            </w:pPr>
            <w:r w:rsidRPr="00934928">
              <w:rPr>
                <w:b/>
                <w:bCs/>
              </w:rPr>
              <w:t xml:space="preserve">Svar         </w:t>
            </w:r>
          </w:p>
        </w:tc>
        <w:tc>
          <w:tcPr>
            <w:tcW w:w="3406" w:type="dxa"/>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934928" w:rsidR="004E0CF8" w:rsidP="004E0CF8" w:rsidRDefault="004E0CF8" w14:paraId="0C31E0FE" w14:textId="77777777">
            <w:pPr>
              <w:jc w:val="center"/>
              <w:rPr>
                <w:b/>
              </w:rPr>
            </w:pPr>
            <w:r w:rsidRPr="00934928">
              <w:rPr>
                <w:b/>
                <w:bCs/>
              </w:rPr>
              <w:t>Kommentarer</w:t>
            </w:r>
          </w:p>
        </w:tc>
      </w:tr>
      <w:tr w:rsidRPr="004179F9" w:rsidR="004E0CF8" w:rsidTr="004E0CF8" w14:paraId="4F98BFC6" w14:textId="77777777">
        <w:trPr>
          <w:trHeight w:val="340"/>
        </w:trPr>
        <w:tc>
          <w:tcPr>
            <w:tcW w:w="3959" w:type="dxa"/>
            <w:vMerge w:val="restart"/>
            <w:tcBorders>
              <w:top w:val="single" w:color="FFFFFF" w:sz="8" w:space="0"/>
              <w:left w:val="single" w:color="FFFFFF" w:sz="8" w:space="0"/>
              <w:right w:val="single" w:color="FFFFFF" w:sz="8" w:space="0"/>
            </w:tcBorders>
            <w:shd w:val="clear" w:color="auto" w:fill="DADADA"/>
            <w:tcMar>
              <w:top w:w="8" w:type="dxa"/>
              <w:left w:w="113" w:type="dxa"/>
              <w:bottom w:w="0" w:type="dxa"/>
              <w:right w:w="8" w:type="dxa"/>
            </w:tcMar>
            <w:vAlign w:val="center"/>
            <w:hideMark/>
          </w:tcPr>
          <w:p w:rsidRPr="006B1E0F" w:rsidR="004E0CF8" w:rsidP="004E0CF8" w:rsidRDefault="004E0CF8" w14:paraId="0DDB4E7B" w14:textId="77777777">
            <w:pPr>
              <w:spacing w:after="0"/>
            </w:pPr>
            <w:r w:rsidRPr="006B1E0F">
              <w:t xml:space="preserve">Er endringen/prosjektet/området tilstrekkelig beskrevet? </w:t>
            </w:r>
          </w:p>
          <w:p w:rsidRPr="006B1E0F" w:rsidR="004E0CF8" w:rsidP="004E0CF8" w:rsidRDefault="004E0CF8" w14:paraId="315E89B2" w14:textId="77777777">
            <w:pPr>
              <w:pStyle w:val="Listeavsnitt"/>
              <w:numPr>
                <w:ilvl w:val="0"/>
                <w:numId w:val="5"/>
              </w:numPr>
              <w:rPr>
                <w:sz w:val="22"/>
              </w:rPr>
            </w:pPr>
            <w:r w:rsidRPr="006B1E0F">
              <w:rPr>
                <w:sz w:val="22"/>
              </w:rPr>
              <w:t>Tydelig, forståelig?</w:t>
            </w:r>
          </w:p>
          <w:p w:rsidRPr="006B1E0F" w:rsidR="004E0CF8" w:rsidP="004E0CF8" w:rsidRDefault="004E0CF8" w14:paraId="12D5304F" w14:textId="77777777">
            <w:pPr>
              <w:pStyle w:val="Listeavsnitt"/>
              <w:numPr>
                <w:ilvl w:val="0"/>
                <w:numId w:val="5"/>
              </w:numPr>
              <w:rPr>
                <w:sz w:val="22"/>
              </w:rPr>
            </w:pPr>
            <w:r w:rsidRPr="006B1E0F">
              <w:rPr>
                <w:sz w:val="22"/>
              </w:rPr>
              <w:t>Deltagelse?</w:t>
            </w:r>
          </w:p>
          <w:p w:rsidRPr="006B1E0F" w:rsidR="004E0CF8" w:rsidP="004E0CF8" w:rsidRDefault="004E0CF8" w14:paraId="17AAF47C" w14:textId="77777777">
            <w:pPr>
              <w:pStyle w:val="Listeavsnitt"/>
              <w:numPr>
                <w:ilvl w:val="0"/>
                <w:numId w:val="5"/>
              </w:numPr>
              <w:rPr>
                <w:sz w:val="22"/>
              </w:rPr>
            </w:pPr>
            <w:r w:rsidRPr="006B1E0F">
              <w:rPr>
                <w:sz w:val="22"/>
              </w:rPr>
              <w:t>Eier av PVK?</w:t>
            </w: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7C01FC" w:rsidR="004E0CF8" w:rsidP="004E0CF8" w:rsidRDefault="00000000" w14:paraId="1471EBDA" w14:textId="77777777">
            <w:pPr>
              <w:spacing w:after="0"/>
              <w:rPr>
                <w:color w:val="7F7F7F" w:themeColor="text1" w:themeTint="80"/>
              </w:rPr>
            </w:pPr>
            <w:sdt>
              <w:sdtPr>
                <w:id w:val="-278803137"/>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458189054"/>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val="restart"/>
            <w:tcBorders>
              <w:top w:val="single" w:color="FFFFFF" w:sz="8" w:space="0"/>
              <w:left w:val="single" w:color="FFFFFF" w:sz="8" w:space="0"/>
              <w:right w:val="single" w:color="FFFFFF" w:sz="8" w:space="0"/>
            </w:tcBorders>
            <w:shd w:val="clear" w:color="auto" w:fill="EFEFEF"/>
            <w:tcMar>
              <w:top w:w="8" w:type="dxa"/>
              <w:left w:w="113" w:type="dxa"/>
              <w:bottom w:w="0" w:type="dxa"/>
              <w:right w:w="8" w:type="dxa"/>
            </w:tcMar>
            <w:hideMark/>
          </w:tcPr>
          <w:p w:rsidR="004E0CF8" w:rsidP="004E0CF8" w:rsidRDefault="004E0CF8" w14:paraId="7171C383" w14:textId="77777777">
            <w:r>
              <w:t>Tydelig og forståelig: JA</w:t>
            </w:r>
          </w:p>
          <w:p w:rsidR="004E0CF8" w:rsidP="004E0CF8" w:rsidRDefault="004E0CF8" w14:paraId="34667712" w14:textId="77777777">
            <w:r>
              <w:t>Deltagelse: JA</w:t>
            </w:r>
          </w:p>
          <w:p w:rsidRPr="004179F9" w:rsidR="004E0CF8" w:rsidP="004E0CF8" w:rsidRDefault="004E0CF8" w14:paraId="59F2B864" w14:textId="77777777">
            <w:r>
              <w:t>Eier av PVK: JA.</w:t>
            </w:r>
          </w:p>
        </w:tc>
      </w:tr>
      <w:tr w:rsidRPr="004179F9" w:rsidR="004E0CF8" w:rsidTr="004E0CF8" w14:paraId="02938085" w14:textId="77777777">
        <w:trPr>
          <w:trHeight w:val="402"/>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3201FAE7"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11033FF2" w14:textId="77777777">
            <w:pPr>
              <w:spacing w:after="0"/>
            </w:pPr>
            <w:sdt>
              <w:sdtPr>
                <w:id w:val="1100450387"/>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53288860"/>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44B8DA17" w14:textId="77777777"/>
        </w:tc>
      </w:tr>
      <w:tr w:rsidRPr="004179F9" w:rsidR="004E0CF8" w:rsidTr="004E0CF8" w14:paraId="72B3E01F" w14:textId="77777777">
        <w:trPr>
          <w:trHeight w:val="350"/>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6FB631D3"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3BA25EBF" w14:textId="77777777">
            <w:pPr>
              <w:spacing w:after="0"/>
            </w:pPr>
            <w:sdt>
              <w:sdtPr>
                <w:id w:val="643394753"/>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2037726739"/>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5F198FF0" w14:textId="77777777"/>
        </w:tc>
      </w:tr>
      <w:tr w:rsidRPr="004179F9" w:rsidR="004E0CF8" w:rsidTr="004E0CF8" w14:paraId="693AEE8C" w14:textId="77777777">
        <w:trPr>
          <w:trHeight w:val="442"/>
        </w:trPr>
        <w:tc>
          <w:tcPr>
            <w:tcW w:w="3959" w:type="dxa"/>
            <w:vMerge/>
            <w:tcBorders>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79AA01B7"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0A10BE72" w14:textId="77777777">
            <w:pPr>
              <w:spacing w:after="0"/>
            </w:pPr>
            <w:sdt>
              <w:sdtPr>
                <w:id w:val="-1199546077"/>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594392865"/>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3F66E3B8" w14:textId="77777777"/>
        </w:tc>
      </w:tr>
      <w:tr w:rsidRPr="004179F9" w:rsidR="004E0CF8" w:rsidTr="004E0CF8" w14:paraId="59533A0F" w14:textId="77777777">
        <w:trPr>
          <w:trHeight w:val="405"/>
        </w:trPr>
        <w:tc>
          <w:tcPr>
            <w:tcW w:w="3959" w:type="dxa"/>
            <w:vMerge w:val="restart"/>
            <w:tcBorders>
              <w:top w:val="single" w:color="FFFFFF" w:sz="8" w:space="0"/>
              <w:left w:val="single" w:color="FFFFFF" w:sz="8" w:space="0"/>
              <w:right w:val="single" w:color="FFFFFF" w:sz="8" w:space="0"/>
            </w:tcBorders>
            <w:shd w:val="clear" w:color="auto" w:fill="DADADA"/>
            <w:tcMar>
              <w:top w:w="8" w:type="dxa"/>
              <w:left w:w="113" w:type="dxa"/>
              <w:bottom w:w="0" w:type="dxa"/>
              <w:right w:w="8" w:type="dxa"/>
            </w:tcMar>
            <w:vAlign w:val="center"/>
            <w:hideMark/>
          </w:tcPr>
          <w:p w:rsidRPr="006B1E0F" w:rsidR="004E0CF8" w:rsidP="004E0CF8" w:rsidRDefault="004E0CF8" w14:paraId="14DE4F7F" w14:textId="77777777">
            <w:pPr>
              <w:spacing w:after="0"/>
            </w:pPr>
            <w:r w:rsidRPr="006B1E0F">
              <w:t xml:space="preserve">Er følgende aktiviteter kvittert ut på en tilstrekkelig måte? </w:t>
            </w:r>
          </w:p>
          <w:p w:rsidRPr="006B1E0F" w:rsidR="004E0CF8" w:rsidP="004E0CF8" w:rsidRDefault="004E0CF8" w14:paraId="2F9C7E6C" w14:textId="77777777">
            <w:pPr>
              <w:pStyle w:val="Listeavsnitt"/>
              <w:numPr>
                <w:ilvl w:val="0"/>
                <w:numId w:val="2"/>
              </w:numPr>
              <w:rPr>
                <w:sz w:val="22"/>
              </w:rPr>
            </w:pPr>
            <w:r w:rsidRPr="006B1E0F">
              <w:rPr>
                <w:sz w:val="22"/>
              </w:rPr>
              <w:t>Behandlingsoversikten?</w:t>
            </w:r>
          </w:p>
          <w:p w:rsidRPr="006B1E0F" w:rsidR="004E0CF8" w:rsidP="004E0CF8" w:rsidRDefault="004E0CF8" w14:paraId="21AAD36C" w14:textId="77777777">
            <w:pPr>
              <w:pStyle w:val="Listeavsnitt"/>
              <w:numPr>
                <w:ilvl w:val="0"/>
                <w:numId w:val="2"/>
              </w:numPr>
              <w:rPr>
                <w:sz w:val="22"/>
              </w:rPr>
            </w:pPr>
            <w:r w:rsidRPr="006B1E0F">
              <w:rPr>
                <w:sz w:val="22"/>
              </w:rPr>
              <w:t>Etterlevelseskrav i NAV?</w:t>
            </w:r>
          </w:p>
          <w:p w:rsidRPr="006B1E0F" w:rsidR="004E0CF8" w:rsidP="004E0CF8" w:rsidRDefault="004E0CF8" w14:paraId="317D9613" w14:textId="77777777">
            <w:pPr>
              <w:pStyle w:val="Listeavsnitt"/>
              <w:numPr>
                <w:ilvl w:val="0"/>
                <w:numId w:val="2"/>
              </w:numPr>
              <w:rPr>
                <w:sz w:val="22"/>
              </w:rPr>
            </w:pPr>
            <w:r w:rsidRPr="006B1E0F">
              <w:rPr>
                <w:sz w:val="22"/>
              </w:rPr>
              <w:t>Risikovurdering?</w:t>
            </w: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B86DA0" w:rsidR="004E0CF8" w:rsidP="004E0CF8" w:rsidRDefault="00000000" w14:paraId="39F32773" w14:textId="77777777">
            <w:pPr>
              <w:spacing w:after="0"/>
            </w:pPr>
            <w:sdt>
              <w:sdtPr>
                <w:id w:val="1932858532"/>
                <w14:checkbox>
                  <w14:checked w14:val="0"/>
                  <w14:checkedState w14:val="2612" w14:font="MS Gothic"/>
                  <w14:uncheckedState w14:val="2610" w14:font="MS Gothic"/>
                </w14:checkbox>
              </w:sdtPr>
              <w:sdtContent>
                <w:r w:rsidRPr="00B86DA0" w:rsidR="004E0CF8">
                  <w:rPr>
                    <w:rFonts w:hint="eastAsia" w:ascii="MS Gothic" w:hAnsi="MS Gothic" w:eastAsia="MS Gothic"/>
                  </w:rPr>
                  <w:t>☐</w:t>
                </w:r>
              </w:sdtContent>
            </w:sdt>
            <w:r w:rsidRPr="00B86DA0" w:rsidR="004E0CF8">
              <w:t xml:space="preserve"> Ja</w:t>
            </w:r>
            <w:r w:rsidR="004E0CF8">
              <w:t xml:space="preserve"> </w:t>
            </w:r>
            <w:sdt>
              <w:sdtPr>
                <w:id w:val="718787588"/>
                <w14:checkbox>
                  <w14:checked w14:val="0"/>
                  <w14:checkedState w14:val="2612" w14:font="MS Gothic"/>
                  <w14:uncheckedState w14:val="2610" w14:font="MS Gothic"/>
                </w14:checkbox>
              </w:sdtPr>
              <w:sdtContent>
                <w:r w:rsidRPr="00B86DA0" w:rsidR="004E0CF8">
                  <w:rPr>
                    <w:rFonts w:hint="eastAsia" w:ascii="MS Gothic" w:hAnsi="MS Gothic" w:eastAsia="MS Gothic"/>
                  </w:rPr>
                  <w:t>☐</w:t>
                </w:r>
              </w:sdtContent>
            </w:sdt>
            <w:r w:rsidRPr="00B86DA0" w:rsidR="004E0CF8">
              <w:t xml:space="preserve"> Nei</w:t>
            </w:r>
          </w:p>
        </w:tc>
        <w:tc>
          <w:tcPr>
            <w:tcW w:w="3406" w:type="dxa"/>
            <w:vMerge w:val="restart"/>
            <w:tcBorders>
              <w:top w:val="single" w:color="FFFFFF" w:sz="8" w:space="0"/>
              <w:left w:val="single" w:color="FFFFFF" w:sz="8" w:space="0"/>
              <w:right w:val="single" w:color="FFFFFF" w:sz="8" w:space="0"/>
            </w:tcBorders>
            <w:shd w:val="clear" w:color="auto" w:fill="EFEFEF"/>
            <w:tcMar>
              <w:top w:w="8" w:type="dxa"/>
              <w:left w:w="113" w:type="dxa"/>
              <w:bottom w:w="0" w:type="dxa"/>
              <w:right w:w="8" w:type="dxa"/>
            </w:tcMar>
            <w:hideMark/>
          </w:tcPr>
          <w:p w:rsidR="004E0CF8" w:rsidP="004E0CF8" w:rsidRDefault="004E0CF8" w14:paraId="403D4ABB" w14:textId="77777777">
            <w:r>
              <w:t>Behandlingsoversikt: JA</w:t>
            </w:r>
          </w:p>
          <w:p w:rsidR="004E0CF8" w:rsidP="004E0CF8" w:rsidRDefault="004E0CF8" w14:paraId="0A68CD9D" w14:textId="77777777">
            <w:r>
              <w:t>Etterlevelseskrav, JA, men se kommentar lenger ned.</w:t>
            </w:r>
          </w:p>
          <w:p w:rsidRPr="004179F9" w:rsidR="004E0CF8" w:rsidP="004E0CF8" w:rsidRDefault="004E0CF8" w14:paraId="71A4C62A" w14:textId="77777777">
            <w:proofErr w:type="spellStart"/>
            <w:r>
              <w:t>Riskovurdering</w:t>
            </w:r>
            <w:proofErr w:type="spellEnd"/>
            <w:r>
              <w:t>: JA</w:t>
            </w:r>
          </w:p>
        </w:tc>
      </w:tr>
      <w:tr w:rsidRPr="004179F9" w:rsidR="004E0CF8" w:rsidTr="004E0CF8" w14:paraId="3B77BD30" w14:textId="77777777">
        <w:trPr>
          <w:trHeight w:val="400"/>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68E73494"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08D8F786" w14:textId="77777777">
            <w:pPr>
              <w:spacing w:after="0"/>
            </w:pPr>
            <w:sdt>
              <w:sdtPr>
                <w:id w:val="1194653390"/>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1590232552"/>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069C766C" w14:textId="77777777"/>
        </w:tc>
      </w:tr>
      <w:tr w:rsidRPr="004179F9" w:rsidR="004E0CF8" w:rsidTr="004E0CF8" w14:paraId="25E012AF" w14:textId="77777777">
        <w:trPr>
          <w:trHeight w:val="262"/>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7BA1BDDD"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06FDC8EA" w14:textId="77777777">
            <w:pPr>
              <w:spacing w:after="0"/>
            </w:pPr>
            <w:sdt>
              <w:sdtPr>
                <w:id w:val="826008113"/>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288132011"/>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511175C6" w14:textId="77777777"/>
        </w:tc>
      </w:tr>
      <w:tr w:rsidRPr="004179F9" w:rsidR="004E0CF8" w:rsidTr="004E0CF8" w14:paraId="7FF8DC32" w14:textId="77777777">
        <w:trPr>
          <w:trHeight w:val="352"/>
        </w:trPr>
        <w:tc>
          <w:tcPr>
            <w:tcW w:w="3959" w:type="dxa"/>
            <w:vMerge/>
            <w:tcBorders>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203990AD"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5B70132A" w14:textId="77777777">
            <w:pPr>
              <w:spacing w:after="0"/>
            </w:pPr>
            <w:sdt>
              <w:sdtPr>
                <w:id w:val="911818955"/>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203693211"/>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759C15AF" w14:textId="77777777"/>
        </w:tc>
      </w:tr>
      <w:tr w:rsidRPr="004179F9" w:rsidR="004E0CF8" w:rsidTr="004E0CF8" w14:paraId="3B8999C8" w14:textId="77777777">
        <w:trPr>
          <w:trHeight w:val="527"/>
        </w:trPr>
        <w:tc>
          <w:tcPr>
            <w:tcW w:w="3959" w:type="dxa"/>
            <w:vMerge w:val="restart"/>
            <w:tcBorders>
              <w:top w:val="single" w:color="FFFFFF" w:sz="8" w:space="0"/>
              <w:left w:val="single" w:color="FFFFFF" w:sz="8" w:space="0"/>
              <w:right w:val="single" w:color="FFFFFF" w:sz="8" w:space="0"/>
            </w:tcBorders>
            <w:shd w:val="clear" w:color="auto" w:fill="DADADA"/>
            <w:tcMar>
              <w:top w:w="8" w:type="dxa"/>
              <w:left w:w="113" w:type="dxa"/>
              <w:bottom w:w="0" w:type="dxa"/>
              <w:right w:w="8" w:type="dxa"/>
            </w:tcMar>
            <w:vAlign w:val="center"/>
            <w:hideMark/>
          </w:tcPr>
          <w:p w:rsidRPr="006B1E0F" w:rsidR="004E0CF8" w:rsidP="004E0CF8" w:rsidRDefault="004E0CF8" w14:paraId="092473A9" w14:textId="77777777">
            <w:pPr>
              <w:spacing w:after="0"/>
            </w:pPr>
            <w:r w:rsidRPr="006B1E0F">
              <w:t xml:space="preserve">Er «Behov for personvernkonsekvens-vurdering» i steg 3 tilstrekkelig vurdert? </w:t>
            </w:r>
          </w:p>
          <w:p w:rsidRPr="006B1E0F" w:rsidR="004E0CF8" w:rsidP="004E0CF8" w:rsidRDefault="004E0CF8" w14:paraId="5675D9DC" w14:textId="77777777">
            <w:pPr>
              <w:pStyle w:val="Listeavsnitt"/>
              <w:numPr>
                <w:ilvl w:val="0"/>
                <w:numId w:val="8"/>
              </w:numPr>
              <w:rPr>
                <w:sz w:val="22"/>
              </w:rPr>
            </w:pPr>
            <w:r w:rsidRPr="006B1E0F">
              <w:rPr>
                <w:sz w:val="22"/>
              </w:rPr>
              <w:t>Tidligere vurderinger?</w:t>
            </w:r>
          </w:p>
          <w:p w:rsidRPr="006B1E0F" w:rsidR="004E0CF8" w:rsidP="004E0CF8" w:rsidRDefault="004E0CF8" w14:paraId="0233A0FF" w14:textId="77777777">
            <w:pPr>
              <w:pStyle w:val="Listeavsnitt"/>
              <w:numPr>
                <w:ilvl w:val="0"/>
                <w:numId w:val="8"/>
              </w:numPr>
              <w:rPr>
                <w:sz w:val="22"/>
              </w:rPr>
            </w:pPr>
            <w:r w:rsidRPr="006B1E0F">
              <w:rPr>
                <w:sz w:val="22"/>
              </w:rPr>
              <w:t>Begrunnelse?</w:t>
            </w: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4179F9" w:rsidR="004E0CF8" w:rsidP="004E0CF8" w:rsidRDefault="00000000" w14:paraId="11B40279" w14:textId="77777777">
            <w:pPr>
              <w:spacing w:after="0"/>
            </w:pPr>
            <w:sdt>
              <w:sdtPr>
                <w:id w:val="1903861856"/>
                <w14:checkbox>
                  <w14:checked w14:val="0"/>
                  <w14:checkedState w14:val="2612" w14:font="MS Gothic"/>
                  <w14:uncheckedState w14:val="2610" w14:font="MS Gothic"/>
                </w14:checkbox>
              </w:sdtPr>
              <w:sdtContent>
                <w:r w:rsidRPr="00B86DA0" w:rsidR="004E0CF8">
                  <w:rPr>
                    <w:rFonts w:hint="eastAsia" w:ascii="MS Gothic" w:hAnsi="MS Gothic" w:eastAsia="MS Gothic"/>
                  </w:rPr>
                  <w:t>☐</w:t>
                </w:r>
              </w:sdtContent>
            </w:sdt>
            <w:r w:rsidRPr="00B86DA0" w:rsidR="004E0CF8">
              <w:t xml:space="preserve"> Ja</w:t>
            </w:r>
            <w:r w:rsidR="004E0CF8">
              <w:t xml:space="preserve"> </w:t>
            </w:r>
            <w:sdt>
              <w:sdtPr>
                <w:id w:val="-660931063"/>
                <w14:checkbox>
                  <w14:checked w14:val="0"/>
                  <w14:checkedState w14:val="2612" w14:font="MS Gothic"/>
                  <w14:uncheckedState w14:val="2610" w14:font="MS Gothic"/>
                </w14:checkbox>
              </w:sdtPr>
              <w:sdtContent>
                <w:r w:rsidRPr="00B86DA0" w:rsidR="004E0CF8">
                  <w:rPr>
                    <w:rFonts w:hint="eastAsia" w:ascii="MS Gothic" w:hAnsi="MS Gothic" w:eastAsia="MS Gothic"/>
                  </w:rPr>
                  <w:t>☐</w:t>
                </w:r>
              </w:sdtContent>
            </w:sdt>
            <w:r w:rsidRPr="00B86DA0" w:rsidR="004E0CF8">
              <w:t xml:space="preserve"> Nei</w:t>
            </w:r>
          </w:p>
        </w:tc>
        <w:tc>
          <w:tcPr>
            <w:tcW w:w="3406" w:type="dxa"/>
            <w:vMerge w:val="restart"/>
            <w:tcBorders>
              <w:top w:val="single" w:color="FFFFFF" w:sz="8" w:space="0"/>
              <w:left w:val="single" w:color="FFFFFF" w:sz="8" w:space="0"/>
              <w:right w:val="single" w:color="FFFFFF" w:sz="8" w:space="0"/>
            </w:tcBorders>
            <w:shd w:val="clear" w:color="auto" w:fill="EFEFEF"/>
            <w:tcMar>
              <w:top w:w="8" w:type="dxa"/>
              <w:left w:w="113" w:type="dxa"/>
              <w:bottom w:w="0" w:type="dxa"/>
              <w:right w:w="8" w:type="dxa"/>
            </w:tcMar>
            <w:hideMark/>
          </w:tcPr>
          <w:p w:rsidR="004E0CF8" w:rsidP="004E0CF8" w:rsidRDefault="004E0CF8" w14:paraId="41CF9967" w14:textId="77777777">
            <w:r>
              <w:t>JA, det er behov for en risikovurdering, og den er gjennomgått.</w:t>
            </w:r>
          </w:p>
          <w:p w:rsidRPr="004179F9" w:rsidR="004E0CF8" w:rsidP="004E0CF8" w:rsidRDefault="004E0CF8" w14:paraId="543CCCCC" w14:textId="77777777">
            <w:r>
              <w:t>Begrunnelse: JA, men se kommentar lenger ned.</w:t>
            </w:r>
          </w:p>
        </w:tc>
      </w:tr>
      <w:tr w:rsidRPr="004179F9" w:rsidR="004E0CF8" w:rsidTr="004E0CF8" w14:paraId="7AB74AE7" w14:textId="77777777">
        <w:trPr>
          <w:trHeight w:val="379"/>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28DD682C"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50F223A5" w14:textId="77777777">
            <w:pPr>
              <w:spacing w:after="0"/>
            </w:pPr>
            <w:sdt>
              <w:sdtPr>
                <w:id w:val="997154439"/>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1418793253"/>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744E4B9A" w14:textId="77777777"/>
        </w:tc>
      </w:tr>
      <w:tr w:rsidRPr="004179F9" w:rsidR="004E0CF8" w:rsidTr="004E0CF8" w14:paraId="32A9AA3A" w14:textId="77777777">
        <w:trPr>
          <w:trHeight w:val="286"/>
        </w:trPr>
        <w:tc>
          <w:tcPr>
            <w:tcW w:w="3959" w:type="dxa"/>
            <w:vMerge/>
            <w:tcBorders>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64C178C6"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6D4343AE" w14:textId="77777777">
            <w:pPr>
              <w:spacing w:after="0"/>
            </w:pPr>
            <w:sdt>
              <w:sdtPr>
                <w:id w:val="616334404"/>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1798365378"/>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48885ECD" w14:textId="77777777"/>
        </w:tc>
      </w:tr>
      <w:tr w:rsidRPr="004179F9" w:rsidR="004E0CF8" w:rsidTr="004E0CF8" w14:paraId="4554F0CB" w14:textId="77777777">
        <w:trPr>
          <w:trHeight w:val="504"/>
        </w:trPr>
        <w:tc>
          <w:tcPr>
            <w:tcW w:w="3959" w:type="dxa"/>
            <w:vMerge w:val="restart"/>
            <w:tcBorders>
              <w:top w:val="single" w:color="FFFFFF" w:sz="8" w:space="0"/>
              <w:left w:val="single" w:color="FFFFFF" w:sz="8" w:space="0"/>
              <w:right w:val="single" w:color="FFFFFF" w:sz="8" w:space="0"/>
            </w:tcBorders>
            <w:shd w:val="clear" w:color="auto" w:fill="DADADA"/>
            <w:tcMar>
              <w:top w:w="8" w:type="dxa"/>
              <w:left w:w="113" w:type="dxa"/>
              <w:bottom w:w="0" w:type="dxa"/>
              <w:right w:w="8" w:type="dxa"/>
            </w:tcMar>
            <w:vAlign w:val="center"/>
            <w:hideMark/>
          </w:tcPr>
          <w:p w:rsidRPr="006B1E0F" w:rsidR="004E0CF8" w:rsidP="004E0CF8" w:rsidRDefault="004E0CF8" w14:paraId="31F43F0C" w14:textId="77777777">
            <w:pPr>
              <w:spacing w:after="0"/>
            </w:pPr>
            <w:r w:rsidRPr="006B1E0F">
              <w:t xml:space="preserve">Er personvernkonsekvenser for den enkelte i steg 4 tilstrekkelig vurdert? </w:t>
            </w:r>
          </w:p>
          <w:p w:rsidRPr="006B1E0F" w:rsidR="004E0CF8" w:rsidP="004E0CF8" w:rsidRDefault="004E0CF8" w14:paraId="0223903F" w14:textId="77777777">
            <w:pPr>
              <w:pStyle w:val="Listeavsnitt"/>
              <w:numPr>
                <w:ilvl w:val="0"/>
                <w:numId w:val="6"/>
              </w:numPr>
              <w:rPr>
                <w:sz w:val="22"/>
              </w:rPr>
            </w:pPr>
            <w:r w:rsidRPr="006B1E0F">
              <w:rPr>
                <w:sz w:val="22"/>
              </w:rPr>
              <w:t>Scenarioer?</w:t>
            </w:r>
          </w:p>
          <w:p w:rsidRPr="006B1E0F" w:rsidR="004E0CF8" w:rsidP="004E0CF8" w:rsidRDefault="004E0CF8" w14:paraId="29616F0B" w14:textId="77777777">
            <w:pPr>
              <w:pStyle w:val="Listeavsnitt"/>
              <w:numPr>
                <w:ilvl w:val="0"/>
                <w:numId w:val="6"/>
              </w:numPr>
              <w:rPr>
                <w:sz w:val="22"/>
              </w:rPr>
            </w:pPr>
            <w:r w:rsidRPr="006B1E0F">
              <w:rPr>
                <w:sz w:val="22"/>
              </w:rPr>
              <w:t>Konsekvenser?</w:t>
            </w:r>
          </w:p>
          <w:p w:rsidRPr="006B1E0F" w:rsidR="004E0CF8" w:rsidP="004E0CF8" w:rsidRDefault="004E0CF8" w14:paraId="19EDCEA5" w14:textId="77777777">
            <w:pPr>
              <w:pStyle w:val="Listeavsnitt"/>
              <w:numPr>
                <w:ilvl w:val="0"/>
                <w:numId w:val="6"/>
              </w:numPr>
              <w:rPr>
                <w:sz w:val="22"/>
              </w:rPr>
            </w:pPr>
            <w:r w:rsidRPr="006B1E0F">
              <w:rPr>
                <w:sz w:val="22"/>
              </w:rPr>
              <w:t>Personvernrettigheter ivaretatt?</w:t>
            </w: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4179F9" w:rsidR="004E0CF8" w:rsidP="004E0CF8" w:rsidRDefault="00000000" w14:paraId="531D4BA9" w14:textId="77777777">
            <w:pPr>
              <w:spacing w:after="0"/>
            </w:pPr>
            <w:sdt>
              <w:sdtPr>
                <w:id w:val="574320546"/>
                <w14:checkbox>
                  <w14:checked w14:val="0"/>
                  <w14:checkedState w14:val="2612" w14:font="MS Gothic"/>
                  <w14:uncheckedState w14:val="2610" w14:font="MS Gothic"/>
                </w14:checkbox>
              </w:sdtPr>
              <w:sdtContent>
                <w:r w:rsidRPr="00B86DA0" w:rsidR="004E0CF8">
                  <w:rPr>
                    <w:rFonts w:hint="eastAsia" w:ascii="MS Gothic" w:hAnsi="MS Gothic" w:eastAsia="MS Gothic"/>
                  </w:rPr>
                  <w:t>☐</w:t>
                </w:r>
              </w:sdtContent>
            </w:sdt>
            <w:r w:rsidRPr="00B86DA0" w:rsidR="004E0CF8">
              <w:t xml:space="preserve"> Ja</w:t>
            </w:r>
            <w:r w:rsidR="004E0CF8">
              <w:t xml:space="preserve"> </w:t>
            </w:r>
            <w:sdt>
              <w:sdtPr>
                <w:id w:val="-286209937"/>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val="restart"/>
            <w:tcBorders>
              <w:top w:val="single" w:color="FFFFFF" w:sz="8" w:space="0"/>
              <w:left w:val="single" w:color="FFFFFF" w:sz="8" w:space="0"/>
              <w:right w:val="single" w:color="FFFFFF" w:sz="8" w:space="0"/>
            </w:tcBorders>
            <w:shd w:val="clear" w:color="auto" w:fill="EFEFEF"/>
            <w:tcMar>
              <w:top w:w="8" w:type="dxa"/>
              <w:left w:w="113" w:type="dxa"/>
              <w:bottom w:w="0" w:type="dxa"/>
              <w:right w:w="8" w:type="dxa"/>
            </w:tcMar>
            <w:hideMark/>
          </w:tcPr>
          <w:p w:rsidR="004E0CF8" w:rsidP="004E0CF8" w:rsidRDefault="004E0CF8" w14:paraId="25EC6352" w14:textId="77777777">
            <w:r>
              <w:t xml:space="preserve">Scenarioer, JA, men se </w:t>
            </w:r>
            <w:proofErr w:type="spellStart"/>
            <w:r>
              <w:t>kommentarerer</w:t>
            </w:r>
            <w:proofErr w:type="spellEnd"/>
            <w:r>
              <w:t xml:space="preserve"> lenger ned.</w:t>
            </w:r>
          </w:p>
          <w:p w:rsidR="004E0CF8" w:rsidP="004E0CF8" w:rsidRDefault="004E0CF8" w14:paraId="78AAFADB" w14:textId="77777777">
            <w:r>
              <w:t>Konsekvenser: Ja</w:t>
            </w:r>
          </w:p>
          <w:p w:rsidRPr="004179F9" w:rsidR="004E0CF8" w:rsidP="004E0CF8" w:rsidRDefault="004E0CF8" w14:paraId="52669AFE" w14:textId="77777777">
            <w:r>
              <w:t>Personvernrettigheter: Ja, men se kommentarer lenger ned.</w:t>
            </w:r>
          </w:p>
        </w:tc>
      </w:tr>
      <w:tr w:rsidRPr="004179F9" w:rsidR="004E0CF8" w:rsidTr="004E0CF8" w14:paraId="4EB3DF37" w14:textId="77777777">
        <w:trPr>
          <w:trHeight w:val="254"/>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66A67283"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1A83F278" w14:textId="77777777">
            <w:pPr>
              <w:spacing w:after="0"/>
            </w:pPr>
            <w:sdt>
              <w:sdtPr>
                <w:id w:val="-331212105"/>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640075781"/>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52F9A821" w14:textId="77777777"/>
        </w:tc>
      </w:tr>
      <w:tr w:rsidRPr="004179F9" w:rsidR="004E0CF8" w:rsidTr="004E0CF8" w14:paraId="6F5E6ADC" w14:textId="77777777">
        <w:trPr>
          <w:trHeight w:val="204"/>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65872A07"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0D6441B6" w14:textId="77777777">
            <w:pPr>
              <w:spacing w:after="0"/>
            </w:pPr>
            <w:sdt>
              <w:sdtPr>
                <w:id w:val="-1427339266"/>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2136984168"/>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5A399D8F" w14:textId="77777777"/>
        </w:tc>
      </w:tr>
      <w:tr w:rsidRPr="004179F9" w:rsidR="004E0CF8" w:rsidTr="004E0CF8" w14:paraId="4C4721CE" w14:textId="77777777">
        <w:trPr>
          <w:trHeight w:val="59"/>
        </w:trPr>
        <w:tc>
          <w:tcPr>
            <w:tcW w:w="3959" w:type="dxa"/>
            <w:vMerge/>
            <w:tcBorders>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tcPr>
          <w:p w:rsidRPr="006B1E0F" w:rsidR="004E0CF8" w:rsidP="004E0CF8" w:rsidRDefault="004E0CF8" w14:paraId="14367A0D"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08F50F94" w14:textId="77777777">
            <w:pPr>
              <w:spacing w:after="0"/>
            </w:pPr>
            <w:sdt>
              <w:sdtPr>
                <w:id w:val="-3605755"/>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1430155154"/>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3C6365DA" w14:textId="77777777"/>
        </w:tc>
      </w:tr>
      <w:tr w:rsidRPr="004179F9" w:rsidR="004E0CF8" w:rsidTr="004E0CF8" w14:paraId="307042BB" w14:textId="77777777">
        <w:trPr>
          <w:trHeight w:val="815"/>
        </w:trPr>
        <w:tc>
          <w:tcPr>
            <w:tcW w:w="3959" w:type="dxa"/>
            <w:vMerge w:val="restart"/>
            <w:tcBorders>
              <w:top w:val="single" w:color="FFFFFF" w:sz="8" w:space="0"/>
              <w:left w:val="single" w:color="FFFFFF" w:sz="8" w:space="0"/>
              <w:right w:val="single" w:color="FFFFFF" w:sz="8" w:space="0"/>
            </w:tcBorders>
            <w:shd w:val="clear" w:color="auto" w:fill="DADADA"/>
            <w:tcMar>
              <w:top w:w="8" w:type="dxa"/>
              <w:left w:w="113" w:type="dxa"/>
              <w:bottom w:w="0" w:type="dxa"/>
              <w:right w:w="8" w:type="dxa"/>
            </w:tcMar>
            <w:vAlign w:val="center"/>
            <w:hideMark/>
          </w:tcPr>
          <w:p w:rsidRPr="006B1E0F" w:rsidR="004E0CF8" w:rsidP="004E0CF8" w:rsidRDefault="004E0CF8" w14:paraId="5FE8ABDC" w14:textId="77777777">
            <w:pPr>
              <w:spacing w:after="0"/>
            </w:pPr>
            <w:r w:rsidRPr="006B1E0F">
              <w:t xml:space="preserve">Vurderes tiltakene som er identifisert i scenarioene som tilstrekkelige for å ivareta personvernet? </w:t>
            </w:r>
          </w:p>
          <w:p w:rsidRPr="006B1E0F" w:rsidR="004E0CF8" w:rsidP="004E0CF8" w:rsidRDefault="004E0CF8" w14:paraId="7C15F075" w14:textId="77777777">
            <w:pPr>
              <w:pStyle w:val="Listeavsnitt"/>
              <w:numPr>
                <w:ilvl w:val="0"/>
                <w:numId w:val="7"/>
              </w:numPr>
              <w:rPr>
                <w:sz w:val="22"/>
              </w:rPr>
            </w:pPr>
            <w:r w:rsidRPr="006B1E0F">
              <w:rPr>
                <w:sz w:val="22"/>
              </w:rPr>
              <w:t>Ansvarsfordeling?</w:t>
            </w:r>
          </w:p>
          <w:p w:rsidRPr="006B1E0F" w:rsidR="004E0CF8" w:rsidP="004E0CF8" w:rsidRDefault="004E0CF8" w14:paraId="70B6BB07" w14:textId="77777777">
            <w:pPr>
              <w:pStyle w:val="Listeavsnitt"/>
              <w:numPr>
                <w:ilvl w:val="0"/>
                <w:numId w:val="7"/>
              </w:numPr>
              <w:rPr>
                <w:sz w:val="22"/>
              </w:rPr>
            </w:pPr>
            <w:r w:rsidRPr="006B1E0F">
              <w:rPr>
                <w:sz w:val="22"/>
              </w:rPr>
              <w:t>Realistiske frister?</w:t>
            </w:r>
          </w:p>
          <w:p w:rsidRPr="006B1E0F" w:rsidR="004E0CF8" w:rsidP="004E0CF8" w:rsidRDefault="004E0CF8" w14:paraId="2D31E591" w14:textId="77777777">
            <w:pPr>
              <w:pStyle w:val="Listeavsnitt"/>
              <w:numPr>
                <w:ilvl w:val="0"/>
                <w:numId w:val="7"/>
              </w:numPr>
              <w:rPr>
                <w:sz w:val="22"/>
              </w:rPr>
            </w:pPr>
            <w:r w:rsidRPr="006B1E0F">
              <w:rPr>
                <w:sz w:val="22"/>
              </w:rPr>
              <w:t>Samsvar mellom konsekvenser og tiltak?</w:t>
            </w:r>
          </w:p>
          <w:p w:rsidRPr="006B1E0F" w:rsidR="004E0CF8" w:rsidP="004E0CF8" w:rsidRDefault="004E0CF8" w14:paraId="6E40C669" w14:textId="77777777">
            <w:pPr>
              <w:pStyle w:val="Listeavsnitt"/>
              <w:numPr>
                <w:ilvl w:val="0"/>
                <w:numId w:val="7"/>
              </w:numPr>
              <w:rPr>
                <w:sz w:val="22"/>
              </w:rPr>
            </w:pPr>
            <w:r w:rsidRPr="006B1E0F">
              <w:rPr>
                <w:sz w:val="22"/>
              </w:rPr>
              <w:t>Restrisiko beskrevet tilstrekkelig?</w:t>
            </w: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4179F9" w:rsidR="004E0CF8" w:rsidP="004E0CF8" w:rsidRDefault="00000000" w14:paraId="4608A913" w14:textId="77777777">
            <w:pPr>
              <w:spacing w:after="0"/>
            </w:pPr>
            <w:sdt>
              <w:sdtPr>
                <w:id w:val="-1347786877"/>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1667126811"/>
                <w14:checkbox>
                  <w14:checked w14:val="0"/>
                  <w14:checkedState w14:val="2612" w14:font="MS Gothic"/>
                  <w14:uncheckedState w14:val="2610" w14:font="MS Gothic"/>
                </w14:checkbox>
              </w:sdtPr>
              <w:sdtContent>
                <w:r w:rsidRPr="00B86DA0" w:rsidR="004E0CF8">
                  <w:rPr>
                    <w:rFonts w:hint="eastAsia" w:ascii="MS Gothic" w:hAnsi="MS Gothic" w:eastAsia="MS Gothic"/>
                  </w:rPr>
                  <w:t>☐</w:t>
                </w:r>
              </w:sdtContent>
            </w:sdt>
            <w:r w:rsidRPr="00B86DA0" w:rsidR="004E0CF8">
              <w:t xml:space="preserve"> Nei</w:t>
            </w:r>
          </w:p>
        </w:tc>
        <w:tc>
          <w:tcPr>
            <w:tcW w:w="3406" w:type="dxa"/>
            <w:vMerge w:val="restart"/>
            <w:tcBorders>
              <w:top w:val="single" w:color="FFFFFF" w:sz="8" w:space="0"/>
              <w:left w:val="single" w:color="FFFFFF" w:sz="8" w:space="0"/>
              <w:right w:val="single" w:color="FFFFFF" w:sz="8" w:space="0"/>
            </w:tcBorders>
            <w:shd w:val="clear" w:color="auto" w:fill="EFEFEF"/>
            <w:tcMar>
              <w:top w:w="8" w:type="dxa"/>
              <w:left w:w="113" w:type="dxa"/>
              <w:bottom w:w="0" w:type="dxa"/>
              <w:right w:w="8" w:type="dxa"/>
            </w:tcMar>
            <w:hideMark/>
          </w:tcPr>
          <w:p w:rsidR="004E0CF8" w:rsidP="004E0CF8" w:rsidRDefault="004E0CF8" w14:paraId="554B0C5A" w14:textId="77777777">
            <w:r>
              <w:t>Ansvarsfordeling: JA</w:t>
            </w:r>
          </w:p>
          <w:p w:rsidR="004E0CF8" w:rsidP="004E0CF8" w:rsidRDefault="004E0CF8" w14:paraId="3B25B95A" w14:textId="77777777">
            <w:proofErr w:type="spellStart"/>
            <w:r>
              <w:t>Realistsiek</w:t>
            </w:r>
            <w:proofErr w:type="spellEnd"/>
            <w:r>
              <w:t xml:space="preserve"> Frister: JA</w:t>
            </w:r>
          </w:p>
          <w:p w:rsidR="004E0CF8" w:rsidP="004E0CF8" w:rsidRDefault="004E0CF8" w14:paraId="314497AD" w14:textId="77777777">
            <w:r>
              <w:t>Samsvar konsekvens og tiltak: JA</w:t>
            </w:r>
          </w:p>
          <w:p w:rsidRPr="004179F9" w:rsidR="004E0CF8" w:rsidP="004E0CF8" w:rsidRDefault="004E0CF8" w14:paraId="2F7B837E" w14:textId="77777777">
            <w:r>
              <w:t>Restrisiko: JA</w:t>
            </w:r>
          </w:p>
        </w:tc>
      </w:tr>
      <w:tr w:rsidRPr="004179F9" w:rsidR="004E0CF8" w:rsidTr="004E0CF8" w14:paraId="3A3291A6" w14:textId="77777777">
        <w:trPr>
          <w:trHeight w:val="349"/>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004E0CF8" w:rsidP="004E0CF8" w:rsidRDefault="004E0CF8" w14:paraId="5DBCBE1F"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2CD6A253" w14:textId="77777777">
            <w:pPr>
              <w:spacing w:after="0"/>
            </w:pPr>
            <w:sdt>
              <w:sdtPr>
                <w:id w:val="132459772"/>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393170794"/>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411E15AE" w14:textId="77777777"/>
        </w:tc>
      </w:tr>
      <w:tr w:rsidRPr="004179F9" w:rsidR="004E0CF8" w:rsidTr="004E0CF8" w14:paraId="3909E406" w14:textId="77777777">
        <w:trPr>
          <w:trHeight w:val="390"/>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004E0CF8" w:rsidP="004E0CF8" w:rsidRDefault="004E0CF8" w14:paraId="410A5430"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444C88D5" w14:textId="77777777">
            <w:pPr>
              <w:spacing w:after="0"/>
            </w:pPr>
            <w:sdt>
              <w:sdtPr>
                <w:id w:val="-1550223578"/>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931935631"/>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472A3396" w14:textId="77777777"/>
        </w:tc>
      </w:tr>
      <w:tr w:rsidRPr="004179F9" w:rsidR="004E0CF8" w:rsidTr="004E0CF8" w14:paraId="36A128E6" w14:textId="77777777">
        <w:trPr>
          <w:trHeight w:val="326"/>
        </w:trPr>
        <w:tc>
          <w:tcPr>
            <w:tcW w:w="3959" w:type="dxa"/>
            <w:vMerge/>
            <w:tcBorders>
              <w:left w:val="single" w:color="FFFFFF" w:sz="8" w:space="0"/>
              <w:right w:val="single" w:color="FFFFFF" w:sz="8" w:space="0"/>
            </w:tcBorders>
            <w:shd w:val="clear" w:color="auto" w:fill="DADADA"/>
            <w:tcMar>
              <w:top w:w="8" w:type="dxa"/>
              <w:left w:w="113" w:type="dxa"/>
              <w:bottom w:w="0" w:type="dxa"/>
              <w:right w:w="8" w:type="dxa"/>
            </w:tcMar>
            <w:vAlign w:val="center"/>
          </w:tcPr>
          <w:p w:rsidR="004E0CF8" w:rsidP="004E0CF8" w:rsidRDefault="004E0CF8" w14:paraId="4B7D8E8C"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2AD27EEE" w14:textId="77777777">
            <w:pPr>
              <w:spacing w:after="0"/>
            </w:pPr>
            <w:sdt>
              <w:sdtPr>
                <w:id w:val="-771548484"/>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612515831"/>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685C43C7" w14:textId="77777777"/>
        </w:tc>
      </w:tr>
      <w:tr w:rsidRPr="004179F9" w:rsidR="004E0CF8" w:rsidTr="004E0CF8" w14:paraId="33F28D6E" w14:textId="77777777">
        <w:trPr>
          <w:trHeight w:val="231"/>
        </w:trPr>
        <w:tc>
          <w:tcPr>
            <w:tcW w:w="3959" w:type="dxa"/>
            <w:vMerge/>
            <w:tcBorders>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tcPr>
          <w:p w:rsidR="004E0CF8" w:rsidP="004E0CF8" w:rsidRDefault="004E0CF8" w14:paraId="5FAABFD7" w14:textId="77777777">
            <w:pPr>
              <w:spacing w:after="0"/>
            </w:pPr>
          </w:p>
        </w:tc>
        <w:tc>
          <w:tcPr>
            <w:tcW w:w="1843"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4E0CF8" w:rsidP="004E0CF8" w:rsidRDefault="00000000" w14:paraId="348E9577" w14:textId="77777777">
            <w:pPr>
              <w:spacing w:after="0"/>
            </w:pPr>
            <w:sdt>
              <w:sdtPr>
                <w:id w:val="-1517220862"/>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Ja</w:t>
            </w:r>
            <w:r w:rsidR="004E0CF8">
              <w:t xml:space="preserve"> </w:t>
            </w:r>
            <w:sdt>
              <w:sdtPr>
                <w:id w:val="-231241480"/>
                <w14:checkbox>
                  <w14:checked w14:val="0"/>
                  <w14:checkedState w14:val="2612" w14:font="MS Gothic"/>
                  <w14:uncheckedState w14:val="2610" w14:font="MS Gothic"/>
                </w14:checkbox>
              </w:sdtPr>
              <w:sdtContent>
                <w:r w:rsidR="004E0CF8">
                  <w:rPr>
                    <w:rFonts w:hint="eastAsia" w:ascii="MS Gothic" w:hAnsi="MS Gothic" w:eastAsia="MS Gothic"/>
                  </w:rPr>
                  <w:t>☐</w:t>
                </w:r>
              </w:sdtContent>
            </w:sdt>
            <w:r w:rsidRPr="00B86DA0" w:rsidR="004E0CF8">
              <w:t xml:space="preserve"> Nei</w:t>
            </w:r>
          </w:p>
        </w:tc>
        <w:tc>
          <w:tcPr>
            <w:tcW w:w="3406" w:type="dxa"/>
            <w:vMerge/>
            <w:tcBorders>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4179F9" w:rsidR="004E0CF8" w:rsidP="004E0CF8" w:rsidRDefault="004E0CF8" w14:paraId="5D08C175" w14:textId="77777777"/>
        </w:tc>
      </w:tr>
      <w:tr w:rsidRPr="004179F9" w:rsidR="004E0CF8" w:rsidTr="004E0CF8" w14:paraId="5D9C4469" w14:textId="77777777">
        <w:trPr>
          <w:trHeight w:val="510"/>
        </w:trPr>
        <w:tc>
          <w:tcPr>
            <w:tcW w:w="9208" w:type="dxa"/>
            <w:gridSpan w:val="3"/>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hideMark/>
          </w:tcPr>
          <w:p w:rsidRPr="004179F9" w:rsidR="004E0CF8" w:rsidP="004E0CF8" w:rsidRDefault="004E0CF8" w14:paraId="7B288C53" w14:textId="77777777">
            <w:pPr>
              <w:spacing w:after="0"/>
            </w:pPr>
            <w:r>
              <w:t>H</w:t>
            </w:r>
            <w:r w:rsidRPr="004179F9">
              <w:t>va er anbefaling</w:t>
            </w:r>
            <w:r>
              <w:t>en</w:t>
            </w:r>
            <w:r w:rsidRPr="004179F9">
              <w:t xml:space="preserve"> fra personvernombud</w:t>
            </w:r>
            <w:r>
              <w:t>et</w:t>
            </w:r>
            <w:r w:rsidRPr="004179F9">
              <w:t xml:space="preserve">? </w:t>
            </w:r>
          </w:p>
        </w:tc>
      </w:tr>
      <w:tr w:rsidRPr="004179F9" w:rsidR="004E0CF8" w:rsidTr="004E0CF8" w14:paraId="296F3F2A" w14:textId="77777777">
        <w:trPr>
          <w:trHeight w:val="510"/>
        </w:trPr>
        <w:tc>
          <w:tcPr>
            <w:tcW w:w="9208" w:type="dxa"/>
            <w:gridSpan w:val="3"/>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vAlign w:val="center"/>
          </w:tcPr>
          <w:p w:rsidR="004E0CF8" w:rsidP="004E0CF8" w:rsidRDefault="004E0CF8" w14:paraId="4EF95E83"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Dette er jo en grundig PVK!  </w:t>
            </w:r>
            <w:proofErr w:type="gramStart"/>
            <w:r>
              <w:rPr>
                <w:rFonts w:ascii="Calibri" w:hAnsi="Calibri" w:cs="Calibri"/>
                <w:sz w:val="22"/>
                <w:szCs w:val="22"/>
              </w:rPr>
              <w:t>Undertegnede</w:t>
            </w:r>
            <w:proofErr w:type="gramEnd"/>
            <w:r>
              <w:rPr>
                <w:rFonts w:ascii="Calibri" w:hAnsi="Calibri" w:cs="Calibri"/>
                <w:sz w:val="22"/>
                <w:szCs w:val="22"/>
              </w:rPr>
              <w:t xml:space="preserve"> har lest </w:t>
            </w:r>
            <w:proofErr w:type="spellStart"/>
            <w:r>
              <w:rPr>
                <w:rFonts w:ascii="Calibri" w:hAnsi="Calibri" w:cs="Calibri"/>
                <w:sz w:val="22"/>
                <w:szCs w:val="22"/>
              </w:rPr>
              <w:t>PVKen</w:t>
            </w:r>
            <w:proofErr w:type="spellEnd"/>
            <w:r>
              <w:rPr>
                <w:rFonts w:ascii="Calibri" w:hAnsi="Calibri" w:cs="Calibri"/>
                <w:sz w:val="22"/>
                <w:szCs w:val="22"/>
              </w:rPr>
              <w:t xml:space="preserve"> og vurdert den, uten å gå igjennom selve risikoanalysen, så den forutsettes </w:t>
            </w:r>
            <w:proofErr w:type="spellStart"/>
            <w:r>
              <w:rPr>
                <w:rFonts w:ascii="Calibri" w:hAnsi="Calibri" w:cs="Calibri"/>
                <w:sz w:val="22"/>
                <w:szCs w:val="22"/>
              </w:rPr>
              <w:t>fyldestgjørende</w:t>
            </w:r>
            <w:proofErr w:type="spellEnd"/>
            <w:r>
              <w:rPr>
                <w:rFonts w:ascii="Calibri" w:hAnsi="Calibri" w:cs="Calibri"/>
                <w:sz w:val="22"/>
                <w:szCs w:val="22"/>
              </w:rPr>
              <w:t xml:space="preserve"> nok.</w:t>
            </w:r>
          </w:p>
          <w:p w:rsidR="004E0CF8" w:rsidP="004E0CF8" w:rsidRDefault="004E0CF8" w14:paraId="4FABB6C8"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E0CF8" w:rsidP="004E0CF8" w:rsidRDefault="004E0CF8" w14:paraId="099005C7"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Svært bra at man både har konsultert faktiske representanter for de registrerte og deres interesseorganisasjoner.   Også en grundig gjennomgang av </w:t>
            </w:r>
            <w:proofErr w:type="spellStart"/>
            <w:r>
              <w:rPr>
                <w:rFonts w:ascii="Calibri" w:hAnsi="Calibri" w:cs="Calibri"/>
                <w:sz w:val="22"/>
                <w:szCs w:val="22"/>
              </w:rPr>
              <w:t>etterlvelseskrav</w:t>
            </w:r>
            <w:proofErr w:type="spellEnd"/>
            <w:r>
              <w:rPr>
                <w:rFonts w:ascii="Calibri" w:hAnsi="Calibri" w:cs="Calibri"/>
                <w:sz w:val="22"/>
                <w:szCs w:val="22"/>
              </w:rPr>
              <w:t xml:space="preserve"> og av en hel del personvernkonsekvensscenarier. Bra og gode tiltak i tabell over tiltak. Også bra med en faktisk proporsjonalitetsvurdering.</w:t>
            </w:r>
          </w:p>
          <w:p w:rsidR="004E0CF8" w:rsidP="004E0CF8" w:rsidRDefault="004E0CF8" w14:paraId="753A6514"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E0CF8" w:rsidP="004E0CF8" w:rsidRDefault="004E0CF8" w14:paraId="5C449C89"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Generelt:</w:t>
            </w:r>
          </w:p>
          <w:p w:rsidR="004E0CF8" w:rsidP="004E0CF8" w:rsidRDefault="004E0CF8" w14:paraId="4F361FBE"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Generelt: Kan det tenkes at denne har en litt for teoretisk tilnærming til de forskjellige scenarier og rettigheter: Når disse ikke testes, eller man ikke har scenarier for at ting går galt, kan det godt tenkes at den finnes risikoer, og personvernkonsekvenser som ikke blir dekket opp, fordi man tar tilflukt i at det er etablert "globale" rutiner det hele, men at det som angår EESSI spesifikt da faller igjennom. PVO </w:t>
            </w:r>
            <w:proofErr w:type="spellStart"/>
            <w:r>
              <w:rPr>
                <w:rFonts w:ascii="Calibri" w:hAnsi="Calibri" w:cs="Calibri"/>
                <w:sz w:val="22"/>
                <w:szCs w:val="22"/>
              </w:rPr>
              <w:t>tvurderer</w:t>
            </w:r>
            <w:proofErr w:type="spellEnd"/>
            <w:r>
              <w:rPr>
                <w:rFonts w:ascii="Calibri" w:hAnsi="Calibri" w:cs="Calibri"/>
                <w:sz w:val="22"/>
                <w:szCs w:val="22"/>
              </w:rPr>
              <w:t xml:space="preserve"> det slik at man med fordel kan gå igjennom både etterlevelseskrav og personvernkonsekvensscenarier med henblikk på at disse også løses spesifikt for EESSI, og ikke som sådan antas eller forventes å også løse det for EESSI.</w:t>
            </w:r>
          </w:p>
          <w:p w:rsidR="004E0CF8" w:rsidP="004E0CF8" w:rsidRDefault="004E0CF8" w14:paraId="6A6C8C0B"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E0CF8" w:rsidP="004E0CF8" w:rsidRDefault="004E0CF8" w14:paraId="614581E6"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Ellers, noen enkeltpunkter:</w:t>
            </w:r>
          </w:p>
          <w:p w:rsidR="004E0CF8" w:rsidP="004E0CF8" w:rsidRDefault="004E0CF8" w14:paraId="429530B7" w14:textId="77777777">
            <w:pPr>
              <w:numPr>
                <w:ilvl w:val="0"/>
                <w:numId w:val="45"/>
              </w:numPr>
              <w:spacing w:before="0" w:after="0" w:line="240" w:lineRule="auto"/>
              <w:ind w:left="540"/>
              <w:textAlignment w:val="center"/>
              <w:rPr>
                <w:rFonts w:ascii="Calibri" w:hAnsi="Calibri" w:cs="Calibri"/>
              </w:rPr>
            </w:pPr>
            <w:r>
              <w:rPr>
                <w:rFonts w:ascii="Calibri" w:hAnsi="Calibri" w:cs="Calibri"/>
              </w:rPr>
              <w:t>Behov for PVK &gt;&gt; Begrunnelse for PVK: Man gjennomgår begrunnelsen, og konkluderer med at det ikke finnes høy risiko, og følgelig at man skal gjennomføre en PVK. Det kan virke selvmotsigende (eller henger igjen fra tidligere versjon). Kan sikkert med fordel endres. :-)</w:t>
            </w:r>
          </w:p>
          <w:p w:rsidR="004E0CF8" w:rsidP="004E0CF8" w:rsidRDefault="004E0CF8" w14:paraId="707AC65A" w14:textId="77777777">
            <w:pPr>
              <w:numPr>
                <w:ilvl w:val="0"/>
                <w:numId w:val="45"/>
              </w:numPr>
              <w:spacing w:before="0" w:after="0" w:line="240" w:lineRule="auto"/>
              <w:ind w:left="540"/>
              <w:textAlignment w:val="center"/>
              <w:rPr>
                <w:rFonts w:ascii="Calibri" w:hAnsi="Calibri" w:cs="Calibri"/>
              </w:rPr>
            </w:pPr>
            <w:r>
              <w:rPr>
                <w:rFonts w:ascii="Calibri" w:hAnsi="Calibri" w:cs="Calibri"/>
              </w:rPr>
              <w:t xml:space="preserve">I etterlevelseskravene som angår </w:t>
            </w:r>
            <w:proofErr w:type="spellStart"/>
            <w:r>
              <w:rPr>
                <w:rFonts w:ascii="Calibri" w:hAnsi="Calibri" w:cs="Calibri"/>
              </w:rPr>
              <w:t>f.eks</w:t>
            </w:r>
            <w:proofErr w:type="spellEnd"/>
            <w:r>
              <w:rPr>
                <w:rFonts w:ascii="Calibri" w:hAnsi="Calibri" w:cs="Calibri"/>
              </w:rPr>
              <w:t xml:space="preserve"> sletting og lagring, sies det at den overskuddsinformasjon som eventuelt måtte sendes inn / komme inn fra den registrerte, skal lagres med grunnlag bla. Arkivloven, og at man følgelig ikke behøver slettemekanismer. Dette er vel en litt for rask konklusjonen: Det er da ikke så entydig, og så vidt vites er ikke løpet med riksarkivet avsluttet og konkludert på.  Dette bør vurderes på nytt.</w:t>
            </w:r>
          </w:p>
          <w:p w:rsidR="004E0CF8" w:rsidP="004E0CF8" w:rsidRDefault="004E0CF8" w14:paraId="31185DC9" w14:textId="0F7E2455">
            <w:pPr>
              <w:numPr>
                <w:ilvl w:val="0"/>
                <w:numId w:val="45"/>
              </w:numPr>
              <w:spacing w:before="0" w:after="0" w:line="240" w:lineRule="auto"/>
              <w:ind w:left="540"/>
              <w:textAlignment w:val="center"/>
              <w:rPr>
                <w:rFonts w:ascii="Calibri" w:hAnsi="Calibri" w:cs="Calibri"/>
              </w:rPr>
            </w:pPr>
            <w:r>
              <w:rPr>
                <w:rFonts w:ascii="Calibri" w:hAnsi="Calibri" w:cs="Calibri"/>
              </w:rPr>
              <w:t>Savner en vurdering av personvernkonsekvenser (hvilke risikoer kan det gi, i scenarioform)</w:t>
            </w:r>
            <w:r w:rsidR="007C1D1C">
              <w:rPr>
                <w:rFonts w:ascii="Calibri" w:hAnsi="Calibri" w:cs="Calibri"/>
              </w:rPr>
              <w:t xml:space="preserve"> </w:t>
            </w:r>
            <w:proofErr w:type="spellStart"/>
            <w:r>
              <w:rPr>
                <w:rFonts w:ascii="Calibri" w:hAnsi="Calibri" w:cs="Calibri"/>
              </w:rPr>
              <w:t>ifm</w:t>
            </w:r>
            <w:proofErr w:type="spellEnd"/>
            <w:r>
              <w:rPr>
                <w:rFonts w:ascii="Calibri" w:hAnsi="Calibri" w:cs="Calibri"/>
              </w:rPr>
              <w:t xml:space="preserve"> bruken av databe</w:t>
            </w:r>
            <w:del w:author="Støylen, Mari" w:date="2021-05-03T15:54:00Z" w:id="394">
              <w:r w:rsidDel="00F61622">
                <w:rPr>
                  <w:rFonts w:ascii="Calibri" w:hAnsi="Calibri" w:cs="Calibri"/>
                </w:rPr>
                <w:delText>a</w:delText>
              </w:r>
            </w:del>
            <w:r>
              <w:rPr>
                <w:rFonts w:ascii="Calibri" w:hAnsi="Calibri" w:cs="Calibri"/>
              </w:rPr>
              <w:t xml:space="preserve">handleren </w:t>
            </w:r>
            <w:proofErr w:type="spellStart"/>
            <w:r>
              <w:rPr>
                <w:rFonts w:ascii="Calibri" w:hAnsi="Calibri" w:cs="Calibri"/>
              </w:rPr>
              <w:t>Hotjar</w:t>
            </w:r>
            <w:proofErr w:type="spellEnd"/>
            <w:r>
              <w:rPr>
                <w:rFonts w:ascii="Calibri" w:hAnsi="Calibri" w:cs="Calibri"/>
              </w:rPr>
              <w:t>, særlig fordi man der bruker (kan bruke) fritekstfelt.</w:t>
            </w:r>
          </w:p>
          <w:p w:rsidR="004E0CF8" w:rsidP="004E0CF8" w:rsidRDefault="004E0CF8" w14:paraId="0ED2C1DD" w14:textId="77777777">
            <w:pPr>
              <w:numPr>
                <w:ilvl w:val="0"/>
                <w:numId w:val="45"/>
              </w:numPr>
              <w:spacing w:before="0" w:after="0" w:line="240" w:lineRule="auto"/>
              <w:ind w:left="540"/>
              <w:textAlignment w:val="center"/>
              <w:rPr>
                <w:rFonts w:ascii="Calibri" w:hAnsi="Calibri" w:cs="Calibri"/>
              </w:rPr>
            </w:pPr>
            <w:r>
              <w:rPr>
                <w:rFonts w:ascii="Calibri" w:hAnsi="Calibri" w:cs="Calibri"/>
                <w:u w:val="single"/>
              </w:rPr>
              <w:t>Etterlevelse:</w:t>
            </w:r>
          </w:p>
          <w:p w:rsidR="004E0CF8" w:rsidP="004E0CF8" w:rsidRDefault="004E0CF8" w14:paraId="4663E698" w14:textId="429BD860">
            <w:pPr>
              <w:numPr>
                <w:ilvl w:val="1"/>
                <w:numId w:val="46"/>
              </w:numPr>
              <w:spacing w:before="0" w:after="0" w:line="240" w:lineRule="auto"/>
              <w:ind w:left="1080"/>
              <w:textAlignment w:val="center"/>
              <w:rPr>
                <w:rFonts w:ascii="Calibri" w:hAnsi="Calibri" w:cs="Calibri"/>
              </w:rPr>
            </w:pPr>
            <w:r>
              <w:rPr>
                <w:rFonts w:ascii="Calibri" w:hAnsi="Calibri" w:cs="Calibri"/>
              </w:rPr>
              <w:t xml:space="preserve">Roller og ansvar for behandlingen: </w:t>
            </w:r>
            <w:del w:author="Støylen, Mari" w:date="2021-05-03T15:53:00Z" w:id="395">
              <w:r w:rsidDel="00F61622">
                <w:rPr>
                  <w:rFonts w:ascii="Calibri" w:hAnsi="Calibri" w:cs="Calibri"/>
                </w:rPr>
                <w:delText xml:space="preserve"> </w:delText>
              </w:r>
            </w:del>
            <w:r>
              <w:rPr>
                <w:rFonts w:ascii="Calibri" w:hAnsi="Calibri" w:cs="Calibri"/>
              </w:rPr>
              <w:t>Det sies at dette skal etableres, men PVO kan ikke finne det som tiltak i tiltakstabellen - det bør vel inn her?</w:t>
            </w:r>
          </w:p>
          <w:p w:rsidR="004E0CF8" w:rsidP="004E0CF8" w:rsidRDefault="004E0CF8" w14:paraId="01922E9D" w14:textId="0F0D1E4C">
            <w:pPr>
              <w:numPr>
                <w:ilvl w:val="1"/>
                <w:numId w:val="46"/>
              </w:numPr>
              <w:spacing w:before="0" w:after="0" w:line="240" w:lineRule="auto"/>
              <w:ind w:left="1080"/>
              <w:textAlignment w:val="center"/>
              <w:rPr>
                <w:rFonts w:ascii="Calibri" w:hAnsi="Calibri" w:cs="Calibri"/>
              </w:rPr>
            </w:pPr>
            <w:r>
              <w:rPr>
                <w:rFonts w:ascii="Calibri" w:hAnsi="Calibri" w:cs="Calibri"/>
              </w:rPr>
              <w:t>Av</w:t>
            </w:r>
            <w:ins w:author="Støylen, Mari" w:date="2021-05-03T15:53:00Z" w:id="396">
              <w:r w:rsidR="00F61622">
                <w:rPr>
                  <w:rFonts w:ascii="Calibri" w:hAnsi="Calibri" w:cs="Calibri"/>
                </w:rPr>
                <w:t>v</w:t>
              </w:r>
            </w:ins>
            <w:r>
              <w:rPr>
                <w:rFonts w:ascii="Calibri" w:hAnsi="Calibri" w:cs="Calibri"/>
              </w:rPr>
              <w:t>ikshåndtering (meldeplikt</w:t>
            </w:r>
            <w:ins w:author="Støylen, Mari" w:date="2021-05-03T15:53:00Z" w:id="397">
              <w:r w:rsidR="00F61622">
                <w:rPr>
                  <w:rFonts w:ascii="Calibri" w:hAnsi="Calibri" w:cs="Calibri"/>
                </w:rPr>
                <w:t xml:space="preserve"> </w:t>
              </w:r>
            </w:ins>
            <w:r>
              <w:rPr>
                <w:rFonts w:ascii="Calibri" w:hAnsi="Calibri" w:cs="Calibri"/>
              </w:rPr>
              <w:t>om brudd på personvernet): Tiltaket her er at alle i NAV</w:t>
            </w:r>
            <w:ins w:author="Støylen, Mari" w:date="2021-05-03T15:53:00Z" w:id="398">
              <w:r w:rsidR="00F61622">
                <w:rPr>
                  <w:rFonts w:ascii="Calibri" w:hAnsi="Calibri" w:cs="Calibri"/>
                </w:rPr>
                <w:t xml:space="preserve"> </w:t>
              </w:r>
            </w:ins>
            <w:r>
              <w:rPr>
                <w:rFonts w:ascii="Calibri" w:hAnsi="Calibri" w:cs="Calibri"/>
              </w:rPr>
              <w:t>plikter å melde avvik i ASYS. Proble</w:t>
            </w:r>
            <w:ins w:author="Støylen, Mari" w:date="2021-05-03T15:53:00Z" w:id="399">
              <w:r w:rsidR="00F61622">
                <w:rPr>
                  <w:rFonts w:ascii="Calibri" w:hAnsi="Calibri" w:cs="Calibri"/>
                </w:rPr>
                <w:t>me</w:t>
              </w:r>
            </w:ins>
            <w:r>
              <w:rPr>
                <w:rFonts w:ascii="Calibri" w:hAnsi="Calibri" w:cs="Calibri"/>
              </w:rPr>
              <w:t>t mer bare at alle i NAV ikke er informert om dette. Aller minst når det gjelder nye Løsninger: Anbefaler at man spesifikt sørger for at de i NAV som er involvert i EESSI, blir informert om dette, og setter det opp som tiltak.</w:t>
            </w:r>
          </w:p>
          <w:p w:rsidRPr="00ED31B3" w:rsidR="004E0CF8" w:rsidP="004E0CF8" w:rsidRDefault="004E0CF8" w14:paraId="6012E4E5" w14:textId="77777777">
            <w:pPr>
              <w:numPr>
                <w:ilvl w:val="1"/>
                <w:numId w:val="46"/>
              </w:numPr>
              <w:spacing w:before="0" w:after="0" w:line="240" w:lineRule="auto"/>
              <w:ind w:left="1080"/>
              <w:textAlignment w:val="center"/>
              <w:rPr>
                <w:rFonts w:ascii="Calibri" w:hAnsi="Calibri" w:cs="Calibri"/>
              </w:rPr>
            </w:pPr>
            <w:r>
              <w:rPr>
                <w:rFonts w:ascii="Calibri" w:hAnsi="Calibri" w:cs="Calibri"/>
              </w:rPr>
              <w:t>Finner ikke tiltak for å hindre brudd på dataminimering (om enn det er tiltak for å dempe risikoen for å lagre for lenge / for mange personopplysninger</w:t>
            </w:r>
          </w:p>
          <w:p w:rsidR="004E0CF8" w:rsidP="004E0CF8" w:rsidRDefault="004E0CF8" w14:paraId="4FE4174F" w14:textId="77777777">
            <w:pPr>
              <w:pStyle w:val="NormalWeb"/>
              <w:spacing w:before="0" w:beforeAutospacing="0" w:after="0" w:afterAutospacing="0"/>
              <w:ind w:left="1080"/>
              <w:rPr>
                <w:rFonts w:ascii="Calibri" w:hAnsi="Calibri" w:cs="Calibri"/>
                <w:sz w:val="22"/>
                <w:szCs w:val="22"/>
              </w:rPr>
            </w:pPr>
            <w:r>
              <w:rPr>
                <w:rFonts w:ascii="Calibri" w:hAnsi="Calibri" w:cs="Calibri"/>
                <w:sz w:val="22"/>
                <w:szCs w:val="22"/>
              </w:rPr>
              <w:t> </w:t>
            </w:r>
          </w:p>
          <w:p w:rsidR="004E0CF8" w:rsidP="004E0CF8" w:rsidRDefault="004E0CF8" w14:paraId="7C5F0923" w14:textId="77777777">
            <w:pPr>
              <w:pStyle w:val="NormalWeb"/>
              <w:spacing w:before="0" w:beforeAutospacing="0" w:after="0" w:afterAutospacing="0"/>
              <w:rPr>
                <w:rFonts w:ascii="Calibri" w:hAnsi="Calibri" w:cs="Calibri"/>
                <w:sz w:val="22"/>
                <w:szCs w:val="22"/>
              </w:rPr>
            </w:pPr>
            <w:r>
              <w:rPr>
                <w:rFonts w:ascii="Calibri" w:hAnsi="Calibri" w:cs="Calibri"/>
                <w:b/>
                <w:bCs/>
                <w:sz w:val="22"/>
                <w:szCs w:val="22"/>
              </w:rPr>
              <w:t>Avslutning</w:t>
            </w:r>
          </w:p>
          <w:p w:rsidR="004E0CF8" w:rsidP="004E0CF8" w:rsidRDefault="004E0CF8" w14:paraId="64EE82F1" w14:textId="3CBFA069">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Detter som nevnt en god PVK, men man kanskje likevel med fordel se mer på helt konkrete tiltak </w:t>
            </w:r>
            <w:proofErr w:type="spellStart"/>
            <w:r>
              <w:rPr>
                <w:rFonts w:ascii="Calibri" w:hAnsi="Calibri" w:cs="Calibri"/>
                <w:sz w:val="22"/>
                <w:szCs w:val="22"/>
              </w:rPr>
              <w:t>ifm</w:t>
            </w:r>
            <w:proofErr w:type="spellEnd"/>
            <w:r>
              <w:rPr>
                <w:rFonts w:ascii="Calibri" w:hAnsi="Calibri" w:cs="Calibri"/>
                <w:sz w:val="22"/>
                <w:szCs w:val="22"/>
              </w:rPr>
              <w:t xml:space="preserve"> både rettigheter og etterlevelse, for å sikre at også det som drei</w:t>
            </w:r>
            <w:del w:author="Støylen, Mari" w:date="2021-05-03T15:54:00Z" w:id="400">
              <w:r w:rsidDel="00F61622">
                <w:rPr>
                  <w:rFonts w:ascii="Calibri" w:hAnsi="Calibri" w:cs="Calibri"/>
                  <w:sz w:val="22"/>
                  <w:szCs w:val="22"/>
                </w:rPr>
                <w:delText>es</w:delText>
              </w:r>
            </w:del>
            <w:r>
              <w:rPr>
                <w:rFonts w:ascii="Calibri" w:hAnsi="Calibri" w:cs="Calibri"/>
                <w:sz w:val="22"/>
                <w:szCs w:val="22"/>
              </w:rPr>
              <w:t xml:space="preserve">er </w:t>
            </w:r>
            <w:ins w:author="Støylen, Mari" w:date="2021-05-03T15:54:00Z" w:id="401">
              <w:r w:rsidR="00594781">
                <w:rPr>
                  <w:rFonts w:ascii="Calibri" w:hAnsi="Calibri" w:cs="Calibri"/>
                  <w:sz w:val="22"/>
                  <w:szCs w:val="22"/>
                </w:rPr>
                <w:t xml:space="preserve">seg </w:t>
              </w:r>
            </w:ins>
            <w:r>
              <w:rPr>
                <w:rFonts w:ascii="Calibri" w:hAnsi="Calibri" w:cs="Calibri"/>
                <w:sz w:val="22"/>
                <w:szCs w:val="22"/>
              </w:rPr>
              <w:t>som løsningen som sådan, også blir konkret ivaretatt.</w:t>
            </w:r>
          </w:p>
          <w:p w:rsidR="004E0CF8" w:rsidP="004E0CF8" w:rsidRDefault="004E0CF8" w14:paraId="2D2241E0" w14:textId="7777777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E0CF8" w:rsidP="004E0CF8" w:rsidRDefault="004E0CF8" w14:paraId="1645FE8D" w14:textId="77777777">
            <w:pPr>
              <w:pStyle w:val="NormalWeb"/>
              <w:spacing w:before="0" w:beforeAutospacing="0" w:after="0" w:afterAutospacing="0"/>
              <w:rPr>
                <w:rFonts w:ascii="Calibri" w:hAnsi="Calibri" w:cs="Calibri"/>
                <w:sz w:val="22"/>
                <w:szCs w:val="22"/>
              </w:rPr>
            </w:pPr>
            <w:r w:rsidRPr="00FC2E5C">
              <w:rPr>
                <w:rFonts w:ascii="Calibri" w:hAnsi="Calibri" w:cs="Calibri"/>
                <w:sz w:val="22"/>
                <w:szCs w:val="22"/>
              </w:rPr>
              <w:t xml:space="preserve">Avslutningsvis: Minner ellers om at metodikken i en PVK, er at dere utfører den, PVO kommenterer og gir sin kommentar / konklusjon. Dere skal altså gå igjennom PVO sine punkter, og ta stilling til dem. Begge parters punkter skal bli stående under punkt 6.1 og 6.2 (i nyeste utgave av malen), slik at den som signerer på </w:t>
            </w:r>
            <w:proofErr w:type="spellStart"/>
            <w:r w:rsidRPr="00FC2E5C">
              <w:rPr>
                <w:rFonts w:ascii="Calibri" w:hAnsi="Calibri" w:cs="Calibri"/>
                <w:sz w:val="22"/>
                <w:szCs w:val="22"/>
              </w:rPr>
              <w:t>PVKen</w:t>
            </w:r>
            <w:proofErr w:type="spellEnd"/>
            <w:r w:rsidRPr="00FC2E5C">
              <w:rPr>
                <w:rFonts w:ascii="Calibri" w:hAnsi="Calibri" w:cs="Calibri"/>
                <w:sz w:val="22"/>
                <w:szCs w:val="22"/>
              </w:rPr>
              <w:t xml:space="preserve"> (har ansvaret for at man velger å gå videre til tross for mangler / risikoer, eller ikke gå videre med mangler / fikse dem), kan ta stilling til nettopp dette, og at det slik dokumenteres for ettertiden hvilke valg man tok.  Det er særlig viktig for </w:t>
            </w:r>
            <w:proofErr w:type="spellStart"/>
            <w:r w:rsidRPr="00FC2E5C">
              <w:rPr>
                <w:rFonts w:ascii="Calibri" w:hAnsi="Calibri" w:cs="Calibri"/>
                <w:sz w:val="22"/>
                <w:szCs w:val="22"/>
              </w:rPr>
              <w:t>notoritetens</w:t>
            </w:r>
            <w:proofErr w:type="spellEnd"/>
            <w:r w:rsidRPr="00FC2E5C">
              <w:rPr>
                <w:rFonts w:ascii="Calibri" w:hAnsi="Calibri" w:cs="Calibri"/>
                <w:sz w:val="22"/>
                <w:szCs w:val="22"/>
              </w:rPr>
              <w:t xml:space="preserve"> skyld, og for vår læring. Og selvfølgelig hvis noe galt skulle skje, og / eller hvis Datatilsynet vil se hvordan dere og </w:t>
            </w:r>
            <w:proofErr w:type="gramStart"/>
            <w:r w:rsidRPr="00FC2E5C">
              <w:rPr>
                <w:rFonts w:ascii="Calibri" w:hAnsi="Calibri" w:cs="Calibri"/>
                <w:sz w:val="22"/>
                <w:szCs w:val="22"/>
              </w:rPr>
              <w:t>undertegnede</w:t>
            </w:r>
            <w:proofErr w:type="gramEnd"/>
            <w:r w:rsidRPr="00FC2E5C">
              <w:rPr>
                <w:rFonts w:ascii="Calibri" w:hAnsi="Calibri" w:cs="Calibri"/>
                <w:sz w:val="22"/>
                <w:szCs w:val="22"/>
              </w:rPr>
              <w:t xml:space="preserve"> vurderte dette.</w:t>
            </w:r>
          </w:p>
          <w:p w:rsidRPr="00FC2E5C" w:rsidR="004E0CF8" w:rsidP="004E0CF8" w:rsidRDefault="004E0CF8" w14:paraId="16432857" w14:textId="77777777">
            <w:pPr>
              <w:pStyle w:val="NormalWeb"/>
              <w:spacing w:before="0" w:beforeAutospacing="0" w:after="0" w:afterAutospacing="0"/>
              <w:rPr>
                <w:rFonts w:ascii="Calibri" w:hAnsi="Calibri" w:cs="Calibri"/>
                <w:sz w:val="22"/>
                <w:szCs w:val="22"/>
              </w:rPr>
            </w:pPr>
          </w:p>
        </w:tc>
      </w:tr>
    </w:tbl>
    <w:p w:rsidRPr="004E0CF8" w:rsidR="004E0CF8" w:rsidP="004E0CF8" w:rsidRDefault="004E0CF8" w14:paraId="080A356C" w14:textId="77777777"/>
    <w:p w:rsidR="00BD2539" w:rsidP="00767E8D" w:rsidRDefault="004948A4" w14:paraId="49AE60AD" w14:textId="33CDBA59">
      <w:pPr>
        <w:pStyle w:val="Overskrift2"/>
        <w:numPr>
          <w:ilvl w:val="1"/>
          <w:numId w:val="4"/>
        </w:numPr>
        <w:spacing w:before="240"/>
      </w:pPr>
      <w:bookmarkStart w:name="_Toc1743407" w:id="402"/>
      <w:bookmarkStart w:name="_Ref21009521" w:id="403"/>
      <w:bookmarkStart w:name="_Ref21009799" w:id="404"/>
      <w:r>
        <w:t>En</w:t>
      </w:r>
      <w:r w:rsidR="00713BD6">
        <w:t xml:space="preserve">dringer etter </w:t>
      </w:r>
      <w:r w:rsidR="00BD2539">
        <w:t>vurdering</w:t>
      </w:r>
      <w:r w:rsidR="00713BD6">
        <w:t>en av personvernombud</w:t>
      </w:r>
      <w:r w:rsidR="009E64DF">
        <w:t>et</w:t>
      </w:r>
      <w:bookmarkEnd w:id="402"/>
      <w:bookmarkEnd w:id="403"/>
      <w:bookmarkEnd w:id="404"/>
    </w:p>
    <w:tbl>
      <w:tblPr>
        <w:tblW w:w="9208" w:type="dxa"/>
        <w:tblCellMar>
          <w:left w:w="0" w:type="dxa"/>
          <w:right w:w="0" w:type="dxa"/>
        </w:tblCellMar>
        <w:tblLook w:val="0600" w:firstRow="0" w:lastRow="0" w:firstColumn="0" w:lastColumn="0" w:noHBand="1" w:noVBand="1"/>
      </w:tblPr>
      <w:tblGrid>
        <w:gridCol w:w="3226"/>
        <w:gridCol w:w="1255"/>
        <w:gridCol w:w="2366"/>
        <w:gridCol w:w="2361"/>
      </w:tblGrid>
      <w:tr w:rsidRPr="004179F9" w:rsidR="00BD2539" w:rsidTr="00547B76" w14:paraId="2713C69C" w14:textId="77777777">
        <w:trPr>
          <w:trHeight w:val="328"/>
        </w:trPr>
        <w:tc>
          <w:tcPr>
            <w:tcW w:w="3226" w:type="dxa"/>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179F9" w:rsidR="00BD2539" w:rsidP="005B1552" w:rsidRDefault="00CF132A" w14:paraId="1E49BA9B" w14:textId="09165991">
            <w:pPr>
              <w:jc w:val="center"/>
            </w:pPr>
            <w:r>
              <w:rPr>
                <w:b/>
                <w:bCs/>
              </w:rPr>
              <w:t>Endringer</w:t>
            </w:r>
            <w:r w:rsidR="00C1787D">
              <w:rPr>
                <w:b/>
                <w:bCs/>
              </w:rPr>
              <w:t xml:space="preserve"> etter vurdering</w:t>
            </w:r>
            <w:r w:rsidR="00F45C69">
              <w:rPr>
                <w:b/>
                <w:bCs/>
              </w:rPr>
              <w:t xml:space="preserve"> </w:t>
            </w:r>
            <w:r w:rsidR="00B733D4">
              <w:rPr>
                <w:b/>
                <w:bCs/>
              </w:rPr>
              <w:t>fra personvernombud</w:t>
            </w:r>
            <w:r w:rsidR="007957F5">
              <w:rPr>
                <w:b/>
                <w:bCs/>
              </w:rPr>
              <w:t>et</w:t>
            </w:r>
          </w:p>
        </w:tc>
        <w:tc>
          <w:tcPr>
            <w:tcW w:w="1255" w:type="dxa"/>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948A4" w:rsidR="00BD2539" w:rsidP="004873AC" w:rsidRDefault="00BD2539" w14:paraId="0D889884" w14:textId="771CD9D8">
            <w:pPr>
              <w:jc w:val="center"/>
              <w:rPr>
                <w:b/>
                <w:bCs/>
              </w:rPr>
            </w:pPr>
            <w:r w:rsidRPr="004179F9">
              <w:rPr>
                <w:b/>
                <w:bCs/>
              </w:rPr>
              <w:t xml:space="preserve">Svar </w:t>
            </w:r>
            <w:r w:rsidR="004873AC">
              <w:rPr>
                <w:b/>
                <w:bCs/>
              </w:rPr>
              <w:t xml:space="preserve">     </w:t>
            </w:r>
          </w:p>
        </w:tc>
        <w:tc>
          <w:tcPr>
            <w:tcW w:w="4727" w:type="dxa"/>
            <w:gridSpan w:val="2"/>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179F9" w:rsidR="00BD2539" w:rsidP="005B1552" w:rsidRDefault="00BD2539" w14:paraId="4C4FA903" w14:textId="77777777">
            <w:pPr>
              <w:jc w:val="center"/>
            </w:pPr>
            <w:r w:rsidRPr="004179F9">
              <w:rPr>
                <w:b/>
                <w:bCs/>
              </w:rPr>
              <w:t>Kommentarer</w:t>
            </w:r>
          </w:p>
        </w:tc>
      </w:tr>
      <w:tr w:rsidRPr="004179F9" w:rsidR="008535CF" w:rsidTr="00547B76" w14:paraId="11771B2E" w14:textId="77777777">
        <w:trPr>
          <w:trHeight w:val="915"/>
        </w:trPr>
        <w:tc>
          <w:tcPr>
            <w:tcW w:w="3226" w:type="dxa"/>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hideMark/>
          </w:tcPr>
          <w:p w:rsidRPr="004179F9" w:rsidR="008535CF" w:rsidP="008535CF" w:rsidRDefault="00F45C69" w14:paraId="6D469884" w14:textId="59855A08">
            <w:r>
              <w:t xml:space="preserve">Endring i </w:t>
            </w:r>
            <w:r w:rsidR="00D5770E">
              <w:t>b</w:t>
            </w:r>
            <w:r w:rsidR="008535CF">
              <w:t>eskrivelse</w:t>
            </w:r>
            <w:r w:rsidR="00100B1A">
              <w:t>n</w:t>
            </w:r>
            <w:r w:rsidR="008535CF">
              <w:t xml:space="preserve"> av </w:t>
            </w:r>
            <w:r w:rsidRPr="004179F9" w:rsidR="008535CF">
              <w:t>endringen</w:t>
            </w:r>
            <w:r w:rsidR="008535CF">
              <w:t xml:space="preserve">/ny løsning/ny </w:t>
            </w:r>
            <w:r w:rsidR="00B733D4">
              <w:t>prosess</w:t>
            </w:r>
            <w:r w:rsidRPr="004179F9" w:rsidR="00B733D4">
              <w:t xml:space="preserve"> og</w:t>
            </w:r>
            <w:r w:rsidR="008535CF">
              <w:t xml:space="preserve"> deltagelse</w:t>
            </w:r>
          </w:p>
        </w:tc>
        <w:tc>
          <w:tcPr>
            <w:tcW w:w="1255"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Pr="00B86DA0" w:rsidR="00100B1A" w:rsidP="00100B1A" w:rsidRDefault="00000000" w14:paraId="79208B41" w14:textId="77777777">
            <w:sdt>
              <w:sdtPr>
                <w:id w:val="1202509110"/>
                <w14:checkbox>
                  <w14:checked w14:val="0"/>
                  <w14:checkedState w14:val="2612" w14:font="MS Gothic"/>
                  <w14:uncheckedState w14:val="2610" w14:font="MS Gothic"/>
                </w14:checkbox>
              </w:sdtPr>
              <w:sdtContent>
                <w:r w:rsidRPr="00B86DA0" w:rsidR="00100B1A">
                  <w:rPr>
                    <w:rFonts w:hint="eastAsia" w:ascii="MS Gothic" w:hAnsi="MS Gothic" w:eastAsia="MS Gothic"/>
                  </w:rPr>
                  <w:t>☐</w:t>
                </w:r>
              </w:sdtContent>
            </w:sdt>
            <w:r w:rsidRPr="00B86DA0" w:rsidR="00100B1A">
              <w:t xml:space="preserve"> Ja</w:t>
            </w:r>
          </w:p>
          <w:p w:rsidRPr="00100B1A" w:rsidR="008535CF" w:rsidP="008535CF" w:rsidRDefault="00000000" w14:paraId="4855F31E" w14:textId="3708ACA1">
            <w:pPr>
              <w:rPr>
                <w:color w:val="7F7F7F" w:themeColor="text1" w:themeTint="80"/>
              </w:rPr>
            </w:pPr>
            <w:sdt>
              <w:sdtPr>
                <w:id w:val="-447550892"/>
                <w14:checkbox>
                  <w14:checked w14:val="1"/>
                  <w14:checkedState w14:val="2612" w14:font="MS Gothic"/>
                  <w14:uncheckedState w14:val="2610" w14:font="MS Gothic"/>
                </w14:checkbox>
              </w:sdtPr>
              <w:sdtContent>
                <w:r w:rsidR="004E0CF8">
                  <w:rPr>
                    <w:rFonts w:hint="eastAsia" w:ascii="MS Gothic" w:hAnsi="MS Gothic" w:eastAsia="MS Gothic"/>
                  </w:rPr>
                  <w:t>☒</w:t>
                </w:r>
              </w:sdtContent>
            </w:sdt>
            <w:r w:rsidRPr="00B86DA0" w:rsidR="00100B1A">
              <w:t xml:space="preserve"> Nei</w:t>
            </w:r>
          </w:p>
        </w:tc>
        <w:tc>
          <w:tcPr>
            <w:tcW w:w="4727"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Pr="004179F9" w:rsidR="008535CF" w:rsidP="008535CF" w:rsidRDefault="00B52D5E" w14:paraId="245CA6C8" w14:textId="4A07E08A">
            <w:r>
              <w:t xml:space="preserve">Ingen kommentarer fra personvernombudet på denne delen av </w:t>
            </w:r>
            <w:proofErr w:type="spellStart"/>
            <w:r>
              <w:t>PVKen</w:t>
            </w:r>
            <w:proofErr w:type="spellEnd"/>
            <w:r>
              <w:t xml:space="preserve">. </w:t>
            </w:r>
          </w:p>
        </w:tc>
      </w:tr>
      <w:tr w:rsidRPr="004179F9" w:rsidR="008535CF" w:rsidTr="00547B76" w14:paraId="316D342F" w14:textId="77777777">
        <w:trPr>
          <w:trHeight w:val="611"/>
        </w:trPr>
        <w:tc>
          <w:tcPr>
            <w:tcW w:w="3226" w:type="dxa"/>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hideMark/>
          </w:tcPr>
          <w:p w:rsidRPr="006B1E0F" w:rsidR="008535CF" w:rsidP="008535CF" w:rsidRDefault="00100B1A" w14:paraId="117A7D26" w14:textId="2E671CAA">
            <w:pPr>
              <w:spacing w:after="0"/>
            </w:pPr>
            <w:r w:rsidRPr="006B1E0F">
              <w:t>Endring i</w:t>
            </w:r>
            <w:r w:rsidRPr="006B1E0F" w:rsidR="008535CF">
              <w:t xml:space="preserve">: </w:t>
            </w:r>
          </w:p>
          <w:p w:rsidRPr="006B1E0F" w:rsidR="008535CF" w:rsidP="00767E8D" w:rsidRDefault="008535CF" w14:paraId="635B9C6A" w14:textId="44C36945">
            <w:pPr>
              <w:pStyle w:val="Listeavsnitt"/>
              <w:numPr>
                <w:ilvl w:val="0"/>
                <w:numId w:val="3"/>
              </w:numPr>
              <w:rPr>
                <w:sz w:val="22"/>
              </w:rPr>
            </w:pPr>
            <w:r w:rsidRPr="006B1E0F">
              <w:rPr>
                <w:sz w:val="22"/>
              </w:rPr>
              <w:t>Behandlingsoversikt</w:t>
            </w:r>
            <w:r w:rsidRPr="006B1E0F" w:rsidR="00100B1A">
              <w:rPr>
                <w:sz w:val="22"/>
              </w:rPr>
              <w:t>en</w:t>
            </w:r>
          </w:p>
          <w:p w:rsidR="006B1E0F" w:rsidP="00767E8D" w:rsidRDefault="008535CF" w14:paraId="6A3CD850" w14:textId="77777777">
            <w:pPr>
              <w:pStyle w:val="Listeavsnitt"/>
              <w:numPr>
                <w:ilvl w:val="0"/>
                <w:numId w:val="3"/>
              </w:numPr>
              <w:rPr>
                <w:sz w:val="22"/>
              </w:rPr>
            </w:pPr>
            <w:r w:rsidRPr="006B1E0F">
              <w:rPr>
                <w:sz w:val="22"/>
              </w:rPr>
              <w:t xml:space="preserve">Etterlevelseskravene </w:t>
            </w:r>
          </w:p>
          <w:p w:rsidRPr="006B1E0F" w:rsidR="008535CF" w:rsidP="00767E8D" w:rsidRDefault="00E902DB" w14:paraId="215A62FE" w14:textId="3B43768A">
            <w:pPr>
              <w:pStyle w:val="Listeavsnitt"/>
              <w:numPr>
                <w:ilvl w:val="0"/>
                <w:numId w:val="3"/>
              </w:numPr>
              <w:rPr>
                <w:sz w:val="22"/>
              </w:rPr>
            </w:pPr>
            <w:r w:rsidRPr="006B1E0F">
              <w:rPr>
                <w:sz w:val="22"/>
              </w:rPr>
              <w:t>Risikovurdering</w:t>
            </w:r>
          </w:p>
        </w:tc>
        <w:tc>
          <w:tcPr>
            <w:tcW w:w="1255"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Pr="00B86DA0" w:rsidR="00100B1A" w:rsidP="00100B1A" w:rsidRDefault="00100B1A" w14:paraId="33D1FF11" w14:textId="2B845365">
            <w:r>
              <w:br/>
            </w:r>
            <w:sdt>
              <w:sdtPr>
                <w:id w:val="2068996375"/>
                <w14:checkbox>
                  <w14:checked w14:val="1"/>
                  <w14:checkedState w14:val="2612" w14:font="MS Gothic"/>
                  <w14:uncheckedState w14:val="2610" w14:font="MS Gothic"/>
                </w14:checkbox>
              </w:sdtPr>
              <w:sdtContent>
                <w:r w:rsidR="004E0CF8">
                  <w:rPr>
                    <w:rFonts w:hint="eastAsia" w:ascii="MS Gothic" w:hAnsi="MS Gothic" w:eastAsia="MS Gothic"/>
                  </w:rPr>
                  <w:t>☒</w:t>
                </w:r>
              </w:sdtContent>
            </w:sdt>
            <w:r w:rsidRPr="00B86DA0">
              <w:t xml:space="preserve"> Ja</w:t>
            </w:r>
          </w:p>
          <w:p w:rsidRPr="004873AC" w:rsidR="008535CF" w:rsidP="00100B1A" w:rsidRDefault="00000000" w14:paraId="2394755B" w14:textId="1A3302B9">
            <w:pPr>
              <w:rPr>
                <w:color w:val="7F7F7F" w:themeColor="text1" w:themeTint="80"/>
              </w:rPr>
            </w:pPr>
            <w:sdt>
              <w:sdtPr>
                <w:id w:val="189576643"/>
                <w14:checkbox>
                  <w14:checked w14:val="0"/>
                  <w14:checkedState w14:val="2612" w14:font="MS Gothic"/>
                  <w14:uncheckedState w14:val="2610" w14:font="MS Gothic"/>
                </w14:checkbox>
              </w:sdtPr>
              <w:sdtContent>
                <w:r w:rsidRPr="00B86DA0" w:rsidR="00100B1A">
                  <w:rPr>
                    <w:rFonts w:hint="eastAsia" w:ascii="MS Gothic" w:hAnsi="MS Gothic" w:eastAsia="MS Gothic"/>
                  </w:rPr>
                  <w:t>☐</w:t>
                </w:r>
              </w:sdtContent>
            </w:sdt>
            <w:r w:rsidRPr="00B86DA0" w:rsidR="00100B1A">
              <w:t xml:space="preserve"> Nei</w:t>
            </w:r>
          </w:p>
        </w:tc>
        <w:tc>
          <w:tcPr>
            <w:tcW w:w="4727"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007F4582" w:rsidP="007F4582" w:rsidRDefault="007F4582" w14:paraId="281113CF" w14:textId="5EA80D24">
            <w:pPr>
              <w:spacing w:before="0" w:after="0" w:line="240" w:lineRule="auto"/>
              <w:textAlignment w:val="center"/>
              <w:rPr>
                <w:rFonts w:ascii="Calibri" w:hAnsi="Calibri" w:cs="Calibri"/>
              </w:rPr>
            </w:pPr>
            <w:r>
              <w:rPr>
                <w:rFonts w:ascii="Calibri" w:hAnsi="Calibri" w:cs="Calibri"/>
              </w:rPr>
              <w:t xml:space="preserve">B. Om sletting: Etterlevelseskravene i denne </w:t>
            </w:r>
            <w:proofErr w:type="spellStart"/>
            <w:r>
              <w:rPr>
                <w:rFonts w:ascii="Calibri" w:hAnsi="Calibri" w:cs="Calibri"/>
              </w:rPr>
              <w:t>PVKen</w:t>
            </w:r>
            <w:proofErr w:type="spellEnd"/>
            <w:r>
              <w:rPr>
                <w:rFonts w:ascii="Calibri" w:hAnsi="Calibri" w:cs="Calibri"/>
              </w:rPr>
              <w:t xml:space="preserve"> omtaler at NAV er journalpliktig for all post som NAV mottar fra eksterne. Dette betyr at dersom NAV mottar personopplysninger i inngående post som NAV egentlig ikke har behov for, må etaten likevel arkivere disse opplysningene. Personvernombudet ba EESSI Pensjon om å vurdere dette på nytt. </w:t>
            </w:r>
            <w:r w:rsidRPr="00E660D7">
              <w:rPr>
                <w:rFonts w:ascii="Calibri" w:hAnsi="Calibri" w:cs="Calibri"/>
              </w:rPr>
              <w:t>Prosjektet har tatt kontakt med</w:t>
            </w:r>
            <w:r>
              <w:rPr>
                <w:rFonts w:ascii="Calibri" w:hAnsi="Calibri" w:cs="Calibri"/>
              </w:rPr>
              <w:t xml:space="preserve"> Ytelsesavdelingen i direktoratet som arbeider med denne problemstillingen. De kunne informere om at overskuddsinformasjon er en generell utfordring for</w:t>
            </w:r>
            <w:r w:rsidRPr="00E660D7">
              <w:rPr>
                <w:rFonts w:ascii="Calibri" w:hAnsi="Calibri" w:cs="Calibri"/>
              </w:rPr>
              <w:t xml:space="preserve"> NAV</w:t>
            </w:r>
            <w:r>
              <w:rPr>
                <w:rFonts w:ascii="Calibri" w:hAnsi="Calibri" w:cs="Calibri"/>
              </w:rPr>
              <w:t>, men i</w:t>
            </w:r>
            <w:r w:rsidRPr="00E10678">
              <w:rPr>
                <w:rFonts w:ascii="Calibri" w:hAnsi="Calibri" w:cs="Calibri"/>
              </w:rPr>
              <w:t xml:space="preserve"> utgangspunktet skal den som journalfører ta stilling til hvilken informasjon som trengs til saksbehandling og ikke arkivere mer enn det NAV trenger for saksbehandlingen. I automatiske prosesser forsøker man så langt det er mulig å begrense avsenders muli</w:t>
            </w:r>
            <w:r>
              <w:rPr>
                <w:rFonts w:ascii="Calibri" w:hAnsi="Calibri" w:cs="Calibri"/>
              </w:rPr>
              <w:t>ghet for å kunne sende inn ikke-</w:t>
            </w:r>
            <w:r w:rsidRPr="00E10678">
              <w:rPr>
                <w:rFonts w:ascii="Calibri" w:hAnsi="Calibri" w:cs="Calibri"/>
              </w:rPr>
              <w:t>strukturert informasjon</w:t>
            </w:r>
            <w:r>
              <w:rPr>
                <w:rFonts w:ascii="Calibri" w:hAnsi="Calibri" w:cs="Calibri"/>
              </w:rPr>
              <w:t xml:space="preserve">. </w:t>
            </w:r>
            <w:r w:rsidRPr="00E10678">
              <w:rPr>
                <w:rFonts w:ascii="Calibri" w:hAnsi="Calibri" w:cs="Calibri"/>
              </w:rPr>
              <w:t xml:space="preserve">Vi vet også at ved manuell journalføring blir ikke alltid overskuddsinformasjonen fjernet, selv om det skal skje her. Noen ganger </w:t>
            </w:r>
            <w:r>
              <w:rPr>
                <w:rFonts w:ascii="Calibri" w:hAnsi="Calibri" w:cs="Calibri"/>
              </w:rPr>
              <w:t xml:space="preserve">identifiserer </w:t>
            </w:r>
            <w:r w:rsidRPr="00E10678">
              <w:rPr>
                <w:rFonts w:ascii="Calibri" w:hAnsi="Calibri" w:cs="Calibri"/>
              </w:rPr>
              <w:t>saksbehandler</w:t>
            </w:r>
            <w:r>
              <w:rPr>
                <w:rFonts w:ascii="Calibri" w:hAnsi="Calibri" w:cs="Calibri"/>
              </w:rPr>
              <w:t>e</w:t>
            </w:r>
            <w:r w:rsidRPr="00E10678">
              <w:rPr>
                <w:rFonts w:ascii="Calibri" w:hAnsi="Calibri" w:cs="Calibri"/>
              </w:rPr>
              <w:t xml:space="preserve"> overskuddsinformasjon under saksbehandlingen og sender en oppgave til Fagpost i </w:t>
            </w:r>
            <w:proofErr w:type="spellStart"/>
            <w:r w:rsidRPr="00E10678">
              <w:rPr>
                <w:rFonts w:ascii="Calibri" w:hAnsi="Calibri" w:cs="Calibri"/>
              </w:rPr>
              <w:t>Gosys</w:t>
            </w:r>
            <w:proofErr w:type="spellEnd"/>
            <w:r>
              <w:rPr>
                <w:rFonts w:ascii="Calibri" w:hAnsi="Calibri" w:cs="Calibri"/>
              </w:rPr>
              <w:t>. Imidlertid er dette opp til den enkelte saksbehandler og individuelle forskjeller vil dermed forekomme</w:t>
            </w:r>
            <w:r w:rsidRPr="00E10678">
              <w:rPr>
                <w:rFonts w:ascii="Calibri" w:hAnsi="Calibri" w:cs="Calibri"/>
              </w:rPr>
              <w:t>.</w:t>
            </w:r>
            <w:r>
              <w:rPr>
                <w:rFonts w:ascii="Calibri" w:hAnsi="Calibri" w:cs="Calibri"/>
              </w:rPr>
              <w:t xml:space="preserve"> Ytelsesavdelingen kunne også informere om at per denne </w:t>
            </w:r>
            <w:proofErr w:type="spellStart"/>
            <w:r>
              <w:rPr>
                <w:rFonts w:ascii="Calibri" w:hAnsi="Calibri" w:cs="Calibri"/>
              </w:rPr>
              <w:t>PVKens</w:t>
            </w:r>
            <w:proofErr w:type="spellEnd"/>
            <w:r>
              <w:rPr>
                <w:rFonts w:ascii="Calibri" w:hAnsi="Calibri" w:cs="Calibri"/>
              </w:rPr>
              <w:t xml:space="preserve"> dato har ikke NAV noen god løsning for sletting av overskuddsinformasjon</w:t>
            </w:r>
            <w:r w:rsidR="00323CF8">
              <w:rPr>
                <w:rFonts w:ascii="Calibri" w:hAnsi="Calibri" w:cs="Calibri"/>
              </w:rPr>
              <w:t xml:space="preserve">. </w:t>
            </w:r>
            <w:r>
              <w:rPr>
                <w:rFonts w:ascii="Calibri" w:hAnsi="Calibri" w:cs="Calibri"/>
              </w:rPr>
              <w:t xml:space="preserve">NAV </w:t>
            </w:r>
            <w:r w:rsidR="001A3D45">
              <w:rPr>
                <w:rFonts w:ascii="Calibri" w:hAnsi="Calibri" w:cs="Calibri"/>
              </w:rPr>
              <w:t xml:space="preserve">holder </w:t>
            </w:r>
            <w:r>
              <w:rPr>
                <w:rFonts w:ascii="Calibri" w:hAnsi="Calibri" w:cs="Calibri"/>
              </w:rPr>
              <w:t xml:space="preserve">på å få et verktøy som </w:t>
            </w:r>
            <w:r w:rsidR="001A3D45">
              <w:rPr>
                <w:rFonts w:ascii="Calibri" w:hAnsi="Calibri" w:cs="Calibri"/>
              </w:rPr>
              <w:t>det er tenkt vil gjøre</w:t>
            </w:r>
            <w:r w:rsidRPr="00660529" w:rsidR="001A3D45">
              <w:rPr>
                <w:rFonts w:ascii="Calibri" w:hAnsi="Calibri" w:cs="Calibri"/>
              </w:rPr>
              <w:t xml:space="preserve"> </w:t>
            </w:r>
            <w:r w:rsidRPr="00660529">
              <w:rPr>
                <w:rFonts w:ascii="Calibri" w:hAnsi="Calibri" w:cs="Calibri"/>
              </w:rPr>
              <w:t>det enklere å håndter</w:t>
            </w:r>
            <w:r>
              <w:rPr>
                <w:rFonts w:ascii="Calibri" w:hAnsi="Calibri" w:cs="Calibri"/>
              </w:rPr>
              <w:t>e</w:t>
            </w:r>
            <w:r w:rsidRPr="00660529">
              <w:rPr>
                <w:rFonts w:ascii="Calibri" w:hAnsi="Calibri" w:cs="Calibri"/>
              </w:rPr>
              <w:t xml:space="preserve"> retting og sletting i arkivet.</w:t>
            </w:r>
            <w:r>
              <w:rPr>
                <w:rFonts w:ascii="Calibri" w:hAnsi="Calibri" w:cs="Calibri"/>
              </w:rPr>
              <w:t xml:space="preserve"> Retting og sletting av personopplysninger som allerede er lagret i </w:t>
            </w:r>
            <w:proofErr w:type="spellStart"/>
            <w:r>
              <w:rPr>
                <w:rFonts w:ascii="Calibri" w:hAnsi="Calibri" w:cs="Calibri"/>
              </w:rPr>
              <w:t>NAVs</w:t>
            </w:r>
            <w:proofErr w:type="spellEnd"/>
            <w:r>
              <w:rPr>
                <w:rFonts w:ascii="Calibri" w:hAnsi="Calibri" w:cs="Calibri"/>
              </w:rPr>
              <w:t xml:space="preserve"> arkiv vil imidlertid ikke skje på </w:t>
            </w:r>
            <w:proofErr w:type="spellStart"/>
            <w:r>
              <w:rPr>
                <w:rFonts w:ascii="Calibri" w:hAnsi="Calibri" w:cs="Calibri"/>
              </w:rPr>
              <w:t>NAVs</w:t>
            </w:r>
            <w:proofErr w:type="spellEnd"/>
            <w:r>
              <w:rPr>
                <w:rFonts w:ascii="Calibri" w:hAnsi="Calibri" w:cs="Calibri"/>
              </w:rPr>
              <w:t xml:space="preserve"> eget initiativ, men etter forespørsel fra den registrerte. </w:t>
            </w:r>
            <w:proofErr w:type="spellStart"/>
            <w:ins w:author="Støylen, Mari" w:date="2021-04-12T16:54:00Z" w:id="405">
              <w:r w:rsidR="000418BB">
                <w:rPr>
                  <w:rFonts w:ascii="Calibri" w:hAnsi="Calibri" w:cs="Calibri"/>
                </w:rPr>
                <w:t>SEDene</w:t>
              </w:r>
              <w:proofErr w:type="spellEnd"/>
              <w:r w:rsidDel="000418BB" w:rsidR="000418BB">
                <w:rPr>
                  <w:rFonts w:ascii="Calibri" w:hAnsi="Calibri" w:cs="Calibri"/>
                </w:rPr>
                <w:t xml:space="preserve"> </w:t>
              </w:r>
            </w:ins>
            <w:del w:author="Støylen, Mari" w:date="2021-04-12T16:54:00Z" w:id="406">
              <w:r w:rsidDel="000418BB">
                <w:rPr>
                  <w:rFonts w:ascii="Calibri" w:hAnsi="Calibri" w:cs="Calibri"/>
                </w:rPr>
                <w:delText xml:space="preserve">Selvbetjeningsløsningen </w:delText>
              </w:r>
            </w:del>
            <w:r>
              <w:rPr>
                <w:rFonts w:ascii="Calibri" w:hAnsi="Calibri" w:cs="Calibri"/>
              </w:rPr>
              <w:t>benytter i så stor grad som mulig strukturert informasjon</w:t>
            </w:r>
            <w:del w:author="Støylen, Mari" w:date="2021-04-12T16:54:00Z" w:id="407">
              <w:r w:rsidDel="000418BB">
                <w:rPr>
                  <w:rFonts w:ascii="Calibri" w:hAnsi="Calibri" w:cs="Calibri"/>
                </w:rPr>
                <w:delText>, det samme gjør SEDene</w:delText>
              </w:r>
            </w:del>
            <w:r>
              <w:rPr>
                <w:rFonts w:ascii="Calibri" w:hAnsi="Calibri" w:cs="Calibri"/>
              </w:rPr>
              <w:t xml:space="preserve">. Imidlertid er det fortsatt nødvendig å ha noen fritekstfelter i begge løsninger. </w:t>
            </w:r>
            <w:r w:rsidRPr="00314DDA" w:rsidR="00314DDA">
              <w:rPr>
                <w:rFonts w:ascii="Calibri" w:hAnsi="Calibri" w:cs="Calibri"/>
              </w:rPr>
              <w:t xml:space="preserve">Prosjektet er klar over at det pågår en prosess mellom NAV og Riksarkivet. Denne </w:t>
            </w:r>
            <w:proofErr w:type="spellStart"/>
            <w:r w:rsidRPr="00314DDA" w:rsidR="00314DDA">
              <w:rPr>
                <w:rFonts w:ascii="Calibri" w:hAnsi="Calibri" w:cs="Calibri"/>
              </w:rPr>
              <w:t>PVKens</w:t>
            </w:r>
            <w:proofErr w:type="spellEnd"/>
            <w:r w:rsidRPr="00314DDA" w:rsidR="00314DDA">
              <w:rPr>
                <w:rFonts w:ascii="Calibri" w:hAnsi="Calibri" w:cs="Calibri"/>
              </w:rPr>
              <w:t xml:space="preserve"> omtale av sletting i etterlevelseskravene vil kunne oppdateres når dette arbeidet er ferdig.</w:t>
            </w:r>
          </w:p>
          <w:p w:rsidR="004E0CF8" w:rsidP="004E0CF8" w:rsidRDefault="004E0CF8" w14:paraId="24396E5C" w14:textId="77777777">
            <w:pPr>
              <w:spacing w:before="0" w:after="0" w:line="240" w:lineRule="auto"/>
              <w:textAlignment w:val="center"/>
              <w:rPr>
                <w:rFonts w:ascii="Calibri" w:hAnsi="Calibri" w:cs="Calibri"/>
              </w:rPr>
            </w:pPr>
          </w:p>
          <w:p w:rsidR="007F4582" w:rsidP="007F4582" w:rsidRDefault="007F4582" w14:paraId="2F2F95D1" w14:textId="77777777">
            <w:pPr>
              <w:keepNext/>
              <w:keepLines/>
              <w:spacing w:before="0" w:after="0" w:line="240" w:lineRule="auto"/>
              <w:textAlignment w:val="center"/>
              <w:rPr>
                <w:rFonts w:ascii="Calibri" w:hAnsi="Calibri" w:cs="Calibri"/>
              </w:rPr>
            </w:pPr>
            <w:r>
              <w:rPr>
                <w:rFonts w:ascii="Calibri" w:hAnsi="Calibri" w:cs="Calibri"/>
                <w:u w:val="single"/>
              </w:rPr>
              <w:t>D. Etterlevelse:</w:t>
            </w:r>
          </w:p>
          <w:p w:rsidR="007F4582" w:rsidP="007F4582" w:rsidRDefault="007F4582" w14:paraId="4F933A55" w14:textId="44B9C2EC">
            <w:pPr>
              <w:keepNext/>
              <w:keepLines/>
              <w:spacing w:after="0" w:line="240" w:lineRule="auto"/>
              <w:textAlignment w:val="center"/>
              <w:rPr>
                <w:rFonts w:ascii="Calibri" w:hAnsi="Calibri" w:cs="Calibri"/>
              </w:rPr>
            </w:pPr>
            <w:r>
              <w:rPr>
                <w:rFonts w:ascii="Calibri" w:hAnsi="Calibri" w:cs="Calibri"/>
              </w:rPr>
              <w:t>a. Roller og ansvar for behandlingen: I etterlevelseskravene er det beskrevet at roller og ansvar for E</w:t>
            </w:r>
            <w:r w:rsidR="00FB4CE2">
              <w:rPr>
                <w:rFonts w:ascii="Calibri" w:hAnsi="Calibri" w:cs="Calibri"/>
              </w:rPr>
              <w:t>E</w:t>
            </w:r>
            <w:r>
              <w:rPr>
                <w:rFonts w:ascii="Calibri" w:hAnsi="Calibri" w:cs="Calibri"/>
              </w:rPr>
              <w:t xml:space="preserve">SSI skal etableres. Personvernombudet kommenterte at dersom dette er et tiltak som skal </w:t>
            </w:r>
            <w:proofErr w:type="gramStart"/>
            <w:r>
              <w:rPr>
                <w:rFonts w:ascii="Calibri" w:hAnsi="Calibri" w:cs="Calibri"/>
              </w:rPr>
              <w:t>implementere</w:t>
            </w:r>
            <w:r w:rsidR="00FB4CE2">
              <w:rPr>
                <w:rFonts w:ascii="Calibri" w:hAnsi="Calibri" w:cs="Calibri"/>
              </w:rPr>
              <w:t>s</w:t>
            </w:r>
            <w:proofErr w:type="gramEnd"/>
            <w:r>
              <w:rPr>
                <w:rFonts w:ascii="Calibri" w:hAnsi="Calibri" w:cs="Calibri"/>
              </w:rPr>
              <w:t xml:space="preserve">, bør det synliggjøres i tiltaksplanen i denne </w:t>
            </w:r>
            <w:proofErr w:type="spellStart"/>
            <w:r>
              <w:rPr>
                <w:rFonts w:ascii="Calibri" w:hAnsi="Calibri" w:cs="Calibri"/>
              </w:rPr>
              <w:t>PVKen</w:t>
            </w:r>
            <w:proofErr w:type="spellEnd"/>
            <w:r>
              <w:rPr>
                <w:rFonts w:ascii="Calibri" w:hAnsi="Calibri" w:cs="Calibri"/>
              </w:rPr>
              <w:t xml:space="preserve">. </w:t>
            </w:r>
            <w:r w:rsidRPr="009A13F7">
              <w:rPr>
                <w:rStyle w:val="Hyperkobling"/>
                <w:color w:val="auto"/>
                <w:u w:val="none"/>
              </w:rPr>
              <w:t xml:space="preserve">Fra 01.11.19 skal EESSI Pensjon gå over til å bli et tverrfaglig team organisert i ytelsesavdelingen. Dette er per denne </w:t>
            </w:r>
            <w:proofErr w:type="spellStart"/>
            <w:r w:rsidRPr="009A13F7">
              <w:rPr>
                <w:rStyle w:val="Hyperkobling"/>
                <w:color w:val="auto"/>
                <w:u w:val="none"/>
              </w:rPr>
              <w:t>PVKen</w:t>
            </w:r>
            <w:proofErr w:type="spellEnd"/>
            <w:r w:rsidRPr="009A13F7">
              <w:rPr>
                <w:rStyle w:val="Hyperkobling"/>
                <w:color w:val="auto"/>
                <w:u w:val="none"/>
              </w:rPr>
              <w:t xml:space="preserve"> ikke fastsatt, men vil beskrives ved en senere anledning.</w:t>
            </w:r>
            <w:r>
              <w:rPr>
                <w:rStyle w:val="Hyperkobling"/>
                <w:color w:val="auto"/>
                <w:u w:val="none"/>
              </w:rPr>
              <w:t xml:space="preserve"> Dette er nå beskrevet i </w:t>
            </w:r>
            <w:r>
              <w:rPr>
                <w:rStyle w:val="Hyperkobling"/>
                <w:color w:val="auto"/>
                <w:u w:val="none"/>
              </w:rPr>
              <w:fldChar w:fldCharType="begin"/>
            </w:r>
            <w:r>
              <w:rPr>
                <w:rStyle w:val="Hyperkobling"/>
                <w:color w:val="auto"/>
                <w:u w:val="none"/>
              </w:rPr>
              <w:instrText xml:space="preserve"> REF _Ref8637974 \h </w:instrText>
            </w:r>
            <w:r>
              <w:rPr>
                <w:rStyle w:val="Hyperkobling"/>
                <w:color w:val="auto"/>
                <w:u w:val="none"/>
              </w:rPr>
            </w:r>
            <w:r>
              <w:rPr>
                <w:rStyle w:val="Hyperkobling"/>
                <w:color w:val="auto"/>
                <w:u w:val="none"/>
              </w:rPr>
              <w:fldChar w:fldCharType="separate"/>
            </w:r>
            <w:r>
              <w:t>Vedlegg 4 Etterlevelseskrav</w:t>
            </w:r>
            <w:r>
              <w:rPr>
                <w:rStyle w:val="Hyperkobling"/>
                <w:color w:val="auto"/>
                <w:u w:val="none"/>
              </w:rPr>
              <w:fldChar w:fldCharType="end"/>
            </w:r>
            <w:r>
              <w:rPr>
                <w:rStyle w:val="Hyperkobling"/>
                <w:color w:val="auto"/>
                <w:u w:val="none"/>
              </w:rPr>
              <w:t xml:space="preserve">. </w:t>
            </w:r>
          </w:p>
          <w:p w:rsidRPr="004E0CF8" w:rsidR="008535CF" w:rsidP="007F4582" w:rsidRDefault="007F4582" w14:paraId="1166D7B0" w14:textId="5E31ACB0">
            <w:pPr>
              <w:spacing w:after="0" w:line="240" w:lineRule="auto"/>
              <w:textAlignment w:val="center"/>
              <w:rPr>
                <w:rFonts w:ascii="Calibri" w:hAnsi="Calibri" w:cs="Calibri"/>
              </w:rPr>
            </w:pPr>
            <w:r>
              <w:rPr>
                <w:rFonts w:ascii="Calibri" w:hAnsi="Calibri" w:cs="Calibri"/>
              </w:rPr>
              <w:t xml:space="preserve">b. Avvikshåndtering: Personvernombudet anbefalte prosjektet å informere ansatte i NAV som har tilgang til EESSI om avviksrutinen, og hvordan melde personvernbrudd. Prosjektet er enig i at dette er hensiktsmessig, og inntar informasjon om avvikshåndtering som en del av opplæringen for EESSI Pensjon.  </w:t>
            </w:r>
            <w:r w:rsidR="00B55BF9">
              <w:rPr>
                <w:rFonts w:ascii="Calibri" w:hAnsi="Calibri" w:cs="Calibri"/>
              </w:rPr>
              <w:t xml:space="preserve"> </w:t>
            </w:r>
          </w:p>
        </w:tc>
      </w:tr>
      <w:tr w:rsidRPr="004179F9" w:rsidR="008535CF" w:rsidTr="00547B76" w14:paraId="58C4A0A6" w14:textId="77777777">
        <w:trPr>
          <w:trHeight w:val="1318"/>
        </w:trPr>
        <w:tc>
          <w:tcPr>
            <w:tcW w:w="3226" w:type="dxa"/>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hideMark/>
          </w:tcPr>
          <w:p w:rsidRPr="004179F9" w:rsidR="008535CF" w:rsidP="008535CF" w:rsidRDefault="00F45C69" w14:paraId="4577C039" w14:textId="03073EF4">
            <w:r>
              <w:t>Endring i</w:t>
            </w:r>
            <w:r w:rsidRPr="004179F9" w:rsidR="008535CF">
              <w:t xml:space="preserve"> </w:t>
            </w:r>
            <w:r w:rsidR="008535CF">
              <w:t xml:space="preserve">vurderingen om behov for </w:t>
            </w:r>
            <w:r w:rsidRPr="004179F9" w:rsidR="008535CF">
              <w:t>gjennomføring av vurder</w:t>
            </w:r>
            <w:r w:rsidR="008535CF">
              <w:t>ing av personvernkonsekvenser</w:t>
            </w:r>
            <w:r w:rsidR="00934928">
              <w:t>:</w:t>
            </w:r>
          </w:p>
        </w:tc>
        <w:tc>
          <w:tcPr>
            <w:tcW w:w="1255"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Pr="00B86DA0" w:rsidR="00100B1A" w:rsidP="00100B1A" w:rsidRDefault="00100B1A" w14:paraId="6799FA85" w14:textId="5DDA8128">
            <w:r>
              <w:rPr>
                <w:color w:val="7F7F7F" w:themeColor="text1" w:themeTint="80"/>
              </w:rPr>
              <w:br/>
            </w:r>
            <w:sdt>
              <w:sdtPr>
                <w:id w:val="-938668303"/>
                <w14:checkbox>
                  <w14:checked w14:val="1"/>
                  <w14:checkedState w14:val="2612" w14:font="MS Gothic"/>
                  <w14:uncheckedState w14:val="2610" w14:font="MS Gothic"/>
                </w14:checkbox>
              </w:sdtPr>
              <w:sdtContent>
                <w:r w:rsidR="004E0CF8">
                  <w:rPr>
                    <w:rFonts w:hint="eastAsia" w:ascii="MS Gothic" w:hAnsi="MS Gothic" w:eastAsia="MS Gothic"/>
                  </w:rPr>
                  <w:t>☒</w:t>
                </w:r>
              </w:sdtContent>
            </w:sdt>
            <w:r w:rsidRPr="00B86DA0">
              <w:t xml:space="preserve"> Ja</w:t>
            </w:r>
          </w:p>
          <w:p w:rsidRPr="004873AC" w:rsidR="004873AC" w:rsidP="00100B1A" w:rsidRDefault="00000000" w14:paraId="38AEBDC7" w14:textId="192CC012">
            <w:pPr>
              <w:rPr>
                <w:color w:val="7F7F7F" w:themeColor="text1" w:themeTint="80"/>
              </w:rPr>
            </w:pPr>
            <w:sdt>
              <w:sdtPr>
                <w:id w:val="-1939510804"/>
                <w14:checkbox>
                  <w14:checked w14:val="0"/>
                  <w14:checkedState w14:val="2612" w14:font="MS Gothic"/>
                  <w14:uncheckedState w14:val="2610" w14:font="MS Gothic"/>
                </w14:checkbox>
              </w:sdtPr>
              <w:sdtContent>
                <w:r w:rsidRPr="00B86DA0" w:rsidR="00100B1A">
                  <w:rPr>
                    <w:rFonts w:hint="eastAsia" w:ascii="MS Gothic" w:hAnsi="MS Gothic" w:eastAsia="MS Gothic"/>
                  </w:rPr>
                  <w:t>☐</w:t>
                </w:r>
              </w:sdtContent>
            </w:sdt>
            <w:r w:rsidRPr="00B86DA0" w:rsidR="00100B1A">
              <w:t xml:space="preserve"> Nei</w:t>
            </w:r>
          </w:p>
          <w:p w:rsidRPr="004179F9" w:rsidR="008535CF" w:rsidP="008535CF" w:rsidRDefault="008535CF" w14:paraId="1E1619AF" w14:textId="1249EA50"/>
        </w:tc>
        <w:tc>
          <w:tcPr>
            <w:tcW w:w="4727"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Pr="00D95F63" w:rsidR="008535CF" w:rsidP="00F85C9B" w:rsidRDefault="003F290A" w14:paraId="50E41348" w14:textId="0A9EFB2E">
            <w:pPr>
              <w:spacing w:before="0" w:after="0" w:line="240" w:lineRule="auto"/>
              <w:textAlignment w:val="center"/>
              <w:rPr>
                <w:rFonts w:ascii="Calibri" w:hAnsi="Calibri" w:cs="Calibri"/>
              </w:rPr>
            </w:pPr>
            <w:r>
              <w:rPr>
                <w:rFonts w:ascii="Calibri" w:hAnsi="Calibri" w:cs="Calibri"/>
              </w:rPr>
              <w:t xml:space="preserve">A. Personvernombudet har påpekt at vurderingen av om man skal gjennomføre en PVK for behandlingen i </w:t>
            </w:r>
            <w:r w:rsidRPr="006C7CD2">
              <w:rPr>
                <w:rFonts w:ascii="Calibri" w:hAnsi="Calibri" w:cs="Calibri"/>
                <w:strike/>
                <w:rPrChange w:author="Støylen, Mari" w:date="2021-05-03T16:01:00Z" w:id="408">
                  <w:rPr>
                    <w:rFonts w:ascii="Calibri" w:hAnsi="Calibri" w:cs="Calibri"/>
                  </w:rPr>
                </w:rPrChange>
              </w:rPr>
              <w:t>selvbetjeningsløsningen og</w:t>
            </w:r>
            <w:r>
              <w:rPr>
                <w:rFonts w:ascii="Calibri" w:hAnsi="Calibri" w:cs="Calibri"/>
              </w:rPr>
              <w:t xml:space="preserve"> EESSI Pensjon i vedlegg 1 konkluderer med at det er lav risiko, og at det dermed ikke skal gjennomføres en PVK. Prosjektet har lagt inn feil vurdering. Denne vurderingen er den som ble gjort for piloten, og den er utdatert. Vedlegg 1 endres derfor i tråd med personvernombudets anbefaling.</w:t>
            </w:r>
          </w:p>
        </w:tc>
      </w:tr>
      <w:tr w:rsidRPr="004179F9" w:rsidR="008535CF" w:rsidDel="00CA082A" w:rsidTr="00547B76" w14:paraId="39BA2C42" w14:textId="555EA930">
        <w:trPr>
          <w:trHeight w:val="611"/>
          <w:del w:author="Støylen, Mari" w:date="2021-05-05T09:47:00Z" w:id="409"/>
        </w:trPr>
        <w:tc>
          <w:tcPr>
            <w:tcW w:w="3226" w:type="dxa"/>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hideMark/>
          </w:tcPr>
          <w:p w:rsidRPr="004179F9" w:rsidR="008535CF" w:rsidDel="00CA082A" w:rsidP="008535CF" w:rsidRDefault="00F45C69" w14:paraId="55276F0A" w14:textId="3E51FC08">
            <w:pPr>
              <w:rPr>
                <w:del w:author="Støylen, Mari" w:date="2021-05-05T09:47:00Z" w:id="410"/>
              </w:rPr>
            </w:pPr>
            <w:del w:author="Støylen, Mari" w:date="2021-05-05T09:47:00Z" w:id="411">
              <w:r w:rsidDel="00CA082A">
                <w:delText xml:space="preserve">Endring </w:delText>
              </w:r>
              <w:r w:rsidDel="00CA082A" w:rsidR="00B733D4">
                <w:delText>i vurdering</w:delText>
              </w:r>
              <w:r w:rsidDel="00CA082A" w:rsidR="00100B1A">
                <w:delText>en</w:delText>
              </w:r>
              <w:r w:rsidDel="00CA082A" w:rsidR="008535CF">
                <w:delText xml:space="preserve"> av personvernkonsekvenser</w:delText>
              </w:r>
              <w:r w:rsidDel="00CA082A" w:rsidR="007957F5">
                <w:delText>:</w:delText>
              </w:r>
            </w:del>
          </w:p>
        </w:tc>
        <w:tc>
          <w:tcPr>
            <w:tcW w:w="1255"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Pr="00B86DA0" w:rsidR="00100B1A" w:rsidDel="00CA082A" w:rsidP="00100B1A" w:rsidRDefault="00000000" w14:paraId="1C3A644F" w14:textId="155B558E">
            <w:pPr>
              <w:rPr>
                <w:del w:author="Støylen, Mari" w:date="2021-05-05T09:47:00Z" w:id="412"/>
              </w:rPr>
            </w:pPr>
            <w:customXmlDelRangeStart w:author="Støylen, Mari" w:date="2021-05-05T09:47:00Z" w:id="413"/>
            <w:sdt>
              <w:sdtPr>
                <w:id w:val="-1789116269"/>
                <w14:checkbox>
                  <w14:checked w14:val="1"/>
                  <w14:checkedState w14:val="2612" w14:font="MS Gothic"/>
                  <w14:uncheckedState w14:val="2610" w14:font="MS Gothic"/>
                </w14:checkbox>
              </w:sdtPr>
              <w:sdtContent>
                <w:customXmlDelRangeEnd w:id="413"/>
                <w:del w:author="Støylen, Mari" w:date="2021-05-05T09:47:00Z" w:id="414">
                  <w:r w:rsidDel="00CA082A" w:rsidR="00E660D7">
                    <w:rPr>
                      <w:rFonts w:hint="eastAsia" w:ascii="MS Gothic" w:hAnsi="MS Gothic" w:eastAsia="MS Gothic"/>
                    </w:rPr>
                    <w:delText>☒</w:delText>
                  </w:r>
                </w:del>
                <w:customXmlDelRangeStart w:author="Støylen, Mari" w:date="2021-05-05T09:47:00Z" w:id="415"/>
              </w:sdtContent>
            </w:sdt>
            <w:customXmlDelRangeEnd w:id="415"/>
            <w:del w:author="Støylen, Mari" w:date="2021-05-05T09:47:00Z" w:id="416">
              <w:r w:rsidRPr="00B86DA0" w:rsidDel="00CA082A" w:rsidR="00100B1A">
                <w:delText xml:space="preserve"> Ja</w:delText>
              </w:r>
            </w:del>
          </w:p>
          <w:p w:rsidRPr="004873AC" w:rsidR="008535CF" w:rsidDel="00CA082A" w:rsidP="00100B1A" w:rsidRDefault="00000000" w14:paraId="64DBB7DC" w14:textId="66304CA2">
            <w:pPr>
              <w:rPr>
                <w:del w:author="Støylen, Mari" w:date="2021-05-05T09:47:00Z" w:id="417"/>
                <w:color w:val="7F7F7F" w:themeColor="text1" w:themeTint="80"/>
              </w:rPr>
            </w:pPr>
            <w:customXmlDelRangeStart w:author="Støylen, Mari" w:date="2021-05-05T09:47:00Z" w:id="418"/>
            <w:sdt>
              <w:sdtPr>
                <w:id w:val="-1520702377"/>
                <w14:checkbox>
                  <w14:checked w14:val="0"/>
                  <w14:checkedState w14:val="2612" w14:font="MS Gothic"/>
                  <w14:uncheckedState w14:val="2610" w14:font="MS Gothic"/>
                </w14:checkbox>
              </w:sdtPr>
              <w:sdtContent>
                <w:customXmlDelRangeEnd w:id="418"/>
                <w:del w:author="Støylen, Mari" w:date="2021-05-05T09:47:00Z" w:id="419">
                  <w:r w:rsidRPr="00B86DA0" w:rsidDel="00CA082A" w:rsidR="00100B1A">
                    <w:rPr>
                      <w:rFonts w:hint="eastAsia" w:ascii="MS Gothic" w:hAnsi="MS Gothic" w:eastAsia="MS Gothic"/>
                    </w:rPr>
                    <w:delText>☐</w:delText>
                  </w:r>
                </w:del>
                <w:customXmlDelRangeStart w:author="Støylen, Mari" w:date="2021-05-05T09:47:00Z" w:id="420"/>
              </w:sdtContent>
            </w:sdt>
            <w:customXmlDelRangeEnd w:id="420"/>
            <w:del w:author="Støylen, Mari" w:date="2021-05-05T09:47:00Z" w:id="421">
              <w:r w:rsidRPr="00B86DA0" w:rsidDel="00CA082A" w:rsidR="00100B1A">
                <w:delText xml:space="preserve"> Nei</w:delText>
              </w:r>
            </w:del>
          </w:p>
        </w:tc>
        <w:tc>
          <w:tcPr>
            <w:tcW w:w="4727"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Pr="00C261CC" w:rsidR="008535CF" w:rsidDel="00CA082A" w:rsidP="00A45044" w:rsidRDefault="00A45044" w14:paraId="5C295BF8" w14:textId="3559E979">
            <w:pPr>
              <w:spacing w:before="0" w:after="0" w:line="240" w:lineRule="auto"/>
              <w:textAlignment w:val="center"/>
              <w:rPr>
                <w:del w:author="Støylen, Mari" w:date="2021-05-05T09:47:00Z" w:id="422"/>
                <w:strike/>
                <w:rPrChange w:author="Støylen, Mari" w:date="2021-05-03T16:06:00Z" w:id="423">
                  <w:rPr>
                    <w:del w:author="Støylen, Mari" w:date="2021-05-05T09:47:00Z" w:id="424"/>
                  </w:rPr>
                </w:rPrChange>
              </w:rPr>
            </w:pPr>
            <w:del w:author="Støylen, Mari" w:date="2021-05-05T09:47:00Z" w:id="425">
              <w:r w:rsidRPr="00C261CC" w:rsidDel="00CA082A">
                <w:rPr>
                  <w:rFonts w:ascii="Calibri" w:hAnsi="Calibri" w:cs="Calibri"/>
                  <w:strike/>
                  <w:rPrChange w:author="Støylen, Mari" w:date="2021-05-03T16:06:00Z" w:id="426">
                    <w:rPr>
                      <w:rFonts w:ascii="Calibri" w:hAnsi="Calibri" w:cs="Calibri"/>
                    </w:rPr>
                  </w:rPrChange>
                </w:rPr>
                <w:delText>C. Personvernombudet etterlyser en vurdering av personvernkonsekvenser (hvilke risikoer kan det gi, i scenarioform) i forbindelse med bruken av databehandleren Hotjar</w:delText>
              </w:r>
              <w:r w:rsidRPr="00D51DFC" w:rsidDel="00CA082A">
                <w:rPr>
                  <w:rFonts w:ascii="Calibri" w:hAnsi="Calibri" w:cs="Calibri"/>
                  <w:strike/>
                  <w:rPrChange w:author="Støylen, Mari" w:date="2021-05-03T16:06:00Z" w:id="427">
                    <w:rPr>
                      <w:rFonts w:ascii="Calibri" w:hAnsi="Calibri" w:cs="Calibri"/>
                    </w:rPr>
                  </w:rPrChange>
                </w:rPr>
                <w:delText>. Dette særlig fordi selvbetjeningsløsningen tar i bruk fritekstfelter.</w:delText>
              </w:r>
              <w:r w:rsidRPr="00C261CC" w:rsidDel="00CA082A">
                <w:rPr>
                  <w:rFonts w:ascii="Calibri" w:hAnsi="Calibri" w:cs="Calibri"/>
                  <w:strike/>
                  <w:rPrChange w:author="Støylen, Mari" w:date="2021-05-03T16:06:00Z" w:id="428">
                    <w:rPr>
                      <w:rFonts w:ascii="Calibri" w:hAnsi="Calibri" w:cs="Calibri"/>
                    </w:rPr>
                  </w:rPrChange>
                </w:rPr>
                <w:delText xml:space="preserve"> Prosjektet har identifisert et nytt personvernkonsekvensscenario (P18) knyttet til dette, se </w:delText>
              </w:r>
              <w:r w:rsidRPr="00C261CC" w:rsidDel="00CA082A">
                <w:rPr>
                  <w:rFonts w:ascii="Calibri" w:hAnsi="Calibri" w:cs="Calibri"/>
                  <w:strike/>
                  <w:rPrChange w:author="Støylen, Mari" w:date="2021-05-03T16:06:00Z" w:id="429">
                    <w:rPr>
                      <w:rFonts w:ascii="Calibri" w:hAnsi="Calibri" w:cs="Calibri"/>
                    </w:rPr>
                  </w:rPrChange>
                </w:rPr>
                <w:fldChar w:fldCharType="begin"/>
              </w:r>
              <w:r w:rsidRPr="00C261CC" w:rsidDel="00CA082A">
                <w:rPr>
                  <w:rFonts w:ascii="Calibri" w:hAnsi="Calibri" w:cs="Calibri"/>
                  <w:strike/>
                  <w:rPrChange w:author="Støylen, Mari" w:date="2021-05-03T16:06:00Z" w:id="430">
                    <w:rPr>
                      <w:rFonts w:ascii="Calibri" w:hAnsi="Calibri" w:cs="Calibri"/>
                    </w:rPr>
                  </w:rPrChange>
                </w:rPr>
                <w:delInstrText xml:space="preserve"> REF _Ref21436746 \h  \* MERGEFORMAT </w:delInstrText>
              </w:r>
              <w:r w:rsidRPr="00E07196" w:rsidDel="00CA082A">
                <w:rPr>
                  <w:rFonts w:ascii="Calibri" w:hAnsi="Calibri" w:cs="Calibri"/>
                  <w:strike/>
                </w:rPr>
              </w:r>
              <w:r w:rsidRPr="00C261CC" w:rsidDel="00CA082A">
                <w:rPr>
                  <w:rFonts w:ascii="Calibri" w:hAnsi="Calibri" w:cs="Calibri"/>
                  <w:strike/>
                  <w:rPrChange w:author="Støylen, Mari" w:date="2021-05-03T16:06:00Z" w:id="431">
                    <w:rPr>
                      <w:rFonts w:ascii="Calibri" w:hAnsi="Calibri" w:cs="Calibri"/>
                    </w:rPr>
                  </w:rPrChange>
                </w:rPr>
                <w:fldChar w:fldCharType="separate"/>
              </w:r>
              <w:r w:rsidRPr="00C261CC" w:rsidDel="00CA082A">
                <w:rPr>
                  <w:strike/>
                  <w:rPrChange w:author="Støylen, Mari" w:date="2021-05-03T16:06:00Z" w:id="432">
                    <w:rPr/>
                  </w:rPrChange>
                </w:rPr>
                <w:delText>Vedlegg 5 Vurdering av personvernscenarioer</w:delText>
              </w:r>
              <w:r w:rsidRPr="00C261CC" w:rsidDel="00CA082A">
                <w:rPr>
                  <w:rFonts w:ascii="Calibri" w:hAnsi="Calibri" w:cs="Calibri"/>
                  <w:strike/>
                  <w:rPrChange w:author="Støylen, Mari" w:date="2021-05-03T16:06:00Z" w:id="433">
                    <w:rPr>
                      <w:rFonts w:ascii="Calibri" w:hAnsi="Calibri" w:cs="Calibri"/>
                    </w:rPr>
                  </w:rPrChange>
                </w:rPr>
                <w:fldChar w:fldCharType="end"/>
              </w:r>
              <w:r w:rsidRPr="00C261CC" w:rsidDel="00CA082A">
                <w:rPr>
                  <w:rFonts w:ascii="Calibri" w:hAnsi="Calibri" w:cs="Calibri"/>
                  <w:strike/>
                  <w:rPrChange w:author="Støylen, Mari" w:date="2021-05-03T16:06:00Z" w:id="434">
                    <w:rPr>
                      <w:rFonts w:ascii="Calibri" w:hAnsi="Calibri" w:cs="Calibri"/>
                    </w:rPr>
                  </w:rPrChange>
                </w:rPr>
                <w:delText>.</w:delText>
              </w:r>
            </w:del>
          </w:p>
        </w:tc>
      </w:tr>
      <w:tr w:rsidRPr="004179F9" w:rsidR="007F4582" w:rsidTr="007F4582" w14:paraId="1C9847B1" w14:textId="77777777">
        <w:trPr>
          <w:trHeight w:val="510"/>
        </w:trPr>
        <w:tc>
          <w:tcPr>
            <w:tcW w:w="3226" w:type="dxa"/>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hideMark/>
          </w:tcPr>
          <w:p w:rsidRPr="004179F9" w:rsidR="007F4582" w:rsidP="007F4582" w:rsidRDefault="007F4582" w14:paraId="3640C0C9" w14:textId="65BD3748">
            <w:r>
              <w:t xml:space="preserve">Endring i identifiserte </w:t>
            </w:r>
            <w:r w:rsidRPr="004179F9">
              <w:t>tiltak</w:t>
            </w:r>
            <w:r>
              <w:t>:</w:t>
            </w:r>
          </w:p>
        </w:tc>
        <w:tc>
          <w:tcPr>
            <w:tcW w:w="1255"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Pr="00B86DA0" w:rsidR="007F4582" w:rsidP="007F4582" w:rsidRDefault="00000000" w14:paraId="44A961BF" w14:textId="22C3FD18">
            <w:sdt>
              <w:sdtPr>
                <w:id w:val="-1170176210"/>
                <w14:checkbox>
                  <w14:checked w14:val="1"/>
                  <w14:checkedState w14:val="2612" w14:font="MS Gothic"/>
                  <w14:uncheckedState w14:val="2610" w14:font="MS Gothic"/>
                </w14:checkbox>
              </w:sdtPr>
              <w:sdtContent>
                <w:r w:rsidR="00B402F2">
                  <w:rPr>
                    <w:rFonts w:hint="eastAsia" w:ascii="MS Gothic" w:hAnsi="MS Gothic" w:eastAsia="MS Gothic"/>
                  </w:rPr>
                  <w:t>☒</w:t>
                </w:r>
              </w:sdtContent>
            </w:sdt>
            <w:r w:rsidRPr="00B86DA0" w:rsidR="007F4582">
              <w:t xml:space="preserve"> Ja</w:t>
            </w:r>
          </w:p>
          <w:p w:rsidRPr="004873AC" w:rsidR="007F4582" w:rsidP="007F4582" w:rsidRDefault="00000000" w14:paraId="6D30AC91" w14:textId="538C745B">
            <w:pPr>
              <w:rPr>
                <w:color w:val="7F7F7F" w:themeColor="text1" w:themeTint="80"/>
              </w:rPr>
            </w:pPr>
            <w:sdt>
              <w:sdtPr>
                <w:id w:val="1524355156"/>
                <w14:checkbox>
                  <w14:checked w14:val="0"/>
                  <w14:checkedState w14:val="2612" w14:font="MS Gothic"/>
                  <w14:uncheckedState w14:val="2610" w14:font="MS Gothic"/>
                </w14:checkbox>
              </w:sdtPr>
              <w:sdtContent>
                <w:r w:rsidR="00B402F2">
                  <w:rPr>
                    <w:rFonts w:hint="eastAsia" w:ascii="MS Gothic" w:hAnsi="MS Gothic" w:eastAsia="MS Gothic"/>
                  </w:rPr>
                  <w:t>☐</w:t>
                </w:r>
              </w:sdtContent>
            </w:sdt>
            <w:r w:rsidRPr="00B86DA0" w:rsidR="007F4582">
              <w:t xml:space="preserve"> Nei</w:t>
            </w:r>
          </w:p>
        </w:tc>
        <w:tc>
          <w:tcPr>
            <w:tcW w:w="4727"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tcPr>
          <w:p w:rsidR="007F4582" w:rsidP="007F4582" w:rsidRDefault="007F4582" w14:paraId="70794904" w14:textId="77777777">
            <w:pPr>
              <w:spacing w:before="0" w:after="0" w:line="240" w:lineRule="auto"/>
              <w:textAlignment w:val="center"/>
              <w:rPr>
                <w:rFonts w:ascii="Calibri" w:hAnsi="Calibri" w:cs="Calibri"/>
              </w:rPr>
            </w:pPr>
            <w:r>
              <w:rPr>
                <w:rFonts w:ascii="Calibri" w:hAnsi="Calibri" w:cs="Calibri"/>
                <w:u w:val="single"/>
              </w:rPr>
              <w:t>D. Etterlevelse:</w:t>
            </w:r>
          </w:p>
          <w:p w:rsidRPr="004179F9" w:rsidR="007F4582" w:rsidP="007F4582" w:rsidRDefault="007F4582" w14:paraId="7F5936CD" w14:textId="77F2FFB5">
            <w:r>
              <w:rPr>
                <w:rFonts w:ascii="Calibri" w:hAnsi="Calibri" w:cs="Calibri"/>
              </w:rPr>
              <w:t xml:space="preserve">c. Personvernombudet etterlyste tiltak knyttet til dataminimering. Som tidligere nevnt er </w:t>
            </w:r>
            <w:proofErr w:type="spellStart"/>
            <w:r>
              <w:rPr>
                <w:rFonts w:ascii="Calibri" w:hAnsi="Calibri" w:cs="Calibri"/>
              </w:rPr>
              <w:t>SEDene</w:t>
            </w:r>
            <w:proofErr w:type="spellEnd"/>
            <w:r>
              <w:rPr>
                <w:rFonts w:ascii="Calibri" w:hAnsi="Calibri" w:cs="Calibri"/>
              </w:rPr>
              <w:t xml:space="preserve"> utformet av alle EU/EØS-land i fellesskap, og man har forsøkt å ivareta dataminimering i denne prosessen. Imidlertid vil alle behandlingsansvarlige i dette samarbeidet motta flere personopplysninger enn nødvendig, fordi </w:t>
            </w:r>
            <w:proofErr w:type="spellStart"/>
            <w:r>
              <w:rPr>
                <w:rFonts w:ascii="Calibri" w:hAnsi="Calibri" w:cs="Calibri"/>
              </w:rPr>
              <w:t>SEDene</w:t>
            </w:r>
            <w:proofErr w:type="spellEnd"/>
            <w:r>
              <w:rPr>
                <w:rFonts w:ascii="Calibri" w:hAnsi="Calibri" w:cs="Calibri"/>
              </w:rPr>
              <w:t xml:space="preserve"> skal kunne brukes av 32 forskjellige land, og alle landene har forskjellige rettsregler med forskjellige vilkår som skal oppfylles for å få tilkjent en ytelse.  </w:t>
            </w:r>
            <w:r>
              <w:rPr>
                <w:rFonts w:ascii="Calibri" w:hAnsi="Calibri" w:cs="Calibri"/>
              </w:rPr>
              <w:t xml:space="preserve">Prosjektet har etablert et tiltak for samarbeid med de andre nordiske landene for å presisere hvilke opplysninger i </w:t>
            </w:r>
            <w:proofErr w:type="spellStart"/>
            <w:r>
              <w:rPr>
                <w:rFonts w:ascii="Calibri" w:hAnsi="Calibri" w:cs="Calibri"/>
              </w:rPr>
              <w:t>SEDene</w:t>
            </w:r>
            <w:proofErr w:type="spellEnd"/>
            <w:r>
              <w:rPr>
                <w:rFonts w:ascii="Calibri" w:hAnsi="Calibri" w:cs="Calibri"/>
              </w:rPr>
              <w:t xml:space="preserve"> som Norge trenger for å ta stilling til saken. Dette er et tiltak som skal ivareta dataminimering. </w:t>
            </w:r>
          </w:p>
        </w:tc>
      </w:tr>
      <w:tr w:rsidRPr="004179F9" w:rsidR="007F4582" w:rsidTr="00547B76" w14:paraId="38888F65" w14:textId="77777777">
        <w:trPr>
          <w:trHeight w:val="510"/>
        </w:trPr>
        <w:tc>
          <w:tcPr>
            <w:tcW w:w="4481" w:type="dxa"/>
            <w:gridSpan w:val="2"/>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tcPr>
          <w:p w:rsidRPr="004179F9" w:rsidR="007F4582" w:rsidP="007F4582" w:rsidRDefault="007F4582" w14:paraId="33222913" w14:textId="36C4F0CE">
            <w:r>
              <w:t>Er endringene oppført i endringsloggen i steg 1.1 «Dokumentasjon av vurderingen»?</w:t>
            </w:r>
          </w:p>
        </w:tc>
        <w:tc>
          <w:tcPr>
            <w:tcW w:w="2366"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vAlign w:val="center"/>
          </w:tcPr>
          <w:p w:rsidRPr="00100B1A" w:rsidR="007F4582" w:rsidP="007F4582" w:rsidRDefault="00000000" w14:paraId="1A30C3C0" w14:textId="42609BCD">
            <w:pPr>
              <w:jc w:val="center"/>
            </w:pPr>
            <w:sdt>
              <w:sdtPr>
                <w:id w:val="1068760673"/>
                <w14:checkbox>
                  <w14:checked w14:val="0"/>
                  <w14:checkedState w14:val="2612" w14:font="MS Gothic"/>
                  <w14:uncheckedState w14:val="2610" w14:font="MS Gothic"/>
                </w14:checkbox>
              </w:sdtPr>
              <w:sdtContent>
                <w:r w:rsidR="007F4582">
                  <w:rPr>
                    <w:rFonts w:hint="eastAsia" w:ascii="MS Gothic" w:hAnsi="MS Gothic" w:eastAsia="MS Gothic"/>
                  </w:rPr>
                  <w:t>☐</w:t>
                </w:r>
              </w:sdtContent>
            </w:sdt>
            <w:r w:rsidRPr="00B86DA0" w:rsidR="007F4582">
              <w:t xml:space="preserve"> Ja</w:t>
            </w:r>
            <w:r w:rsidR="007F4582">
              <w:t xml:space="preserve"> </w:t>
            </w:r>
          </w:p>
        </w:tc>
        <w:tc>
          <w:tcPr>
            <w:tcW w:w="2361"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vAlign w:val="center"/>
          </w:tcPr>
          <w:p w:rsidRPr="004179F9" w:rsidR="007F4582" w:rsidP="007F4582" w:rsidRDefault="00000000" w14:paraId="408E921F" w14:textId="188E7E18">
            <w:pPr>
              <w:jc w:val="center"/>
            </w:pPr>
            <w:sdt>
              <w:sdtPr>
                <w:id w:val="770060022"/>
                <w14:checkbox>
                  <w14:checked w14:val="1"/>
                  <w14:checkedState w14:val="2612" w14:font="MS Gothic"/>
                  <w14:uncheckedState w14:val="2610" w14:font="MS Gothic"/>
                </w14:checkbox>
              </w:sdtPr>
              <w:sdtContent>
                <w:r w:rsidR="007F4582">
                  <w:rPr>
                    <w:rFonts w:hint="eastAsia" w:ascii="MS Gothic" w:hAnsi="MS Gothic" w:eastAsia="MS Gothic"/>
                  </w:rPr>
                  <w:t>☒</w:t>
                </w:r>
              </w:sdtContent>
            </w:sdt>
            <w:r w:rsidRPr="00B86DA0" w:rsidR="007F4582">
              <w:t xml:space="preserve"> Nei</w:t>
            </w:r>
          </w:p>
        </w:tc>
      </w:tr>
      <w:tr w:rsidRPr="004179F9" w:rsidR="007F4582" w:rsidTr="004E0CF8" w14:paraId="2944ED51" w14:textId="77777777">
        <w:trPr>
          <w:trHeight w:val="510"/>
        </w:trPr>
        <w:tc>
          <w:tcPr>
            <w:tcW w:w="4481" w:type="dxa"/>
            <w:gridSpan w:val="2"/>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tcPr>
          <w:p w:rsidR="007F4582" w:rsidP="007F4582" w:rsidRDefault="007F4582" w14:paraId="1F0169D9" w14:textId="1464703A">
            <w:r>
              <w:t>Begrunnelse</w:t>
            </w:r>
          </w:p>
        </w:tc>
        <w:tc>
          <w:tcPr>
            <w:tcW w:w="4727"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vAlign w:val="center"/>
          </w:tcPr>
          <w:p w:rsidR="007F4582" w:rsidP="007F4582" w:rsidRDefault="007F4582" w14:paraId="6D17131B" w14:textId="3DD8556D">
            <w:r>
              <w:t xml:space="preserve">Endringene er redegjort for ovenfor under punkt </w:t>
            </w:r>
            <w:r>
              <w:fldChar w:fldCharType="begin"/>
            </w:r>
            <w:r>
              <w:instrText xml:space="preserve"> REF _Ref21009521 \r \h </w:instrText>
            </w:r>
            <w:r>
              <w:fldChar w:fldCharType="separate"/>
            </w:r>
            <w:r>
              <w:t>6.2</w:t>
            </w:r>
            <w:r>
              <w:fldChar w:fldCharType="end"/>
            </w:r>
          </w:p>
        </w:tc>
      </w:tr>
    </w:tbl>
    <w:p w:rsidR="00B52D5E" w:rsidP="00B52D5E" w:rsidRDefault="00B52D5E" w14:paraId="3FFF8A38" w14:textId="77777777">
      <w:bookmarkStart w:name="_Toc1743408" w:id="435"/>
      <w:bookmarkStart w:name="_Ref8652175" w:id="436"/>
    </w:p>
    <w:p w:rsidR="00713BD6" w:rsidP="00767E8D" w:rsidRDefault="00FA2411" w14:paraId="06C1FA14" w14:textId="13585D4A">
      <w:pPr>
        <w:pStyle w:val="Overskrift2"/>
        <w:numPr>
          <w:ilvl w:val="1"/>
          <w:numId w:val="4"/>
        </w:numPr>
        <w:spacing w:before="240" w:after="240"/>
      </w:pPr>
      <w:r w:rsidRPr="00713BD6">
        <w:t>Behov for forhåndskonsultasjon med Datatilsynet</w:t>
      </w:r>
      <w:bookmarkEnd w:id="435"/>
      <w:bookmarkEnd w:id="436"/>
      <w:r w:rsidR="004948A4">
        <w:t xml:space="preserve"> </w:t>
      </w:r>
    </w:p>
    <w:tbl>
      <w:tblPr>
        <w:tblW w:w="9204"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CellMar>
          <w:left w:w="0" w:type="dxa"/>
          <w:right w:w="0" w:type="dxa"/>
        </w:tblCellMar>
        <w:tblLook w:val="0600" w:firstRow="0" w:lastRow="0" w:firstColumn="0" w:lastColumn="0" w:noHBand="1" w:noVBand="1"/>
      </w:tblPr>
      <w:tblGrid>
        <w:gridCol w:w="2073"/>
        <w:gridCol w:w="2377"/>
        <w:gridCol w:w="2377"/>
        <w:gridCol w:w="2377"/>
      </w:tblGrid>
      <w:tr w:rsidRPr="004179F9" w:rsidR="00D22ABA" w:rsidTr="00E23D35" w14:paraId="605C69C9" w14:textId="77777777">
        <w:trPr>
          <w:trHeight w:val="1224"/>
        </w:trPr>
        <w:tc>
          <w:tcPr>
            <w:tcW w:w="2073" w:type="dxa"/>
            <w:shd w:val="clear" w:color="auto" w:fill="C30000"/>
            <w:tcMar>
              <w:top w:w="9" w:type="dxa"/>
              <w:left w:w="132" w:type="dxa"/>
              <w:bottom w:w="0" w:type="dxa"/>
              <w:right w:w="9" w:type="dxa"/>
            </w:tcMar>
            <w:vAlign w:val="center"/>
            <w:hideMark/>
          </w:tcPr>
          <w:p w:rsidRPr="004179F9" w:rsidR="002B7B0A" w:rsidP="00100B1A" w:rsidRDefault="002B7B0A" w14:paraId="34785ED8" w14:textId="751308AB">
            <w:pPr>
              <w:jc w:val="center"/>
            </w:pPr>
            <w:r w:rsidRPr="004179F9">
              <w:t>Høy</w:t>
            </w:r>
            <w:r w:rsidR="00100B1A">
              <w:t xml:space="preserve"> restrisiko</w:t>
            </w:r>
          </w:p>
        </w:tc>
        <w:tc>
          <w:tcPr>
            <w:tcW w:w="7131" w:type="dxa"/>
            <w:gridSpan w:val="3"/>
            <w:shd w:val="clear" w:color="auto" w:fill="DADADA"/>
            <w:tcMar>
              <w:top w:w="9" w:type="dxa"/>
              <w:left w:w="132" w:type="dxa"/>
              <w:bottom w:w="0" w:type="dxa"/>
              <w:right w:w="9" w:type="dxa"/>
            </w:tcMar>
            <w:vAlign w:val="center"/>
            <w:hideMark/>
          </w:tcPr>
          <w:p w:rsidRPr="004179F9" w:rsidR="002B7B0A" w:rsidP="002C53EE" w:rsidRDefault="002B7B0A" w14:paraId="08DB4E6D" w14:textId="0D305899">
            <w:r w:rsidRPr="004179F9">
              <w:t>Hvis NAV ikke kan finne tilstrekkelige tiltak for å begrense risikoen og restrisikoen fremdeles er høy</w:t>
            </w:r>
            <w:r w:rsidR="006F5996">
              <w:t>,</w:t>
            </w:r>
            <w:r w:rsidR="00A0606C">
              <w:rPr>
                <w:rStyle w:val="Fotnotereferanse"/>
              </w:rPr>
              <w:footnoteReference w:id="11"/>
            </w:r>
            <w:r w:rsidRPr="004179F9">
              <w:t xml:space="preserve"> </w:t>
            </w:r>
            <w:r w:rsidR="00803B5B">
              <w:t>må det foretas en forhåndsdrøftelse</w:t>
            </w:r>
            <w:r w:rsidRPr="004179F9">
              <w:t xml:space="preserve"> med Datatilsynet</w:t>
            </w:r>
            <w:r w:rsidR="009E64DF">
              <w:t xml:space="preserve"> før behandlingen kan begynne</w:t>
            </w:r>
            <w:r w:rsidR="004873AC">
              <w:t>.</w:t>
            </w:r>
            <w:r w:rsidR="00375290">
              <w:t xml:space="preserve"> </w:t>
            </w:r>
            <w:r w:rsidR="002C53EE">
              <w:t>PVO koordinerer kontakt med Datatilsynet</w:t>
            </w:r>
            <w:r w:rsidR="00375290">
              <w:t>.</w:t>
            </w:r>
          </w:p>
        </w:tc>
      </w:tr>
      <w:tr w:rsidRPr="004179F9" w:rsidR="007A6761" w:rsidTr="000B3F02" w14:paraId="0861C6FB" w14:textId="77777777">
        <w:trPr>
          <w:trHeight w:val="1487"/>
        </w:trPr>
        <w:tc>
          <w:tcPr>
            <w:tcW w:w="2073" w:type="dxa"/>
            <w:shd w:val="clear" w:color="auto" w:fill="D9D9D9" w:themeFill="background1" w:themeFillShade="D9"/>
            <w:tcMar>
              <w:top w:w="9" w:type="dxa"/>
              <w:left w:w="132" w:type="dxa"/>
              <w:bottom w:w="0" w:type="dxa"/>
              <w:right w:w="9" w:type="dxa"/>
            </w:tcMar>
            <w:vAlign w:val="center"/>
          </w:tcPr>
          <w:p w:rsidRPr="004179F9" w:rsidR="007A6761" w:rsidP="008535CF" w:rsidRDefault="007A6761" w14:paraId="47C8CF8C" w14:textId="2FB2EA0D">
            <w:r>
              <w:t>Er det behov for forhåndskonsultasjon med Datatilsynet?</w:t>
            </w:r>
          </w:p>
        </w:tc>
        <w:tc>
          <w:tcPr>
            <w:tcW w:w="2377" w:type="dxa"/>
            <w:shd w:val="clear" w:color="auto" w:fill="F2F2F2" w:themeFill="background1" w:themeFillShade="F2"/>
            <w:tcMar>
              <w:top w:w="9" w:type="dxa"/>
              <w:left w:w="132" w:type="dxa"/>
              <w:bottom w:w="0" w:type="dxa"/>
              <w:right w:w="9" w:type="dxa"/>
            </w:tcMar>
          </w:tcPr>
          <w:p w:rsidRPr="007957F5" w:rsidR="007A6761" w:rsidP="007A6761" w:rsidRDefault="007957F5" w14:paraId="1E7C76FF" w14:textId="7545B8AA">
            <w:pPr>
              <w:jc w:val="center"/>
            </w:pPr>
            <w:r>
              <w:br/>
            </w:r>
            <w:r w:rsidRPr="007957F5" w:rsidR="007A6761">
              <w:br/>
            </w:r>
            <w:sdt>
              <w:sdtPr>
                <w:id w:val="-778949195"/>
                <w14:checkbox>
                  <w14:checked w14:val="0"/>
                  <w14:checkedState w14:val="2612" w14:font="MS Gothic"/>
                  <w14:uncheckedState w14:val="2610" w14:font="MS Gothic"/>
                </w14:checkbox>
              </w:sdtPr>
              <w:sdtContent>
                <w:r w:rsidRPr="007957F5" w:rsidR="001375CA">
                  <w:rPr>
                    <w:rFonts w:hint="eastAsia" w:ascii="MS Gothic" w:hAnsi="MS Gothic" w:eastAsia="MS Gothic"/>
                  </w:rPr>
                  <w:t>☐</w:t>
                </w:r>
              </w:sdtContent>
            </w:sdt>
            <w:r w:rsidRPr="007957F5" w:rsidR="007A6761">
              <w:t xml:space="preserve"> Ja</w:t>
            </w:r>
          </w:p>
        </w:tc>
        <w:tc>
          <w:tcPr>
            <w:tcW w:w="2377" w:type="dxa"/>
            <w:shd w:val="clear" w:color="auto" w:fill="F2F2F2" w:themeFill="background1" w:themeFillShade="F2"/>
          </w:tcPr>
          <w:p w:rsidRPr="007957F5" w:rsidR="007A6761" w:rsidP="007A6761" w:rsidRDefault="007957F5" w14:paraId="27EDCC76" w14:textId="64AA532C">
            <w:pPr>
              <w:jc w:val="center"/>
            </w:pPr>
            <w:r>
              <w:br/>
            </w:r>
            <w:r w:rsidRPr="007957F5" w:rsidR="007A6761">
              <w:br/>
            </w:r>
            <w:sdt>
              <w:sdtPr>
                <w:id w:val="-625778927"/>
                <w14:checkbox>
                  <w14:checked w14:val="0"/>
                  <w14:checkedState w14:val="2612" w14:font="MS Gothic"/>
                  <w14:uncheckedState w14:val="2610" w14:font="MS Gothic"/>
                </w14:checkbox>
              </w:sdtPr>
              <w:sdtContent>
                <w:r w:rsidRPr="007957F5" w:rsidR="007A6761">
                  <w:rPr>
                    <w:rFonts w:hint="eastAsia" w:ascii="MS Gothic" w:hAnsi="MS Gothic" w:eastAsia="MS Gothic"/>
                  </w:rPr>
                  <w:t>☐</w:t>
                </w:r>
              </w:sdtContent>
            </w:sdt>
            <w:r w:rsidRPr="007957F5" w:rsidR="001375CA">
              <w:t xml:space="preserve"> Usikker</w:t>
            </w:r>
          </w:p>
        </w:tc>
        <w:tc>
          <w:tcPr>
            <w:tcW w:w="2377" w:type="dxa"/>
            <w:shd w:val="clear" w:color="auto" w:fill="F2F2F2" w:themeFill="background1" w:themeFillShade="F2"/>
          </w:tcPr>
          <w:p w:rsidRPr="007957F5" w:rsidR="007A6761" w:rsidP="007A6761" w:rsidRDefault="007957F5" w14:paraId="7DCEFA35" w14:textId="73C43CC7">
            <w:pPr>
              <w:jc w:val="center"/>
            </w:pPr>
            <w:r>
              <w:br/>
            </w:r>
            <w:r w:rsidRPr="007957F5" w:rsidR="007A6761">
              <w:br/>
            </w:r>
            <w:sdt>
              <w:sdtPr>
                <w:id w:val="541488741"/>
                <w14:checkbox>
                  <w14:checked w14:val="1"/>
                  <w14:checkedState w14:val="2612" w14:font="MS Gothic"/>
                  <w14:uncheckedState w14:val="2610" w14:font="MS Gothic"/>
                </w14:checkbox>
              </w:sdtPr>
              <w:sdtContent>
                <w:r w:rsidR="004E0CF8">
                  <w:rPr>
                    <w:rFonts w:hint="eastAsia" w:ascii="MS Gothic" w:hAnsi="MS Gothic" w:eastAsia="MS Gothic"/>
                  </w:rPr>
                  <w:t>☒</w:t>
                </w:r>
              </w:sdtContent>
            </w:sdt>
            <w:r w:rsidRPr="007957F5" w:rsidR="001375CA">
              <w:t xml:space="preserve"> Nei</w:t>
            </w:r>
          </w:p>
        </w:tc>
      </w:tr>
    </w:tbl>
    <w:p w:rsidR="00B52D5E" w:rsidP="00B52D5E" w:rsidRDefault="00B52D5E" w14:paraId="0DCBC02F" w14:textId="77777777">
      <w:bookmarkStart w:name="_Toc1743409" w:id="437"/>
    </w:p>
    <w:p w:rsidR="004948A4" w:rsidP="00767E8D" w:rsidRDefault="00713BD6" w14:paraId="191D56CC" w14:textId="517B99E5">
      <w:pPr>
        <w:pStyle w:val="Overskrift2"/>
        <w:numPr>
          <w:ilvl w:val="1"/>
          <w:numId w:val="4"/>
        </w:numPr>
      </w:pPr>
      <w:r>
        <w:t xml:space="preserve">Endelig </w:t>
      </w:r>
      <w:r w:rsidR="004948A4">
        <w:t>godkjenning</w:t>
      </w:r>
      <w:bookmarkEnd w:id="437"/>
    </w:p>
    <w:tbl>
      <w:tblPr>
        <w:tblW w:w="9194" w:type="dxa"/>
        <w:tblCellMar>
          <w:left w:w="0" w:type="dxa"/>
          <w:right w:w="0" w:type="dxa"/>
        </w:tblCellMar>
        <w:tblLook w:val="0600" w:firstRow="0" w:lastRow="0" w:firstColumn="0" w:lastColumn="0" w:noHBand="1" w:noVBand="1"/>
      </w:tblPr>
      <w:tblGrid>
        <w:gridCol w:w="3251"/>
        <w:gridCol w:w="1134"/>
        <w:gridCol w:w="1837"/>
        <w:gridCol w:w="2972"/>
      </w:tblGrid>
      <w:tr w:rsidRPr="004179F9" w:rsidR="004179F9" w:rsidTr="00E23D35" w14:paraId="1FE7A493" w14:textId="77777777">
        <w:trPr>
          <w:trHeight w:val="248"/>
        </w:trPr>
        <w:tc>
          <w:tcPr>
            <w:tcW w:w="3251" w:type="dxa"/>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179F9" w:rsidR="004179F9" w:rsidP="007957F5" w:rsidRDefault="004179F9" w14:paraId="748DF5E6" w14:textId="1E2FD3C8">
            <w:pPr>
              <w:jc w:val="center"/>
            </w:pPr>
            <w:r w:rsidRPr="004179F9">
              <w:rPr>
                <w:b/>
                <w:bCs/>
              </w:rPr>
              <w:t>Spørsmål for eier</w:t>
            </w:r>
            <w:r w:rsidR="009E64DF">
              <w:rPr>
                <w:b/>
                <w:bCs/>
              </w:rPr>
              <w:t>en</w:t>
            </w:r>
            <w:r w:rsidRPr="004179F9">
              <w:rPr>
                <w:b/>
                <w:bCs/>
              </w:rPr>
              <w:t xml:space="preserve"> av </w:t>
            </w:r>
            <w:r w:rsidR="00560A91">
              <w:rPr>
                <w:b/>
                <w:bCs/>
              </w:rPr>
              <w:t>PVK</w:t>
            </w:r>
          </w:p>
        </w:tc>
        <w:tc>
          <w:tcPr>
            <w:tcW w:w="5943" w:type="dxa"/>
            <w:gridSpan w:val="3"/>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179F9" w:rsidR="004179F9" w:rsidP="00560A91" w:rsidRDefault="004179F9" w14:paraId="051F6162" w14:textId="77777777">
            <w:pPr>
              <w:jc w:val="center"/>
            </w:pPr>
            <w:r w:rsidRPr="004179F9">
              <w:rPr>
                <w:b/>
                <w:bCs/>
              </w:rPr>
              <w:t>Besvarelse</w:t>
            </w:r>
          </w:p>
        </w:tc>
      </w:tr>
      <w:tr w:rsidRPr="004179F9" w:rsidR="008535CF" w:rsidTr="00125EE7" w14:paraId="1121C829" w14:textId="77777777">
        <w:trPr>
          <w:trHeight w:val="1703"/>
        </w:trPr>
        <w:tc>
          <w:tcPr>
            <w:tcW w:w="3251" w:type="dxa"/>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hideMark/>
          </w:tcPr>
          <w:p w:rsidRPr="004179F9" w:rsidR="008535CF" w:rsidP="008535CF" w:rsidRDefault="008535CF" w14:paraId="14A1692E" w14:textId="225B1960">
            <w:r>
              <w:t>E</w:t>
            </w:r>
            <w:r w:rsidRPr="004179F9">
              <w:t>r anbefaling</w:t>
            </w:r>
            <w:r w:rsidR="00803B5B">
              <w:t>er</w:t>
            </w:r>
            <w:r w:rsidRPr="004179F9">
              <w:t xml:space="preserve"> fra personvernombud</w:t>
            </w:r>
            <w:r>
              <w:t>et</w:t>
            </w:r>
            <w:r w:rsidRPr="004179F9">
              <w:t xml:space="preserve"> fulgt? </w:t>
            </w:r>
            <w:r w:rsidR="006F5996">
              <w:br/>
            </w:r>
            <w:r w:rsidRPr="004179F9">
              <w:t>Hvis ikke, hva er begrunnelse</w:t>
            </w:r>
            <w:r>
              <w:t>n</w:t>
            </w:r>
            <w:r w:rsidRPr="004179F9">
              <w:t xml:space="preserve"> for at personvernombudets anbefaling</w:t>
            </w:r>
            <w:r w:rsidR="00803B5B">
              <w:t>er</w:t>
            </w:r>
            <w:r w:rsidRPr="004179F9">
              <w:t xml:space="preserve"> ikke følges? </w:t>
            </w:r>
          </w:p>
        </w:tc>
        <w:tc>
          <w:tcPr>
            <w:tcW w:w="5943" w:type="dxa"/>
            <w:gridSpan w:val="3"/>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00B52D5E" w:rsidP="00560A91" w:rsidRDefault="00E660D7" w14:paraId="04112AEA" w14:textId="490C0651">
            <w:r>
              <w:t xml:space="preserve">Anbefalingene fra personvernombudet er i stor grad fulgt. Imidlertid er det to anbefalinger som ikke er fulgt, se redegjørelsen ovenfor under punkt </w:t>
            </w:r>
            <w:r>
              <w:fldChar w:fldCharType="begin"/>
            </w:r>
            <w:r>
              <w:instrText xml:space="preserve"> REF _Ref21009799 \r \h </w:instrText>
            </w:r>
            <w:r>
              <w:fldChar w:fldCharType="separate"/>
            </w:r>
            <w:r>
              <w:t>6.2</w:t>
            </w:r>
            <w:r>
              <w:fldChar w:fldCharType="end"/>
            </w:r>
            <w:r>
              <w:t xml:space="preserve"> bokstav B. </w:t>
            </w:r>
          </w:p>
          <w:p w:rsidRPr="004179F9" w:rsidR="008535CF" w:rsidP="00560A91" w:rsidRDefault="00B52D5E" w14:paraId="0F4CD205" w14:textId="4AB45AEE">
            <w:r>
              <w:t xml:space="preserve">Personvernombudet har imidlertid ikke bedt om at </w:t>
            </w:r>
            <w:proofErr w:type="spellStart"/>
            <w:r>
              <w:t>PVKen</w:t>
            </w:r>
            <w:proofErr w:type="spellEnd"/>
            <w:r>
              <w:t xml:space="preserve"> skal sendes tilbake til ham for videre rådgivning. </w:t>
            </w:r>
          </w:p>
        </w:tc>
      </w:tr>
      <w:tr w:rsidRPr="004179F9" w:rsidR="005A1269" w:rsidTr="00560A91" w14:paraId="4803026F" w14:textId="77777777">
        <w:trPr>
          <w:trHeight w:val="916"/>
        </w:trPr>
        <w:tc>
          <w:tcPr>
            <w:tcW w:w="3251" w:type="dxa"/>
            <w:tcBorders>
              <w:top w:val="single" w:color="FFFFFF" w:sz="8" w:space="0"/>
              <w:left w:val="single" w:color="FFFFFF" w:sz="8" w:space="0"/>
              <w:bottom w:val="single" w:color="FFFFFF" w:sz="8" w:space="0"/>
              <w:right w:val="single" w:color="FFFFFF" w:sz="8" w:space="0"/>
            </w:tcBorders>
            <w:shd w:val="clear" w:color="auto" w:fill="DADADA"/>
            <w:tcMar>
              <w:top w:w="8" w:type="dxa"/>
              <w:left w:w="113" w:type="dxa"/>
              <w:bottom w:w="0" w:type="dxa"/>
              <w:right w:w="8" w:type="dxa"/>
            </w:tcMar>
            <w:vAlign w:val="center"/>
            <w:hideMark/>
          </w:tcPr>
          <w:p w:rsidRPr="004179F9" w:rsidR="005A1269" w:rsidP="007A2B8C" w:rsidRDefault="005A1269" w14:paraId="59E985E8" w14:textId="03442888">
            <w:r w:rsidRPr="004179F9">
              <w:t xml:space="preserve">Er </w:t>
            </w:r>
            <w:r>
              <w:t>«V</w:t>
            </w:r>
            <w:r w:rsidRPr="004179F9">
              <w:t>urd</w:t>
            </w:r>
            <w:r>
              <w:t xml:space="preserve">ering av personvernkonsekvenser» </w:t>
            </w:r>
            <w:r w:rsidR="008119A0">
              <w:t>i sin helhet godkjent?</w:t>
            </w:r>
            <w:r w:rsidR="007A2B8C">
              <w:t xml:space="preserve"> </w:t>
            </w:r>
          </w:p>
        </w:tc>
        <w:tc>
          <w:tcPr>
            <w:tcW w:w="2971" w:type="dxa"/>
            <w:gridSpan w:val="2"/>
            <w:tcBorders>
              <w:top w:val="single" w:color="FFFFFF" w:sz="8" w:space="0"/>
              <w:left w:val="single" w:color="FFFFFF" w:sz="8" w:space="0"/>
              <w:bottom w:val="single" w:color="FFFFFF" w:sz="8" w:space="0"/>
              <w:right w:val="single" w:color="FFFFFF" w:sz="8" w:space="0"/>
            </w:tcBorders>
            <w:shd w:val="clear" w:color="auto" w:fill="F2F2F2" w:themeFill="background1" w:themeFillShade="F2"/>
            <w:tcMar>
              <w:top w:w="8" w:type="dxa"/>
              <w:left w:w="113" w:type="dxa"/>
              <w:bottom w:w="0" w:type="dxa"/>
              <w:right w:w="8" w:type="dxa"/>
            </w:tcMar>
            <w:hideMark/>
          </w:tcPr>
          <w:p w:rsidRPr="00B402F2" w:rsidR="005A1269" w:rsidP="005A1269" w:rsidRDefault="00560A91" w14:paraId="6822F5A1" w14:textId="5471F19C">
            <w:pPr>
              <w:jc w:val="center"/>
              <w:rPr>
                <w:color w:val="808080" w:themeColor="background1" w:themeShade="80"/>
              </w:rPr>
            </w:pPr>
            <w:r w:rsidRPr="00B402F2">
              <w:rPr>
                <w:szCs w:val="28"/>
              </w:rPr>
              <w:br/>
            </w:r>
            <w:sdt>
              <w:sdtPr>
                <w:rPr>
                  <w:szCs w:val="28"/>
                </w:rPr>
                <w:id w:val="890156631"/>
                <w14:checkbox>
                  <w14:checked w14:val="1"/>
                  <w14:checkedState w14:val="2612" w14:font="MS Gothic"/>
                  <w14:uncheckedState w14:val="2610" w14:font="MS Gothic"/>
                </w14:checkbox>
              </w:sdtPr>
              <w:sdtContent>
                <w:r w:rsidRPr="00B402F2" w:rsidR="00B402F2">
                  <w:rPr>
                    <w:rFonts w:hint="eastAsia" w:ascii="MS Gothic" w:hAnsi="MS Gothic" w:eastAsia="MS Gothic"/>
                    <w:szCs w:val="28"/>
                  </w:rPr>
                  <w:t>☒</w:t>
                </w:r>
              </w:sdtContent>
            </w:sdt>
            <w:r w:rsidRPr="00B402F2" w:rsidR="005A1269">
              <w:rPr>
                <w:szCs w:val="28"/>
              </w:rPr>
              <w:t xml:space="preserve"> Ja</w:t>
            </w:r>
          </w:p>
        </w:tc>
        <w:tc>
          <w:tcPr>
            <w:tcW w:w="2972" w:type="dxa"/>
            <w:tcBorders>
              <w:top w:val="single" w:color="FFFFFF" w:sz="8" w:space="0"/>
              <w:left w:val="single" w:color="FFFFFF" w:sz="8" w:space="0"/>
              <w:bottom w:val="single" w:color="FFFFFF" w:sz="8" w:space="0"/>
              <w:right w:val="single" w:color="FFFFFF" w:sz="8" w:space="0"/>
            </w:tcBorders>
            <w:shd w:val="clear" w:color="auto" w:fill="F2F2F2" w:themeFill="background1" w:themeFillShade="F2"/>
          </w:tcPr>
          <w:p w:rsidRPr="00B402F2" w:rsidR="005A1269" w:rsidP="005A1269" w:rsidRDefault="00560A91" w14:paraId="6EC2F377" w14:textId="5B6F7501">
            <w:pPr>
              <w:jc w:val="center"/>
            </w:pPr>
            <w:r w:rsidRPr="00B402F2">
              <w:rPr>
                <w:szCs w:val="28"/>
              </w:rPr>
              <w:br/>
            </w:r>
            <w:sdt>
              <w:sdtPr>
                <w:rPr>
                  <w:szCs w:val="28"/>
                </w:rPr>
                <w:id w:val="1451822823"/>
                <w14:checkbox>
                  <w14:checked w14:val="0"/>
                  <w14:checkedState w14:val="2612" w14:font="MS Gothic"/>
                  <w14:uncheckedState w14:val="2610" w14:font="MS Gothic"/>
                </w14:checkbox>
              </w:sdtPr>
              <w:sdtContent>
                <w:r w:rsidRPr="00B402F2" w:rsidR="00117900">
                  <w:rPr>
                    <w:rFonts w:hint="eastAsia" w:ascii="MS Gothic" w:hAnsi="MS Gothic" w:eastAsia="MS Gothic"/>
                    <w:szCs w:val="28"/>
                  </w:rPr>
                  <w:t>☐</w:t>
                </w:r>
              </w:sdtContent>
            </w:sdt>
            <w:r w:rsidRPr="00B402F2" w:rsidR="005A1269">
              <w:rPr>
                <w:szCs w:val="28"/>
              </w:rPr>
              <w:t xml:space="preserve"> Nei</w:t>
            </w:r>
          </w:p>
        </w:tc>
      </w:tr>
      <w:tr w:rsidRPr="004179F9" w:rsidR="00560A91" w:rsidTr="00D96E46" w14:paraId="21EAF8E5" w14:textId="77777777">
        <w:trPr>
          <w:trHeight w:val="286"/>
        </w:trPr>
        <w:tc>
          <w:tcPr>
            <w:tcW w:w="4385" w:type="dxa"/>
            <w:gridSpan w:val="2"/>
            <w:tcBorders>
              <w:top w:val="single" w:color="FFFFFF" w:sz="8" w:space="0"/>
              <w:left w:val="single" w:color="FFFFFF" w:sz="8" w:space="0"/>
              <w:right w:val="single" w:color="FFFFFF" w:sz="8" w:space="0"/>
            </w:tcBorders>
            <w:shd w:val="clear" w:color="auto" w:fill="DADADA"/>
            <w:tcMar>
              <w:top w:w="8" w:type="dxa"/>
              <w:left w:w="113" w:type="dxa"/>
              <w:bottom w:w="0" w:type="dxa"/>
              <w:right w:w="8" w:type="dxa"/>
            </w:tcMar>
            <w:vAlign w:val="center"/>
          </w:tcPr>
          <w:p w:rsidRPr="00D96E46" w:rsidR="00D96E46" w:rsidP="00560A91" w:rsidRDefault="00D96E46" w14:paraId="6DD50C03" w14:textId="77777777">
            <w:pPr>
              <w:jc w:val="both"/>
              <w:rPr>
                <w:b/>
                <w:sz w:val="2"/>
                <w:szCs w:val="28"/>
              </w:rPr>
            </w:pPr>
          </w:p>
          <w:p w:rsidRPr="00560A91" w:rsidR="00560A91" w:rsidP="00560A91" w:rsidRDefault="00560A91" w14:paraId="3DB2DB4D" w14:textId="6A783510">
            <w:pPr>
              <w:jc w:val="both"/>
              <w:rPr>
                <w:b/>
                <w:sz w:val="28"/>
                <w:szCs w:val="28"/>
              </w:rPr>
            </w:pPr>
            <w:r w:rsidRPr="00560A91">
              <w:rPr>
                <w:b/>
                <w:sz w:val="28"/>
                <w:szCs w:val="28"/>
              </w:rPr>
              <w:t xml:space="preserve">Dato: </w:t>
            </w:r>
            <w:r w:rsidRPr="00560A91">
              <w:rPr>
                <w:b/>
                <w:noProof/>
                <w:sz w:val="28"/>
                <w:szCs w:val="28"/>
                <w:lang w:eastAsia="nb-NO"/>
              </w:rPr>
              <mc:AlternateContent>
                <mc:Choice Requires="wps">
                  <w:drawing>
                    <wp:anchor distT="45720" distB="45720" distL="114300" distR="114300" simplePos="0" relativeHeight="251658246" behindDoc="0" locked="0" layoutInCell="1" allowOverlap="1" wp14:anchorId="20988C7E" wp14:editId="22E741ED">
                      <wp:simplePos x="0" y="0"/>
                      <wp:positionH relativeFrom="column">
                        <wp:posOffset>-2540</wp:posOffset>
                      </wp:positionH>
                      <wp:positionV relativeFrom="paragraph">
                        <wp:posOffset>299720</wp:posOffset>
                      </wp:positionV>
                      <wp:extent cx="2325370" cy="297180"/>
                      <wp:effectExtent l="0" t="0" r="17780" b="26670"/>
                      <wp:wrapSquare wrapText="bothSides"/>
                      <wp:docPr id="14"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5757" cy="297760"/>
                              </a:xfrm>
                              <a:prstGeom prst="rect">
                                <a:avLst/>
                              </a:prstGeom>
                              <a:solidFill>
                                <a:srgbClr val="FFFFFF"/>
                              </a:solidFill>
                              <a:ln w="9525">
                                <a:solidFill>
                                  <a:srgbClr val="000000"/>
                                </a:solidFill>
                                <a:miter lim="800000"/>
                                <a:headEnd/>
                                <a:tailEnd/>
                              </a:ln>
                            </wps:spPr>
                            <wps:txbx>
                              <w:txbxContent>
                                <w:p w:rsidR="000418BB" w:rsidP="00560A91" w:rsidRDefault="000418BB" w14:paraId="0455CBCD"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40F43D0">
                    <v:shapetype id="_x0000_t202" coordsize="21600,21600" o:spt="202" path="m,l,21600r21600,l21600,xe" w14:anchorId="20988C7E">
                      <v:stroke joinstyle="miter"/>
                      <v:path gradientshapeok="t" o:connecttype="rect"/>
                    </v:shapetype>
                    <v:shape id="Tekstboks 2" style="position:absolute;left:0;text-align:left;margin-left:-.2pt;margin-top:23.6pt;width:183.1pt;height:23.4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7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">
                      <v:textbox>
                        <w:txbxContent>
                          <w:p w:rsidR="000418BB" w:rsidP="00560A91" w:rsidRDefault="000418BB" w14:paraId="0D0B940D" w14:textId="77777777"/>
                        </w:txbxContent>
                      </v:textbox>
                      <w10:wrap type="square"/>
                    </v:shape>
                  </w:pict>
                </mc:Fallback>
              </mc:AlternateContent>
            </w:r>
            <w:r w:rsidRPr="00560A91">
              <w:rPr>
                <w:b/>
                <w:sz w:val="28"/>
                <w:szCs w:val="28"/>
              </w:rPr>
              <w:br/>
            </w:r>
          </w:p>
        </w:tc>
        <w:tc>
          <w:tcPr>
            <w:tcW w:w="4809" w:type="dxa"/>
            <w:gridSpan w:val="2"/>
            <w:tcBorders>
              <w:top w:val="single" w:color="FFFFFF" w:sz="8" w:space="0"/>
              <w:left w:val="single" w:color="FFFFFF" w:sz="8" w:space="0"/>
              <w:right w:val="single" w:color="FFFFFF" w:sz="8" w:space="0"/>
            </w:tcBorders>
            <w:shd w:val="clear" w:color="auto" w:fill="DADADA"/>
            <w:vAlign w:val="center"/>
          </w:tcPr>
          <w:p w:rsidRPr="00560A91" w:rsidR="00560A91" w:rsidP="00560A91" w:rsidRDefault="00560A91" w14:paraId="52FF2994" w14:textId="1A4E4333">
            <w:pPr>
              <w:rPr>
                <w:b/>
                <w:sz w:val="28"/>
                <w:szCs w:val="28"/>
              </w:rPr>
            </w:pPr>
            <w:r w:rsidRPr="00560A91">
              <w:rPr>
                <w:b/>
                <w:noProof/>
                <w:sz w:val="28"/>
                <w:szCs w:val="28"/>
                <w:lang w:eastAsia="nb-NO"/>
              </w:rPr>
              <mc:AlternateContent>
                <mc:Choice Requires="wps">
                  <w:drawing>
                    <wp:anchor distT="45720" distB="45720" distL="114300" distR="114300" simplePos="0" relativeHeight="251658245" behindDoc="0" locked="0" layoutInCell="1" allowOverlap="1" wp14:anchorId="3DE43472" wp14:editId="0168533F">
                      <wp:simplePos x="0" y="0"/>
                      <wp:positionH relativeFrom="column">
                        <wp:posOffset>34925</wp:posOffset>
                      </wp:positionH>
                      <wp:positionV relativeFrom="paragraph">
                        <wp:posOffset>287020</wp:posOffset>
                      </wp:positionV>
                      <wp:extent cx="2700655" cy="297180"/>
                      <wp:effectExtent l="0" t="0" r="23495" b="26670"/>
                      <wp:wrapSquare wrapText="bothSides"/>
                      <wp:docPr id="1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997" cy="297180"/>
                              </a:xfrm>
                              <a:prstGeom prst="rect">
                                <a:avLst/>
                              </a:prstGeom>
                              <a:solidFill>
                                <a:srgbClr val="FFFFFF"/>
                              </a:solidFill>
                              <a:ln w="9525">
                                <a:solidFill>
                                  <a:srgbClr val="000000"/>
                                </a:solidFill>
                                <a:miter lim="800000"/>
                                <a:headEnd/>
                                <a:tailEnd/>
                              </a:ln>
                            </wps:spPr>
                            <wps:txbx>
                              <w:txbxContent>
                                <w:p w:rsidR="000418BB" w:rsidP="00560A91" w:rsidRDefault="000418BB" w14:paraId="34CA7F80"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84E6392">
                    <v:shape id="_x0000_s1071" style="position:absolute;margin-left:2.75pt;margin-top:22.6pt;width:212.65pt;height:23.4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" w14:anchorId="3DE43472">
                      <v:textbox>
                        <w:txbxContent>
                          <w:p w:rsidR="000418BB" w:rsidP="00560A91" w:rsidRDefault="000418BB" w14:paraId="0E27B00A" w14:textId="77777777"/>
                        </w:txbxContent>
                      </v:textbox>
                      <w10:wrap type="square"/>
                    </v:shape>
                  </w:pict>
                </mc:Fallback>
              </mc:AlternateContent>
            </w:r>
            <w:r w:rsidR="007957F5">
              <w:rPr>
                <w:b/>
                <w:sz w:val="28"/>
                <w:szCs w:val="28"/>
              </w:rPr>
              <w:t xml:space="preserve"> </w:t>
            </w:r>
            <w:r w:rsidRPr="00560A91">
              <w:rPr>
                <w:b/>
                <w:sz w:val="28"/>
                <w:szCs w:val="28"/>
              </w:rPr>
              <w:t xml:space="preserve">Signatur: </w:t>
            </w:r>
          </w:p>
        </w:tc>
      </w:tr>
    </w:tbl>
    <w:p w:rsidR="007A2B8C" w:rsidRDefault="007A2B8C" w14:paraId="2CFDB5E8" w14:textId="63DAE891">
      <w:r>
        <w:br w:type="page"/>
      </w:r>
    </w:p>
    <w:p w:rsidR="00EE4606" w:rsidP="00EE4606" w:rsidRDefault="00EE4606" w14:paraId="4F89E05E" w14:textId="77777777">
      <w:pPr>
        <w:pStyle w:val="Overskrift1"/>
        <w:sectPr w:rsidR="00EE4606" w:rsidSect="008C136F">
          <w:pgSz w:w="11906" w:h="16838" w:orient="portrait"/>
          <w:pgMar w:top="1417" w:right="1417" w:bottom="1417" w:left="1417" w:header="708" w:footer="708" w:gutter="0"/>
          <w:cols w:space="708"/>
          <w:docGrid w:linePitch="360"/>
        </w:sectPr>
      </w:pPr>
      <w:bookmarkStart w:name="_Vedlegg_1" w:id="438"/>
      <w:bookmarkStart w:name="_Ref522617702" w:id="439"/>
      <w:bookmarkStart w:name="_Ref522617705" w:id="440"/>
      <w:bookmarkStart w:name="_Toc1743410" w:id="441"/>
      <w:bookmarkStart w:name="_Ref8029623" w:id="442"/>
      <w:bookmarkStart w:name="_Ref8033390" w:id="443"/>
      <w:bookmarkEnd w:id="438"/>
    </w:p>
    <w:p w:rsidR="004179F9" w:rsidP="00EE4606" w:rsidRDefault="00F3054F" w14:paraId="4E6DC77A" w14:textId="7EEC6FCC">
      <w:pPr>
        <w:pStyle w:val="Overskrift1"/>
      </w:pPr>
      <w:bookmarkStart w:name="_Ref18320229" w:id="444"/>
      <w:bookmarkStart w:name="_Toc22546457" w:id="445"/>
      <w:r w:rsidRPr="0077735C">
        <w:t>Vedlegg 1</w:t>
      </w:r>
      <w:bookmarkEnd w:id="439"/>
      <w:bookmarkEnd w:id="440"/>
      <w:bookmarkEnd w:id="441"/>
      <w:r w:rsidRPr="0077735C" w:rsidR="001747D7">
        <w:t xml:space="preserve"> Vurdering om det skal foretas en personvernkonsekvensvurdering</w:t>
      </w:r>
      <w:bookmarkEnd w:id="442"/>
      <w:bookmarkEnd w:id="443"/>
      <w:bookmarkEnd w:id="444"/>
      <w:bookmarkEnd w:id="445"/>
    </w:p>
    <w:p w:rsidR="00185596" w:rsidP="00185596" w:rsidRDefault="00185596" w14:paraId="19469409" w14:textId="1213EDB6">
      <w:pPr>
        <w:rPr>
          <w:szCs w:val="20"/>
        </w:rPr>
      </w:pPr>
      <w:r w:rsidRPr="00B25FEB">
        <w:rPr>
          <w:szCs w:val="20"/>
        </w:rPr>
        <w:t xml:space="preserve">Det </w:t>
      </w:r>
      <w:proofErr w:type="gramStart"/>
      <w:r w:rsidRPr="00B25FEB">
        <w:rPr>
          <w:szCs w:val="20"/>
        </w:rPr>
        <w:t>fremgår</w:t>
      </w:r>
      <w:proofErr w:type="gramEnd"/>
      <w:r w:rsidRPr="00B25FEB">
        <w:rPr>
          <w:szCs w:val="20"/>
        </w:rPr>
        <w:t xml:space="preserve"> av GDPR artikkel 35 nr. 1 at det skal gjennomføres en personvernkonsekvensvurdering</w:t>
      </w:r>
      <w:r>
        <w:rPr>
          <w:szCs w:val="20"/>
        </w:rPr>
        <w:t xml:space="preserve"> </w:t>
      </w:r>
      <w:r w:rsidRPr="00B25FEB">
        <w:rPr>
          <w:szCs w:val="20"/>
        </w:rPr>
        <w:t>(</w:t>
      </w:r>
      <w:r>
        <w:rPr>
          <w:szCs w:val="20"/>
        </w:rPr>
        <w:t>PVK</w:t>
      </w:r>
      <w:r w:rsidRPr="00B25FEB">
        <w:rPr>
          <w:szCs w:val="20"/>
        </w:rPr>
        <w:t xml:space="preserve">) dersom det er sannsynlig at en type behandling av personopplysninger vil medføre «høy risiko for fysiske personers rettigheter og friheter». Hvorvidt det foreligger «høy risiko» er en vurdering i seg selv, og tabell 1 viser hvilke momenter </w:t>
      </w:r>
      <w:r>
        <w:rPr>
          <w:szCs w:val="20"/>
        </w:rPr>
        <w:t xml:space="preserve">som det er lagt vekt på </w:t>
      </w:r>
      <w:r w:rsidRPr="00B25FEB">
        <w:rPr>
          <w:szCs w:val="20"/>
        </w:rPr>
        <w:t>i denne vurderingen.</w:t>
      </w:r>
    </w:p>
    <w:p w:rsidRPr="00185596" w:rsidR="00FD5F12" w:rsidP="00767E8D" w:rsidRDefault="00FD5F12" w14:paraId="7ADE08FD" w14:textId="2EB4B948">
      <w:pPr>
        <w:pStyle w:val="Overskrift2"/>
        <w:numPr>
          <w:ilvl w:val="0"/>
          <w:numId w:val="17"/>
        </w:numPr>
      </w:pPr>
      <w:r>
        <w:t>Vurdering</w:t>
      </w:r>
    </w:p>
    <w:p w:rsidR="00185596" w:rsidP="00185596" w:rsidRDefault="00185596" w14:paraId="60C042DC" w14:textId="3EAE8CB8">
      <w:pPr>
        <w:pStyle w:val="Bildetekst"/>
        <w:keepNext/>
        <w:jc w:val="center"/>
      </w:pPr>
      <w:r>
        <w:t xml:space="preserve">Figur </w:t>
      </w:r>
      <w:r>
        <w:fldChar w:fldCharType="begin"/>
      </w:r>
      <w:r>
        <w:instrText>SEQ Figur \* ARABIC</w:instrText>
      </w:r>
      <w:r>
        <w:fldChar w:fldCharType="separate"/>
      </w:r>
      <w:r w:rsidR="00D96E46">
        <w:rPr>
          <w:noProof/>
        </w:rPr>
        <w:t>1</w:t>
      </w:r>
      <w:r>
        <w:fldChar w:fldCharType="end"/>
      </w:r>
      <w:r>
        <w:t xml:space="preserve"> Spørsmål i pre-PVK</w:t>
      </w:r>
    </w:p>
    <w:tbl>
      <w:tblPr>
        <w:tblW w:w="0" w:type="auto"/>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E7E6E6" w:themeFill="background2"/>
        <w:tblLayout w:type="fixed"/>
        <w:tblLook w:val="04A0" w:firstRow="1" w:lastRow="0" w:firstColumn="1" w:lastColumn="0" w:noHBand="0" w:noVBand="1"/>
      </w:tblPr>
      <w:tblGrid>
        <w:gridCol w:w="534"/>
        <w:gridCol w:w="12190"/>
        <w:gridCol w:w="567"/>
        <w:gridCol w:w="567"/>
      </w:tblGrid>
      <w:tr w:rsidRPr="00185596" w:rsidR="00185596" w:rsidTr="00EE4606" w14:paraId="5B86E520" w14:textId="77777777">
        <w:trPr>
          <w:cantSplit/>
        </w:trPr>
        <w:tc>
          <w:tcPr>
            <w:tcW w:w="534" w:type="dxa"/>
            <w:vMerge w:val="restart"/>
            <w:shd w:val="clear" w:color="auto" w:fill="FF9999"/>
          </w:tcPr>
          <w:p w:rsidRPr="00185596" w:rsidR="00185596" w:rsidP="00185596" w:rsidRDefault="00185596" w14:paraId="35A7FD20" w14:textId="77777777">
            <w:pPr>
              <w:rPr>
                <w:b/>
              </w:rPr>
            </w:pPr>
            <w:r w:rsidRPr="00185596">
              <w:rPr>
                <w:b/>
              </w:rPr>
              <w:t>Nr.</w:t>
            </w:r>
          </w:p>
        </w:tc>
        <w:tc>
          <w:tcPr>
            <w:tcW w:w="12190" w:type="dxa"/>
            <w:vMerge w:val="restart"/>
            <w:shd w:val="clear" w:color="auto" w:fill="FF9999"/>
          </w:tcPr>
          <w:p w:rsidRPr="00185596" w:rsidR="00185596" w:rsidP="00185596" w:rsidRDefault="00185596" w14:paraId="08A678AA" w14:textId="77777777">
            <w:pPr>
              <w:rPr>
                <w:b/>
              </w:rPr>
            </w:pPr>
            <w:r w:rsidRPr="00185596">
              <w:rPr>
                <w:b/>
              </w:rPr>
              <w:t>Spørsmål</w:t>
            </w:r>
            <w:r w:rsidRPr="00185596">
              <w:rPr>
                <w:b/>
              </w:rPr>
              <w:tab/>
            </w:r>
          </w:p>
        </w:tc>
        <w:tc>
          <w:tcPr>
            <w:tcW w:w="1134" w:type="dxa"/>
            <w:gridSpan w:val="2"/>
            <w:shd w:val="clear" w:color="auto" w:fill="FF9999"/>
          </w:tcPr>
          <w:p w:rsidRPr="00185596" w:rsidR="00185596" w:rsidP="00185596" w:rsidRDefault="00185596" w14:paraId="756FC288" w14:textId="77777777">
            <w:pPr>
              <w:rPr>
                <w:b/>
              </w:rPr>
            </w:pPr>
            <w:r w:rsidRPr="00185596">
              <w:rPr>
                <w:b/>
              </w:rPr>
              <w:t>Kryss av</w:t>
            </w:r>
          </w:p>
        </w:tc>
      </w:tr>
      <w:tr w:rsidRPr="00185596" w:rsidR="00185596" w:rsidTr="00EE4606" w14:paraId="7A80B447" w14:textId="77777777">
        <w:trPr>
          <w:cantSplit/>
        </w:trPr>
        <w:tc>
          <w:tcPr>
            <w:tcW w:w="534" w:type="dxa"/>
            <w:vMerge/>
            <w:shd w:val="clear" w:color="auto" w:fill="FF9999"/>
          </w:tcPr>
          <w:p w:rsidRPr="00185596" w:rsidR="00185596" w:rsidP="00185596" w:rsidRDefault="00185596" w14:paraId="6110D111" w14:textId="77777777">
            <w:pPr>
              <w:rPr>
                <w:b/>
              </w:rPr>
            </w:pPr>
          </w:p>
        </w:tc>
        <w:tc>
          <w:tcPr>
            <w:tcW w:w="12190" w:type="dxa"/>
            <w:vMerge/>
            <w:shd w:val="clear" w:color="auto" w:fill="FF9999"/>
          </w:tcPr>
          <w:p w:rsidRPr="00185596" w:rsidR="00185596" w:rsidP="00185596" w:rsidRDefault="00185596" w14:paraId="5D316E36" w14:textId="77777777">
            <w:pPr>
              <w:rPr>
                <w:b/>
              </w:rPr>
            </w:pPr>
          </w:p>
        </w:tc>
        <w:tc>
          <w:tcPr>
            <w:tcW w:w="567" w:type="dxa"/>
            <w:shd w:val="clear" w:color="auto" w:fill="FF9999"/>
          </w:tcPr>
          <w:p w:rsidRPr="00185596" w:rsidR="00185596" w:rsidP="00185596" w:rsidRDefault="00185596" w14:paraId="4C5E032E" w14:textId="77777777">
            <w:pPr>
              <w:rPr>
                <w:b/>
              </w:rPr>
            </w:pPr>
            <w:r w:rsidRPr="00185596">
              <w:rPr>
                <w:b/>
              </w:rPr>
              <w:t>Ja</w:t>
            </w:r>
          </w:p>
        </w:tc>
        <w:tc>
          <w:tcPr>
            <w:tcW w:w="567" w:type="dxa"/>
            <w:shd w:val="clear" w:color="auto" w:fill="FF9999"/>
          </w:tcPr>
          <w:p w:rsidRPr="00185596" w:rsidR="00185596" w:rsidP="00185596" w:rsidRDefault="00185596" w14:paraId="4DACD553" w14:textId="77777777">
            <w:pPr>
              <w:rPr>
                <w:b/>
              </w:rPr>
            </w:pPr>
            <w:r w:rsidRPr="00185596">
              <w:rPr>
                <w:b/>
              </w:rPr>
              <w:t>Nei</w:t>
            </w:r>
          </w:p>
        </w:tc>
      </w:tr>
      <w:tr w:rsidRPr="00185596" w:rsidR="00185596" w:rsidTr="00EE4606" w14:paraId="12D792B4" w14:textId="77777777">
        <w:trPr>
          <w:cantSplit/>
          <w:trHeight w:val="488"/>
        </w:trPr>
        <w:tc>
          <w:tcPr>
            <w:tcW w:w="534" w:type="dxa"/>
            <w:shd w:val="clear" w:color="auto" w:fill="BFBFBF" w:themeFill="background1" w:themeFillShade="BF"/>
          </w:tcPr>
          <w:p w:rsidRPr="00185596" w:rsidR="00185596" w:rsidP="00185596" w:rsidRDefault="00185596" w14:paraId="369113E9" w14:textId="77777777">
            <w:r w:rsidRPr="00185596">
              <w:t>0</w:t>
            </w:r>
          </w:p>
        </w:tc>
        <w:tc>
          <w:tcPr>
            <w:tcW w:w="12190" w:type="dxa"/>
            <w:shd w:val="clear" w:color="auto" w:fill="BFBFBF" w:themeFill="background1" w:themeFillShade="BF"/>
          </w:tcPr>
          <w:p w:rsidRPr="00185596" w:rsidR="00185596" w:rsidP="00185596" w:rsidRDefault="00185596" w14:paraId="76B59EE5" w14:textId="77777777">
            <w:pPr>
              <w:rPr>
                <w:b/>
              </w:rPr>
            </w:pPr>
            <w:r w:rsidRPr="00185596">
              <w:rPr>
                <w:b/>
              </w:rPr>
              <w:t>Innebærer tiltaket behandling av personopplysninger?</w:t>
            </w:r>
          </w:p>
        </w:tc>
        <w:tc>
          <w:tcPr>
            <w:tcW w:w="567" w:type="dxa"/>
            <w:shd w:val="clear" w:color="auto" w:fill="E7E6E6" w:themeFill="background2"/>
          </w:tcPr>
          <w:p w:rsidRPr="00185596" w:rsidR="00185596" w:rsidP="00185596" w:rsidRDefault="00185596" w14:paraId="309D9B72" w14:textId="77777777">
            <w:r w:rsidRPr="00185596">
              <w:t>x</w:t>
            </w:r>
          </w:p>
        </w:tc>
        <w:tc>
          <w:tcPr>
            <w:tcW w:w="567" w:type="dxa"/>
            <w:shd w:val="clear" w:color="auto" w:fill="E7E6E6" w:themeFill="background2"/>
          </w:tcPr>
          <w:p w:rsidRPr="00185596" w:rsidR="00185596" w:rsidP="00185596" w:rsidRDefault="00185596" w14:paraId="29613FC1" w14:textId="77777777"/>
        </w:tc>
      </w:tr>
      <w:tr w:rsidRPr="00185596" w:rsidR="00185596" w:rsidTr="00EE4606" w14:paraId="0ECAAFD6" w14:textId="77777777">
        <w:trPr>
          <w:cantSplit/>
        </w:trPr>
        <w:tc>
          <w:tcPr>
            <w:tcW w:w="534" w:type="dxa"/>
            <w:vMerge w:val="restart"/>
            <w:shd w:val="clear" w:color="auto" w:fill="BFBFBF" w:themeFill="background1" w:themeFillShade="BF"/>
          </w:tcPr>
          <w:p w:rsidRPr="00185596" w:rsidR="00185596" w:rsidP="00185596" w:rsidRDefault="00185596" w14:paraId="7323B0B8" w14:textId="77777777">
            <w:r w:rsidRPr="00185596">
              <w:t>1</w:t>
            </w:r>
          </w:p>
        </w:tc>
        <w:tc>
          <w:tcPr>
            <w:tcW w:w="12190" w:type="dxa"/>
            <w:shd w:val="clear" w:color="auto" w:fill="BFBFBF" w:themeFill="background1" w:themeFillShade="BF"/>
          </w:tcPr>
          <w:p w:rsidRPr="00185596" w:rsidR="00185596" w:rsidP="00185596" w:rsidRDefault="00185596" w14:paraId="3B3F7EED" w14:textId="77777777">
            <w:pPr>
              <w:rPr>
                <w:b/>
              </w:rPr>
            </w:pPr>
            <w:r w:rsidRPr="00185596">
              <w:rPr>
                <w:b/>
              </w:rPr>
              <w:t>Innebærer behandlingen av personopplysninger evaluering, analyse eller profilering av enkeltperson?</w:t>
            </w:r>
          </w:p>
          <w:p w:rsidRPr="00185596" w:rsidR="00185596" w:rsidP="00185596" w:rsidRDefault="00185596" w14:paraId="0DF51C26" w14:textId="77777777">
            <w:pPr>
              <w:rPr>
                <w:i/>
              </w:rPr>
            </w:pPr>
            <w:r w:rsidRPr="00185596">
              <w:rPr>
                <w:i/>
              </w:rPr>
              <w:t xml:space="preserve">Analyse av en persons psyke og atferd for å forutsi deres evner innenfor et område eller for å kunne kategorisere mennesker. Dette inkluderer gjerne "aspekter ved den registrerte ytelse på jobb, økonomiske situasjoner, helse, personlige preferanser eller interesser, pålitelighet eller oppførsel, plassering eller bevegelser" (fortalepunktene 71 og 91). </w:t>
            </w:r>
          </w:p>
          <w:p w:rsidRPr="00185596" w:rsidR="00185596" w:rsidP="00185596" w:rsidRDefault="00185596" w14:paraId="0F458D50" w14:textId="77777777">
            <w:pPr>
              <w:rPr>
                <w:i/>
              </w:rPr>
            </w:pPr>
            <w:r w:rsidRPr="00185596">
              <w:rPr>
                <w:i/>
              </w:rPr>
              <w:t>Eksempler:</w:t>
            </w:r>
          </w:p>
          <w:p w:rsidRPr="00185596" w:rsidR="00185596" w:rsidP="00767E8D" w:rsidRDefault="00185596" w14:paraId="7A4AEFAE" w14:textId="77777777">
            <w:pPr>
              <w:numPr>
                <w:ilvl w:val="0"/>
                <w:numId w:val="15"/>
              </w:numPr>
              <w:rPr>
                <w:i/>
              </w:rPr>
            </w:pPr>
            <w:r w:rsidRPr="00185596">
              <w:rPr>
                <w:i/>
              </w:rPr>
              <w:t>En finansinstitusjon som sjekker sine kunder mot en kredittreferansedatabase eller svindeldatabase</w:t>
            </w:r>
          </w:p>
          <w:p w:rsidRPr="00185596" w:rsidR="00185596" w:rsidP="00767E8D" w:rsidRDefault="00185596" w14:paraId="27D9DA34" w14:textId="77777777">
            <w:pPr>
              <w:numPr>
                <w:ilvl w:val="0"/>
                <w:numId w:val="15"/>
              </w:numPr>
              <w:rPr>
                <w:i/>
              </w:rPr>
            </w:pPr>
            <w:r w:rsidRPr="00185596">
              <w:rPr>
                <w:i/>
              </w:rPr>
              <w:t xml:space="preserve">Bioteknologibedrift som tilbyr genetiske tester direkte til forbrukerne for å kunne vurdere og forutsi </w:t>
            </w:r>
            <w:proofErr w:type="gramStart"/>
            <w:r w:rsidRPr="00185596">
              <w:rPr>
                <w:i/>
              </w:rPr>
              <w:t>deres sykdoms- og helserisikoen</w:t>
            </w:r>
            <w:proofErr w:type="gramEnd"/>
          </w:p>
          <w:p w:rsidRPr="00185596" w:rsidR="00185596" w:rsidP="00767E8D" w:rsidRDefault="00185596" w14:paraId="6B94B742" w14:textId="77777777">
            <w:pPr>
              <w:numPr>
                <w:ilvl w:val="0"/>
                <w:numId w:val="15"/>
              </w:numPr>
            </w:pPr>
            <w:r w:rsidRPr="00185596">
              <w:rPr>
                <w:i/>
              </w:rPr>
              <w:t>Et firma som bygger adferds- og markedsføringsprofiler basert på den registrertes bruk eller navigering på nettsiden til firmaet</w:t>
            </w:r>
          </w:p>
        </w:tc>
        <w:tc>
          <w:tcPr>
            <w:tcW w:w="567" w:type="dxa"/>
            <w:vMerge w:val="restart"/>
            <w:shd w:val="clear" w:color="auto" w:fill="E7E6E6" w:themeFill="background2"/>
          </w:tcPr>
          <w:p w:rsidRPr="00185596" w:rsidR="00185596" w:rsidP="00185596" w:rsidRDefault="00185596" w14:paraId="43474BEC" w14:textId="166E1BAA">
            <w:r>
              <w:t>x</w:t>
            </w:r>
          </w:p>
        </w:tc>
        <w:tc>
          <w:tcPr>
            <w:tcW w:w="567" w:type="dxa"/>
            <w:vMerge w:val="restart"/>
            <w:shd w:val="clear" w:color="auto" w:fill="E7E6E6" w:themeFill="background2"/>
          </w:tcPr>
          <w:p w:rsidRPr="00185596" w:rsidR="00185596" w:rsidP="00185596" w:rsidRDefault="00185596" w14:paraId="21387AC6" w14:textId="192815C9"/>
        </w:tc>
      </w:tr>
      <w:tr w:rsidRPr="00185596" w:rsidR="00185596" w:rsidTr="00EE4606" w14:paraId="7599F51E" w14:textId="77777777">
        <w:trPr>
          <w:cantSplit/>
        </w:trPr>
        <w:tc>
          <w:tcPr>
            <w:tcW w:w="534" w:type="dxa"/>
            <w:vMerge/>
            <w:shd w:val="clear" w:color="auto" w:fill="E7E6E6" w:themeFill="background2"/>
          </w:tcPr>
          <w:p w:rsidRPr="00185596" w:rsidR="00185596" w:rsidP="00185596" w:rsidRDefault="00185596" w14:paraId="10C8572C" w14:textId="77777777"/>
        </w:tc>
        <w:tc>
          <w:tcPr>
            <w:tcW w:w="12190" w:type="dxa"/>
            <w:shd w:val="clear" w:color="auto" w:fill="E7E6E6" w:themeFill="background2"/>
          </w:tcPr>
          <w:p w:rsidR="00185596" w:rsidP="00185596" w:rsidRDefault="00185596" w14:paraId="0A4478CC" w14:textId="6D54BC2E">
            <w:r w:rsidRPr="00185596">
              <w:rPr>
                <w:b/>
              </w:rPr>
              <w:t>Begrunnelse</w:t>
            </w:r>
            <w:r w:rsidRPr="00185596">
              <w:t>: Formålet med behandlingen av personopplysninger som foregår i EESSI pensjon, er å innhente informasjon om EU- og EØS-</w:t>
            </w:r>
            <w:r w:rsidR="00DF56AD">
              <w:t>personer</w:t>
            </w:r>
            <w:r w:rsidRPr="00185596">
              <w:t xml:space="preserve"> bosatt i Norge (inkludert norske </w:t>
            </w:r>
            <w:r w:rsidR="00DF56AD">
              <w:t>personer</w:t>
            </w:r>
            <w:r w:rsidRPr="00185596">
              <w:t>) som kan ha krav på ytelser fra andre EU/EØS-lands trygdemyndigheter</w:t>
            </w:r>
            <w:r>
              <w:t xml:space="preserve"> på området for pensjon og uføretrygd</w:t>
            </w:r>
            <w:r w:rsidRPr="00185596">
              <w:t xml:space="preserve">. </w:t>
            </w:r>
          </w:p>
          <w:p w:rsidRPr="00354973" w:rsidR="00185596" w:rsidP="00185596" w:rsidRDefault="00185596" w14:paraId="5A344082" w14:textId="39D528B7">
            <w:pPr>
              <w:rPr>
                <w:strike/>
                <w:color w:val="FF0000"/>
                <w:highlight w:val="lightGray"/>
                <w:rPrChange w:author="Støylen, Mari" w:date="2021-05-04T10:10:00Z" w:id="446">
                  <w:rPr/>
                </w:rPrChange>
              </w:rPr>
            </w:pPr>
            <w:r w:rsidRPr="00354973">
              <w:rPr>
                <w:strike/>
                <w:highlight w:val="lightGray"/>
                <w:rPrChange w:author="Støylen, Mari" w:date="2021-05-04T10:10:00Z" w:id="447">
                  <w:rPr/>
                </w:rPrChange>
              </w:rPr>
              <w:t xml:space="preserve">For selvbetjeningsløsning gis </w:t>
            </w:r>
            <w:r w:rsidRPr="00354973" w:rsidR="00DF56AD">
              <w:rPr>
                <w:strike/>
                <w:highlight w:val="lightGray"/>
                <w:rPrChange w:author="Støylen, Mari" w:date="2021-05-04T10:10:00Z" w:id="448">
                  <w:rPr/>
                </w:rPrChange>
              </w:rPr>
              <w:t>personer</w:t>
            </w:r>
            <w:r w:rsidRPr="00354973">
              <w:rPr>
                <w:strike/>
                <w:highlight w:val="lightGray"/>
                <w:rPrChange w:author="Støylen, Mari" w:date="2021-05-04T10:10:00Z" w:id="449">
                  <w:rPr/>
                </w:rPrChange>
              </w:rPr>
              <w:t xml:space="preserve"> mulighet til å registrere personopplysninger som NAV eller utenlandske trygdemyndigheter har behov for </w:t>
            </w:r>
            <w:proofErr w:type="spellStart"/>
            <w:r w:rsidRPr="00354973">
              <w:rPr>
                <w:strike/>
                <w:highlight w:val="lightGray"/>
                <w:rPrChange w:author="Støylen, Mari" w:date="2021-05-04T10:10:00Z" w:id="450">
                  <w:rPr/>
                </w:rPrChange>
              </w:rPr>
              <w:t>for</w:t>
            </w:r>
            <w:proofErr w:type="spellEnd"/>
            <w:r w:rsidRPr="00354973">
              <w:rPr>
                <w:strike/>
                <w:highlight w:val="lightGray"/>
                <w:rPrChange w:author="Støylen, Mari" w:date="2021-05-04T10:10:00Z" w:id="451">
                  <w:rPr/>
                </w:rPrChange>
              </w:rPr>
              <w:t xml:space="preserve"> å ta stilling til en søknad om pensjon eller uføretrygd. Når </w:t>
            </w:r>
            <w:r w:rsidRPr="00354973" w:rsidR="00F2074A">
              <w:rPr>
                <w:strike/>
                <w:highlight w:val="lightGray"/>
                <w:rPrChange w:author="Støylen, Mari" w:date="2021-05-04T10:10:00Z" w:id="452">
                  <w:rPr/>
                </w:rPrChange>
              </w:rPr>
              <w:t>enkeltpersoner</w:t>
            </w:r>
            <w:r w:rsidRPr="00354973">
              <w:rPr>
                <w:strike/>
                <w:highlight w:val="lightGray"/>
                <w:rPrChange w:author="Støylen, Mari" w:date="2021-05-04T10:10:00Z" w:id="453">
                  <w:rPr/>
                </w:rPrChange>
              </w:rPr>
              <w:t xml:space="preserve"> som benytter seg av løsningen fyller ut utenlandsopplysninger elektronisk, genereres en E207 som en </w:t>
            </w:r>
            <w:proofErr w:type="spellStart"/>
            <w:r w:rsidRPr="00354973">
              <w:rPr>
                <w:strike/>
                <w:highlight w:val="lightGray"/>
                <w:rPrChange w:author="Støylen, Mari" w:date="2021-05-04T10:10:00Z" w:id="454">
                  <w:rPr/>
                </w:rPrChange>
              </w:rPr>
              <w:t>pdf</w:t>
            </w:r>
            <w:proofErr w:type="spellEnd"/>
            <w:r w:rsidRPr="00354973">
              <w:rPr>
                <w:strike/>
                <w:highlight w:val="lightGray"/>
                <w:rPrChange w:author="Støylen, Mari" w:date="2021-05-04T10:10:00Z" w:id="455">
                  <w:rPr/>
                </w:rPrChange>
              </w:rPr>
              <w:t xml:space="preserve">-fil automatisk. En E207 er et skjema som av NAV bruker for å beslutte hvilke andre EU/EØS-land NAV skal sende søknaden til. </w:t>
            </w:r>
            <w:ins w:author="Støylen, Mari" w:date="2021-04-12T16:57:00Z" w:id="456">
              <w:r w:rsidRPr="00354973" w:rsidR="000418BB">
                <w:rPr>
                  <w:strike/>
                  <w:highlight w:val="lightGray"/>
                  <w:rPrChange w:author="Støylen, Mari" w:date="2021-05-04T10:10:00Z" w:id="457">
                    <w:rPr>
                      <w:strike/>
                      <w:highlight w:val="yellow"/>
                    </w:rPr>
                  </w:rPrChange>
                </w:rPr>
                <w:t xml:space="preserve">   </w:t>
              </w:r>
            </w:ins>
          </w:p>
          <w:p w:rsidRPr="00185596" w:rsidR="00185596" w:rsidP="00984467" w:rsidRDefault="00185596" w14:paraId="70C4EFD3" w14:textId="4FDB4F0B">
            <w:r w:rsidRPr="00354973">
              <w:rPr>
                <w:strike/>
                <w:highlight w:val="lightGray"/>
                <w:rPrChange w:author="Støylen, Mari" w:date="2021-05-04T10:10:00Z" w:id="458">
                  <w:rPr/>
                </w:rPrChange>
              </w:rPr>
              <w:t xml:space="preserve">Denne behandlingen </w:t>
            </w:r>
            <w:r w:rsidRPr="00354973" w:rsidR="00984467">
              <w:rPr>
                <w:strike/>
                <w:highlight w:val="lightGray"/>
                <w:rPrChange w:author="Støylen, Mari" w:date="2021-05-04T10:10:00Z" w:id="459">
                  <w:rPr/>
                </w:rPrChange>
              </w:rPr>
              <w:t xml:space="preserve">av personopplysninger er en del av </w:t>
            </w:r>
            <w:proofErr w:type="spellStart"/>
            <w:r w:rsidRPr="00354973" w:rsidR="00984467">
              <w:rPr>
                <w:strike/>
                <w:highlight w:val="lightGray"/>
                <w:rPrChange w:author="Støylen, Mari" w:date="2021-05-04T10:10:00Z" w:id="460">
                  <w:rPr/>
                </w:rPrChange>
              </w:rPr>
              <w:t>NAVs</w:t>
            </w:r>
            <w:proofErr w:type="spellEnd"/>
            <w:r w:rsidRPr="00354973" w:rsidR="00984467">
              <w:rPr>
                <w:strike/>
                <w:highlight w:val="lightGray"/>
                <w:rPrChange w:author="Støylen, Mari" w:date="2021-05-04T10:10:00Z" w:id="461">
                  <w:rPr/>
                </w:rPrChange>
              </w:rPr>
              <w:t xml:space="preserve"> saksbehandling for å ta stilling til om en </w:t>
            </w:r>
            <w:r w:rsidRPr="00354973" w:rsidR="00DF56AD">
              <w:rPr>
                <w:strike/>
                <w:highlight w:val="lightGray"/>
                <w:rPrChange w:author="Støylen, Mari" w:date="2021-05-04T10:10:00Z" w:id="462">
                  <w:rPr/>
                </w:rPrChange>
              </w:rPr>
              <w:t>person</w:t>
            </w:r>
            <w:r w:rsidRPr="00354973" w:rsidR="00984467">
              <w:rPr>
                <w:strike/>
                <w:highlight w:val="lightGray"/>
                <w:rPrChange w:author="Støylen, Mari" w:date="2021-05-04T10:10:00Z" w:id="463">
                  <w:rPr/>
                </w:rPrChange>
              </w:rPr>
              <w:t xml:space="preserve"> oppfyller kravene for å få en trygdeytelse. Saksbehandling innebærer analyse av enkeltpersoner. Dette taler for at det foreligger høy risiko og at det derfor skal gjennomføres en PVK.</w:t>
            </w:r>
          </w:p>
        </w:tc>
        <w:tc>
          <w:tcPr>
            <w:tcW w:w="567" w:type="dxa"/>
            <w:vMerge/>
            <w:shd w:val="clear" w:color="auto" w:fill="E7E6E6" w:themeFill="background2"/>
          </w:tcPr>
          <w:p w:rsidRPr="00185596" w:rsidR="00185596" w:rsidP="00185596" w:rsidRDefault="00185596" w14:paraId="4E315E5F" w14:textId="77777777"/>
        </w:tc>
        <w:tc>
          <w:tcPr>
            <w:tcW w:w="567" w:type="dxa"/>
            <w:vMerge/>
            <w:shd w:val="clear" w:color="auto" w:fill="E7E6E6" w:themeFill="background2"/>
          </w:tcPr>
          <w:p w:rsidRPr="00185596" w:rsidR="00185596" w:rsidP="00185596" w:rsidRDefault="00185596" w14:paraId="56FE51EE" w14:textId="77777777"/>
        </w:tc>
      </w:tr>
      <w:tr w:rsidRPr="00185596" w:rsidR="00185596" w:rsidTr="00EE4606" w14:paraId="00AE4804" w14:textId="77777777">
        <w:trPr>
          <w:cantSplit/>
        </w:trPr>
        <w:tc>
          <w:tcPr>
            <w:tcW w:w="534" w:type="dxa"/>
            <w:vMerge w:val="restart"/>
            <w:shd w:val="clear" w:color="auto" w:fill="BFBFBF" w:themeFill="background1" w:themeFillShade="BF"/>
          </w:tcPr>
          <w:p w:rsidRPr="00185596" w:rsidR="00185596" w:rsidP="00185596" w:rsidRDefault="00185596" w14:paraId="2E5D820D" w14:textId="77777777">
            <w:r w:rsidRPr="00185596">
              <w:t>2</w:t>
            </w:r>
          </w:p>
        </w:tc>
        <w:tc>
          <w:tcPr>
            <w:tcW w:w="12190" w:type="dxa"/>
            <w:shd w:val="clear" w:color="auto" w:fill="BFBFBF" w:themeFill="background1" w:themeFillShade="BF"/>
          </w:tcPr>
          <w:p w:rsidRPr="00185596" w:rsidR="00185596" w:rsidP="00185596" w:rsidRDefault="00185596" w14:paraId="5452F3D4" w14:textId="77777777">
            <w:pPr>
              <w:rPr>
                <w:b/>
              </w:rPr>
            </w:pPr>
            <w:r w:rsidRPr="00185596">
              <w:rPr>
                <w:b/>
              </w:rPr>
              <w:t>Omfatter behandlingen automatiserte avgjørelser med rettslig eller tilsvarende betydning?</w:t>
            </w:r>
          </w:p>
          <w:p w:rsidRPr="00185596" w:rsidR="00185596" w:rsidP="00185596" w:rsidRDefault="00185596" w14:paraId="0D60F452" w14:textId="77777777">
            <w:pPr>
              <w:rPr>
                <w:i/>
              </w:rPr>
            </w:pPr>
            <w:r w:rsidRPr="00185596">
              <w:rPr>
                <w:i/>
              </w:rPr>
              <w:t xml:space="preserve">Foretas det en behandling som har til formål å ta beslutninger om den registrerte som har «rettsvirkninger for den fysiske personen eller «på lignende måte i betydelig grad påvirker den fysiske personen» (Art 35 </w:t>
            </w:r>
            <w:proofErr w:type="spellStart"/>
            <w:r w:rsidRPr="00185596">
              <w:rPr>
                <w:i/>
              </w:rPr>
              <w:t>nr</w:t>
            </w:r>
            <w:proofErr w:type="spellEnd"/>
            <w:r w:rsidRPr="00185596">
              <w:rPr>
                <w:i/>
              </w:rPr>
              <w:t xml:space="preserve"> 3a). Dette kan f.eks. være automatisk saksbehandling av oppgjørskrav eller avslag på søknad om oppholdstillatelse, innvilgelse av lån osv.</w:t>
            </w:r>
          </w:p>
        </w:tc>
        <w:tc>
          <w:tcPr>
            <w:tcW w:w="567" w:type="dxa"/>
            <w:vMerge w:val="restart"/>
            <w:shd w:val="clear" w:color="auto" w:fill="E7E6E6" w:themeFill="background2"/>
          </w:tcPr>
          <w:p w:rsidRPr="00185596" w:rsidR="00185596" w:rsidP="00185596" w:rsidRDefault="00185596" w14:paraId="5B899B45" w14:textId="77777777"/>
        </w:tc>
        <w:tc>
          <w:tcPr>
            <w:tcW w:w="567" w:type="dxa"/>
            <w:vMerge w:val="restart"/>
            <w:shd w:val="clear" w:color="auto" w:fill="E7E6E6" w:themeFill="background2"/>
          </w:tcPr>
          <w:p w:rsidRPr="00185596" w:rsidR="00185596" w:rsidP="00185596" w:rsidRDefault="00185596" w14:paraId="491689B9" w14:textId="77777777">
            <w:r w:rsidRPr="00185596">
              <w:t>x</w:t>
            </w:r>
          </w:p>
        </w:tc>
      </w:tr>
      <w:tr w:rsidRPr="00185596" w:rsidR="00185596" w:rsidTr="00EE4606" w14:paraId="4E2DA38E" w14:textId="77777777">
        <w:trPr>
          <w:cantSplit/>
        </w:trPr>
        <w:tc>
          <w:tcPr>
            <w:tcW w:w="534" w:type="dxa"/>
            <w:vMerge/>
            <w:shd w:val="clear" w:color="auto" w:fill="E7E6E6" w:themeFill="background2"/>
          </w:tcPr>
          <w:p w:rsidRPr="00185596" w:rsidR="00185596" w:rsidP="00185596" w:rsidRDefault="00185596" w14:paraId="390D71B5" w14:textId="77777777"/>
        </w:tc>
        <w:tc>
          <w:tcPr>
            <w:tcW w:w="12190" w:type="dxa"/>
            <w:shd w:val="clear" w:color="auto" w:fill="E7E6E6" w:themeFill="background2"/>
          </w:tcPr>
          <w:p w:rsidRPr="00185596" w:rsidR="00185596" w:rsidP="00185596" w:rsidRDefault="00185596" w14:paraId="53D005B2" w14:textId="77777777">
            <w:r w:rsidRPr="00185596">
              <w:rPr>
                <w:b/>
              </w:rPr>
              <w:t>Begrunnelse</w:t>
            </w:r>
            <w:r w:rsidRPr="00185596">
              <w:t xml:space="preserve">: Den automatiseringen som skjer i EESSI er elektronisk overføring av personopplysninger. EESSI inneholder ikke funksjonalitet hvor en algoritme skal brukes i saksbehandlingen for å vurdere om en enkeltperson oppfyller vilkårene for å motta en ytelse. De personopplysningene som behandles i EESSI skal utelukkende vurderes av saksbehandlere. Dette betyr at det ikke skjer </w:t>
            </w:r>
            <w:r w:rsidRPr="00984467">
              <w:rPr>
                <w:i/>
              </w:rPr>
              <w:t>automatiserte</w:t>
            </w:r>
            <w:r w:rsidRPr="00185596">
              <w:t xml:space="preserve"> avgjørelser med rettslig betydning for enkeltpersoner i EESSI. Alle slike vurderinger gjøres av saksbehandlere, ikke dataprogram. Dette taler for at denne behandlingen ikke innebærer «høy risiko».   </w:t>
            </w:r>
          </w:p>
        </w:tc>
        <w:tc>
          <w:tcPr>
            <w:tcW w:w="567" w:type="dxa"/>
            <w:vMerge/>
            <w:shd w:val="clear" w:color="auto" w:fill="E7E6E6" w:themeFill="background2"/>
          </w:tcPr>
          <w:p w:rsidRPr="00185596" w:rsidR="00185596" w:rsidP="00185596" w:rsidRDefault="00185596" w14:paraId="6E7753E7" w14:textId="77777777"/>
        </w:tc>
        <w:tc>
          <w:tcPr>
            <w:tcW w:w="567" w:type="dxa"/>
            <w:vMerge/>
            <w:shd w:val="clear" w:color="auto" w:fill="E7E6E6" w:themeFill="background2"/>
          </w:tcPr>
          <w:p w:rsidRPr="00185596" w:rsidR="00185596" w:rsidP="00185596" w:rsidRDefault="00185596" w14:paraId="72DAC7BD" w14:textId="77777777"/>
        </w:tc>
      </w:tr>
      <w:tr w:rsidRPr="00185596" w:rsidR="00185596" w:rsidTr="00EE4606" w14:paraId="5F90B869" w14:textId="77777777">
        <w:trPr>
          <w:cantSplit/>
        </w:trPr>
        <w:tc>
          <w:tcPr>
            <w:tcW w:w="534" w:type="dxa"/>
            <w:shd w:val="clear" w:color="auto" w:fill="BFBFBF" w:themeFill="background1" w:themeFillShade="BF"/>
          </w:tcPr>
          <w:p w:rsidRPr="00185596" w:rsidR="00185596" w:rsidP="00185596" w:rsidRDefault="00185596" w14:paraId="47E86F34" w14:textId="77777777">
            <w:r w:rsidRPr="00185596">
              <w:t>3</w:t>
            </w:r>
          </w:p>
        </w:tc>
        <w:tc>
          <w:tcPr>
            <w:tcW w:w="12190" w:type="dxa"/>
            <w:shd w:val="clear" w:color="auto" w:fill="BFBFBF" w:themeFill="background1" w:themeFillShade="BF"/>
          </w:tcPr>
          <w:p w:rsidRPr="00185596" w:rsidR="00185596" w:rsidP="00185596" w:rsidRDefault="00185596" w14:paraId="3AFEF7F4" w14:textId="77777777">
            <w:pPr>
              <w:rPr>
                <w:b/>
              </w:rPr>
            </w:pPr>
            <w:r w:rsidRPr="00185596">
              <w:rPr>
                <w:b/>
              </w:rPr>
              <w:t>Innebærer behandlingen systematisk overvåkning av den registrerte?</w:t>
            </w:r>
          </w:p>
          <w:p w:rsidRPr="00185596" w:rsidR="00185596" w:rsidP="00116F0F" w:rsidRDefault="00185596" w14:paraId="627B3237" w14:textId="77777777">
            <w:pPr>
              <w:spacing w:line="240" w:lineRule="auto"/>
              <w:rPr>
                <w:i/>
              </w:rPr>
            </w:pPr>
            <w:r w:rsidRPr="00185596">
              <w:rPr>
                <w:i/>
              </w:rPr>
              <w:t xml:space="preserve">Dette kan omfatte kameraovervåkning, logging av aktivitet på nett eller innhenting av opplysninger fra sensorer. (Art 35 </w:t>
            </w:r>
            <w:proofErr w:type="spellStart"/>
            <w:r w:rsidRPr="00185596">
              <w:rPr>
                <w:i/>
              </w:rPr>
              <w:t>nr</w:t>
            </w:r>
            <w:proofErr w:type="spellEnd"/>
            <w:r w:rsidRPr="00185596">
              <w:rPr>
                <w:i/>
              </w:rPr>
              <w:t xml:space="preserve"> 3 c)</w:t>
            </w:r>
          </w:p>
          <w:p w:rsidRPr="00185596" w:rsidR="00185596" w:rsidP="00116F0F" w:rsidRDefault="00185596" w14:paraId="2B425B5F" w14:textId="77777777">
            <w:pPr>
              <w:spacing w:line="240" w:lineRule="auto"/>
              <w:rPr>
                <w:i/>
              </w:rPr>
            </w:pPr>
            <w:r w:rsidRPr="00185596">
              <w:rPr>
                <w:i/>
              </w:rPr>
              <w:t>Eksempler:</w:t>
            </w:r>
          </w:p>
          <w:p w:rsidRPr="00185596" w:rsidR="00185596" w:rsidP="00116F0F" w:rsidRDefault="00185596" w14:paraId="2BB81ADD" w14:textId="77777777">
            <w:pPr>
              <w:numPr>
                <w:ilvl w:val="0"/>
                <w:numId w:val="14"/>
              </w:numPr>
              <w:spacing w:line="240" w:lineRule="auto"/>
              <w:rPr>
                <w:i/>
              </w:rPr>
            </w:pPr>
            <w:r w:rsidRPr="00185596">
              <w:rPr>
                <w:i/>
              </w:rPr>
              <w:t xml:space="preserve">Systematisk overvåkning av et offentlig område (Art 35 </w:t>
            </w:r>
            <w:proofErr w:type="spellStart"/>
            <w:r w:rsidRPr="00185596">
              <w:rPr>
                <w:i/>
              </w:rPr>
              <w:t>nr</w:t>
            </w:r>
            <w:proofErr w:type="spellEnd"/>
            <w:r w:rsidRPr="00185596">
              <w:rPr>
                <w:i/>
              </w:rPr>
              <w:t xml:space="preserve"> 3 c)</w:t>
            </w:r>
          </w:p>
          <w:p w:rsidRPr="00185596" w:rsidR="00185596" w:rsidP="00116F0F" w:rsidRDefault="00185596" w14:paraId="50EB5179" w14:textId="77777777">
            <w:pPr>
              <w:numPr>
                <w:ilvl w:val="0"/>
                <w:numId w:val="14"/>
              </w:numPr>
              <w:spacing w:line="240" w:lineRule="auto"/>
              <w:rPr>
                <w:i/>
              </w:rPr>
            </w:pPr>
            <w:r w:rsidRPr="00185596">
              <w:rPr>
                <w:i/>
              </w:rPr>
              <w:t>Systematisk overvåkning av ansatte på byggeplass</w:t>
            </w:r>
          </w:p>
          <w:p w:rsidRPr="00185596" w:rsidR="00185596" w:rsidP="00116F0F" w:rsidRDefault="00185596" w14:paraId="6EA169D8" w14:textId="77777777">
            <w:pPr>
              <w:numPr>
                <w:ilvl w:val="0"/>
                <w:numId w:val="14"/>
              </w:numPr>
              <w:spacing w:line="240" w:lineRule="auto"/>
            </w:pPr>
            <w:r w:rsidRPr="00185596">
              <w:rPr>
                <w:i/>
              </w:rPr>
              <w:t>Logging av aktivitet på nett for å sikre tjenesten</w:t>
            </w:r>
          </w:p>
        </w:tc>
        <w:tc>
          <w:tcPr>
            <w:tcW w:w="567" w:type="dxa"/>
            <w:vMerge w:val="restart"/>
            <w:shd w:val="clear" w:color="auto" w:fill="E7E6E6" w:themeFill="background2"/>
          </w:tcPr>
          <w:p w:rsidRPr="00185596" w:rsidR="00185596" w:rsidP="00185596" w:rsidRDefault="00185596" w14:paraId="416669F9" w14:textId="55D64081"/>
        </w:tc>
        <w:tc>
          <w:tcPr>
            <w:tcW w:w="567" w:type="dxa"/>
            <w:vMerge w:val="restart"/>
            <w:shd w:val="clear" w:color="auto" w:fill="E7E6E6" w:themeFill="background2"/>
          </w:tcPr>
          <w:p w:rsidRPr="00185596" w:rsidR="00185596" w:rsidP="00185596" w:rsidRDefault="00185596" w14:paraId="37840A6D" w14:textId="0FD9D8EB">
            <w:r w:rsidRPr="00185596">
              <w:t>x</w:t>
            </w:r>
          </w:p>
        </w:tc>
      </w:tr>
      <w:tr w:rsidRPr="00185596" w:rsidR="00185596" w:rsidTr="00EE4606" w14:paraId="1D01DD42" w14:textId="77777777">
        <w:trPr>
          <w:cantSplit/>
        </w:trPr>
        <w:tc>
          <w:tcPr>
            <w:tcW w:w="534" w:type="dxa"/>
            <w:shd w:val="clear" w:color="auto" w:fill="BFBFBF" w:themeFill="background1" w:themeFillShade="BF"/>
          </w:tcPr>
          <w:p w:rsidRPr="00185596" w:rsidR="00185596" w:rsidP="00185596" w:rsidRDefault="00185596" w14:paraId="4DFF728E" w14:textId="77777777"/>
        </w:tc>
        <w:tc>
          <w:tcPr>
            <w:tcW w:w="12190" w:type="dxa"/>
            <w:shd w:val="clear" w:color="auto" w:fill="E7E6E6" w:themeFill="background2"/>
          </w:tcPr>
          <w:p w:rsidRPr="000418BB" w:rsidR="00185596" w:rsidP="00185596" w:rsidRDefault="00185596" w14:paraId="5BDA8654" w14:textId="5B87A189">
            <w:pPr>
              <w:rPr>
                <w:color w:val="FF0000"/>
                <w:rPrChange w:author="Støylen, Mari" w:date="2021-04-12T16:59:00Z" w:id="464">
                  <w:rPr/>
                </w:rPrChange>
              </w:rPr>
            </w:pPr>
            <w:r w:rsidRPr="00185596">
              <w:rPr>
                <w:b/>
              </w:rPr>
              <w:t>Begrunnelse</w:t>
            </w:r>
            <w:r w:rsidRPr="00354973">
              <w:rPr>
                <w:highlight w:val="lightGray"/>
                <w:rPrChange w:author="Støylen, Mari" w:date="2021-05-04T10:10:00Z" w:id="465">
                  <w:rPr/>
                </w:rPrChange>
              </w:rPr>
              <w:t xml:space="preserve">: </w:t>
            </w:r>
            <w:r w:rsidRPr="00354973">
              <w:rPr>
                <w:strike/>
                <w:highlight w:val="lightGray"/>
                <w:rPrChange w:author="Støylen, Mari" w:date="2021-05-04T10:10:00Z" w:id="466">
                  <w:rPr/>
                </w:rPrChange>
              </w:rPr>
              <w:t xml:space="preserve">For å gjøre </w:t>
            </w:r>
            <w:r w:rsidRPr="00354973" w:rsidR="00BB2157">
              <w:rPr>
                <w:strike/>
                <w:highlight w:val="lightGray"/>
                <w:rPrChange w:author="Støylen, Mari" w:date="2021-05-04T10:10:00Z" w:id="467">
                  <w:rPr/>
                </w:rPrChange>
              </w:rPr>
              <w:t xml:space="preserve">den </w:t>
            </w:r>
            <w:r w:rsidRPr="00354973">
              <w:rPr>
                <w:strike/>
                <w:highlight w:val="lightGray"/>
                <w:rPrChange w:author="Støylen, Mari" w:date="2021-05-04T10:10:00Z" w:id="468">
                  <w:rPr/>
                </w:rPrChange>
              </w:rPr>
              <w:t>endelig</w:t>
            </w:r>
            <w:r w:rsidRPr="00354973" w:rsidR="00BB2157">
              <w:rPr>
                <w:strike/>
                <w:highlight w:val="lightGray"/>
                <w:rPrChange w:author="Støylen, Mari" w:date="2021-05-04T10:10:00Z" w:id="469">
                  <w:rPr/>
                </w:rPrChange>
              </w:rPr>
              <w:t>e</w:t>
            </w:r>
            <w:r w:rsidRPr="00354973">
              <w:rPr>
                <w:strike/>
                <w:highlight w:val="lightGray"/>
                <w:rPrChange w:author="Støylen, Mari" w:date="2021-05-04T10:10:00Z" w:id="470">
                  <w:rPr/>
                </w:rPrChange>
              </w:rPr>
              <w:t xml:space="preserve"> versjon</w:t>
            </w:r>
            <w:r w:rsidRPr="00354973" w:rsidR="00BB2157">
              <w:rPr>
                <w:strike/>
                <w:highlight w:val="lightGray"/>
                <w:rPrChange w:author="Støylen, Mari" w:date="2021-05-04T10:10:00Z" w:id="471">
                  <w:rPr/>
                </w:rPrChange>
              </w:rPr>
              <w:t>en</w:t>
            </w:r>
            <w:r w:rsidRPr="00354973">
              <w:rPr>
                <w:strike/>
                <w:highlight w:val="lightGray"/>
                <w:rPrChange w:author="Støylen, Mari" w:date="2021-05-04T10:10:00Z" w:id="472">
                  <w:rPr/>
                </w:rPrChange>
              </w:rPr>
              <w:t xml:space="preserve"> av selvbetjeningsløsningen mer brukervennlig, vil </w:t>
            </w:r>
            <w:r w:rsidRPr="00354973" w:rsidR="00BB2157">
              <w:rPr>
                <w:strike/>
                <w:highlight w:val="lightGray"/>
                <w:rPrChange w:author="Støylen, Mari" w:date="2021-05-04T10:10:00Z" w:id="473">
                  <w:rPr/>
                </w:rPrChange>
              </w:rPr>
              <w:t>den</w:t>
            </w:r>
            <w:r w:rsidRPr="00354973">
              <w:rPr>
                <w:strike/>
                <w:highlight w:val="lightGray"/>
                <w:rPrChange w:author="Støylen, Mari" w:date="2021-05-04T10:10:00Z" w:id="474">
                  <w:rPr/>
                </w:rPrChange>
              </w:rPr>
              <w:t xml:space="preserve"> også inneholde funksjonalitet som samler informasjon om hvordan </w:t>
            </w:r>
            <w:r w:rsidRPr="00354973" w:rsidR="00F2074A">
              <w:rPr>
                <w:strike/>
                <w:highlight w:val="lightGray"/>
                <w:rPrChange w:author="Støylen, Mari" w:date="2021-05-04T10:10:00Z" w:id="475">
                  <w:rPr/>
                </w:rPrChange>
              </w:rPr>
              <w:t>enkeltpersoner</w:t>
            </w:r>
            <w:r w:rsidRPr="00354973">
              <w:rPr>
                <w:strike/>
                <w:highlight w:val="lightGray"/>
                <w:rPrChange w:author="Støylen, Mari" w:date="2021-05-04T10:10:00Z" w:id="476">
                  <w:rPr/>
                </w:rPrChange>
              </w:rPr>
              <w:t xml:space="preserve"> benytter seg av </w:t>
            </w:r>
            <w:r w:rsidRPr="00354973" w:rsidR="00BB2157">
              <w:rPr>
                <w:strike/>
                <w:highlight w:val="lightGray"/>
                <w:rPrChange w:author="Støylen, Mari" w:date="2021-05-04T10:10:00Z" w:id="477">
                  <w:rPr/>
                </w:rPrChange>
              </w:rPr>
              <w:t>selvbetjeningsløsningen</w:t>
            </w:r>
            <w:r w:rsidRPr="00354973">
              <w:rPr>
                <w:strike/>
                <w:highlight w:val="lightGray"/>
                <w:rPrChange w:author="Støylen, Mari" w:date="2021-05-04T10:10:00Z" w:id="478">
                  <w:rPr/>
                </w:rPrChange>
              </w:rPr>
              <w:t xml:space="preserve">. Nærmere bestemt lagres følgende opplysninger via databehandler </w:t>
            </w:r>
            <w:proofErr w:type="spellStart"/>
            <w:r w:rsidRPr="00354973">
              <w:rPr>
                <w:strike/>
                <w:highlight w:val="lightGray"/>
                <w:rPrChange w:author="Støylen, Mari" w:date="2021-05-04T10:10:00Z" w:id="479">
                  <w:rPr/>
                </w:rPrChange>
              </w:rPr>
              <w:t>Hotjar</w:t>
            </w:r>
            <w:proofErr w:type="spellEnd"/>
            <w:r w:rsidRPr="00354973">
              <w:rPr>
                <w:strike/>
                <w:highlight w:val="lightGray"/>
                <w:rPrChange w:author="Støylen, Mari" w:date="2021-05-04T10:10:00Z" w:id="480">
                  <w:rPr/>
                </w:rPrChange>
              </w:rPr>
              <w:t>:</w:t>
            </w:r>
            <w:r w:rsidRPr="00185596">
              <w:t xml:space="preserve"> </w:t>
            </w:r>
          </w:p>
          <w:p w:rsidRPr="00185596" w:rsidR="00185596" w:rsidP="00767E8D" w:rsidRDefault="00185596" w14:paraId="69602F10" w14:textId="77777777">
            <w:pPr>
              <w:numPr>
                <w:ilvl w:val="0"/>
                <w:numId w:val="14"/>
              </w:numPr>
            </w:pPr>
            <w:r w:rsidRPr="00185596">
              <w:t>tilbakemeldinger fra bruker (</w:t>
            </w:r>
            <w:proofErr w:type="spellStart"/>
            <w:r w:rsidRPr="00185596">
              <w:t>smiljefjes</w:t>
            </w:r>
            <w:proofErr w:type="spellEnd"/>
            <w:r w:rsidRPr="00185596">
              <w:t>, fritekstfelt og skjermdump)</w:t>
            </w:r>
          </w:p>
          <w:p w:rsidRPr="00185596" w:rsidR="00185596" w:rsidP="00767E8D" w:rsidRDefault="00185596" w14:paraId="29FA5DE4" w14:textId="2DD41D90">
            <w:pPr>
              <w:numPr>
                <w:ilvl w:val="0"/>
                <w:numId w:val="14"/>
              </w:numPr>
              <w:rPr>
                <w:b/>
              </w:rPr>
            </w:pPr>
            <w:r w:rsidRPr="00185596">
              <w:t xml:space="preserve">hvilket land </w:t>
            </w:r>
            <w:r w:rsidR="00DF56AD">
              <w:t>personen</w:t>
            </w:r>
            <w:r w:rsidRPr="00185596">
              <w:t xml:space="preserve"> befant seg i når vedkommende brukte </w:t>
            </w:r>
            <w:r w:rsidR="00984467">
              <w:t>løsningen</w:t>
            </w:r>
          </w:p>
          <w:p w:rsidRPr="00185596" w:rsidR="00185596" w:rsidP="00767E8D" w:rsidRDefault="00185596" w14:paraId="04F0CEF2" w14:textId="77777777">
            <w:pPr>
              <w:numPr>
                <w:ilvl w:val="0"/>
                <w:numId w:val="14"/>
              </w:numPr>
              <w:rPr>
                <w:b/>
              </w:rPr>
            </w:pPr>
            <w:r w:rsidRPr="00185596">
              <w:t>hvilken type enhet som ble brukt (mobil enhet eller pc)</w:t>
            </w:r>
          </w:p>
          <w:p w:rsidRPr="00185596" w:rsidR="00185596" w:rsidP="00767E8D" w:rsidRDefault="00185596" w14:paraId="253FC899" w14:textId="77777777">
            <w:pPr>
              <w:numPr>
                <w:ilvl w:val="0"/>
                <w:numId w:val="14"/>
              </w:numPr>
              <w:rPr>
                <w:b/>
              </w:rPr>
            </w:pPr>
            <w:r w:rsidRPr="00185596">
              <w:t>hvilket operativsystem som ble brukt</w:t>
            </w:r>
          </w:p>
          <w:p w:rsidRPr="00185596" w:rsidR="00185596" w:rsidP="00767E8D" w:rsidRDefault="00185596" w14:paraId="1AFF4F48" w14:textId="15E218C1">
            <w:pPr>
              <w:numPr>
                <w:ilvl w:val="0"/>
                <w:numId w:val="14"/>
              </w:numPr>
              <w:rPr>
                <w:b/>
              </w:rPr>
            </w:pPr>
            <w:r w:rsidRPr="00185596">
              <w:t xml:space="preserve">hvilken </w:t>
            </w:r>
            <w:r w:rsidR="00984467">
              <w:t>nettleser</w:t>
            </w:r>
            <w:r w:rsidRPr="00185596">
              <w:t xml:space="preserve"> som ble brukt</w:t>
            </w:r>
          </w:p>
          <w:p w:rsidRPr="00185596" w:rsidR="00185596" w:rsidP="00767E8D" w:rsidRDefault="00185596" w14:paraId="4F912B63" w14:textId="3957814C">
            <w:pPr>
              <w:numPr>
                <w:ilvl w:val="0"/>
                <w:numId w:val="14"/>
              </w:numPr>
              <w:rPr>
                <w:b/>
              </w:rPr>
            </w:pPr>
            <w:r w:rsidRPr="00185596">
              <w:t xml:space="preserve">tidspunkt </w:t>
            </w:r>
            <w:r w:rsidR="00BB2157">
              <w:t>for bruk av selvbetjeningsløsningen</w:t>
            </w:r>
          </w:p>
          <w:p w:rsidRPr="00185596" w:rsidR="00185596" w:rsidP="00767E8D" w:rsidRDefault="00984467" w14:paraId="0F3A5194" w14:textId="490D99A9">
            <w:pPr>
              <w:numPr>
                <w:ilvl w:val="0"/>
                <w:numId w:val="14"/>
              </w:numPr>
              <w:rPr>
                <w:b/>
              </w:rPr>
            </w:pPr>
            <w:r>
              <w:t xml:space="preserve">aktivitet per </w:t>
            </w:r>
            <w:r w:rsidR="00DF56AD">
              <w:t>person</w:t>
            </w:r>
            <w:r>
              <w:t xml:space="preserve"> (hva </w:t>
            </w:r>
            <w:r w:rsidR="00DF56AD">
              <w:t>personen</w:t>
            </w:r>
            <w:r>
              <w:t xml:space="preserve"> klikket på i løsningen)</w:t>
            </w:r>
          </w:p>
          <w:p w:rsidRPr="00185596" w:rsidR="00185596" w:rsidP="00185596" w:rsidRDefault="00185596" w14:paraId="4B5861B9" w14:textId="33636B51">
            <w:r w:rsidRPr="00185596">
              <w:t xml:space="preserve">Ovennevnte opplysninger knyttes ikke direkte til en konkret person, og det vil være svært vanskelig å identifisere enkeltpersoner via den informasjon som lagres. Det er imidlertid en iboende risiko for at enkeltpersoner vil kunne bli identifisert via opplysninger som de selv skriver i fritekstfelt. </w:t>
            </w:r>
          </w:p>
          <w:p w:rsidRPr="00185596" w:rsidR="00185596" w:rsidP="00BB2157" w:rsidRDefault="00185596" w14:paraId="18A9D093" w14:textId="5CC417A9">
            <w:r w:rsidRPr="00185596">
              <w:t xml:space="preserve">Formålet med denne behandlingen er å få informasjon om bruk av </w:t>
            </w:r>
            <w:r w:rsidR="00BB2157">
              <w:t>selvbetjeningsløsningen</w:t>
            </w:r>
            <w:r w:rsidRPr="00185596">
              <w:t xml:space="preserve"> for å kunne forbedre teknisk funksjonalitet</w:t>
            </w:r>
            <w:r w:rsidR="00BB2157">
              <w:t xml:space="preserve"> og brukervennlighet</w:t>
            </w:r>
            <w:r w:rsidRPr="00185596">
              <w:t>. Behandlingen innebærer logging av aktivitet for</w:t>
            </w:r>
            <w:r w:rsidR="00BB2157">
              <w:t xml:space="preserve"> de </w:t>
            </w:r>
            <w:r w:rsidR="00F2074A">
              <w:t>enkeltpersoner</w:t>
            </w:r>
            <w:r w:rsidRPr="00185596">
              <w:t xml:space="preserve"> som velger å gi NAV en tilbakemelding på funksjonalitet i løsningen. Fordi det vil være svært vanskelig å identifisere enkeltpersoner ut i fra de personopplysningene som behandles her, taler denne behandling for at det ikke foreligger «høy risiko», og at det dermed ikke skal gjennomføres en personvernkonsekvensvurdering. </w:t>
            </w:r>
          </w:p>
        </w:tc>
        <w:tc>
          <w:tcPr>
            <w:tcW w:w="567" w:type="dxa"/>
            <w:vMerge/>
            <w:shd w:val="clear" w:color="auto" w:fill="E7E6E6" w:themeFill="background2"/>
          </w:tcPr>
          <w:p w:rsidRPr="00185596" w:rsidR="00185596" w:rsidP="00185596" w:rsidRDefault="00185596" w14:paraId="45B34D20" w14:textId="77777777"/>
        </w:tc>
        <w:tc>
          <w:tcPr>
            <w:tcW w:w="567" w:type="dxa"/>
            <w:vMerge/>
            <w:shd w:val="clear" w:color="auto" w:fill="E7E6E6" w:themeFill="background2"/>
          </w:tcPr>
          <w:p w:rsidRPr="00185596" w:rsidR="00185596" w:rsidP="00185596" w:rsidRDefault="00185596" w14:paraId="0AA2A789" w14:textId="77777777"/>
        </w:tc>
      </w:tr>
      <w:tr w:rsidRPr="00185596" w:rsidR="00185596" w:rsidTr="00EE4606" w14:paraId="3062F211" w14:textId="77777777">
        <w:trPr>
          <w:cantSplit/>
        </w:trPr>
        <w:tc>
          <w:tcPr>
            <w:tcW w:w="534" w:type="dxa"/>
            <w:vMerge w:val="restart"/>
            <w:shd w:val="clear" w:color="auto" w:fill="BFBFBF" w:themeFill="background1" w:themeFillShade="BF"/>
          </w:tcPr>
          <w:p w:rsidRPr="00185596" w:rsidR="00185596" w:rsidP="00185596" w:rsidRDefault="00185596" w14:paraId="6B91E013" w14:textId="77777777">
            <w:r w:rsidRPr="00185596">
              <w:t>4</w:t>
            </w:r>
          </w:p>
        </w:tc>
        <w:tc>
          <w:tcPr>
            <w:tcW w:w="12190" w:type="dxa"/>
            <w:shd w:val="clear" w:color="auto" w:fill="BFBFBF" w:themeFill="background1" w:themeFillShade="BF"/>
          </w:tcPr>
          <w:p w:rsidRPr="00185596" w:rsidR="00185596" w:rsidP="00185596" w:rsidRDefault="00185596" w14:paraId="564E3475" w14:textId="77777777">
            <w:pPr>
              <w:rPr>
                <w:b/>
              </w:rPr>
            </w:pPr>
            <w:r w:rsidRPr="00185596">
              <w:rPr>
                <w:b/>
              </w:rPr>
              <w:t>Vil tiltaket kreve behandling av særlige kategorier personopplysninger?</w:t>
            </w:r>
          </w:p>
          <w:p w:rsidRPr="00185596" w:rsidR="00185596" w:rsidP="00185596" w:rsidRDefault="00185596" w14:paraId="113F5A94" w14:textId="77777777">
            <w:pPr>
              <w:rPr>
                <w:i/>
              </w:rPr>
            </w:pPr>
            <w:r w:rsidRPr="00185596">
              <w:rPr>
                <w:i/>
              </w:rPr>
              <w:t>Dette er det som tidligere ble kalt sensitive personopplysninger (Art 9) og opplysninger om straffedommer og lovovertredelser (Art 10). Personopplysninger om rasemessig eller etnisk opprinnelse, politisk oppfatning, religion, overbevisning eller fagforeningsmedlemskap, samt behandling av genetiske opplysninger og biometriske opplysninger med det formål å entydig identifisere en fysisk person, helseopplysninger eller opplysninger om en fysisk persons seksuelle forhold eller seksuelle orientering.</w:t>
            </w:r>
          </w:p>
        </w:tc>
        <w:tc>
          <w:tcPr>
            <w:tcW w:w="567" w:type="dxa"/>
            <w:vMerge w:val="restart"/>
            <w:shd w:val="clear" w:color="auto" w:fill="E7E6E6" w:themeFill="background2"/>
          </w:tcPr>
          <w:p w:rsidRPr="00185596" w:rsidR="00185596" w:rsidP="00185596" w:rsidRDefault="00BB2157" w14:paraId="46828CB9" w14:textId="318D7D8B">
            <w:r>
              <w:t>x</w:t>
            </w:r>
          </w:p>
        </w:tc>
        <w:tc>
          <w:tcPr>
            <w:tcW w:w="567" w:type="dxa"/>
            <w:vMerge w:val="restart"/>
            <w:shd w:val="clear" w:color="auto" w:fill="E7E6E6" w:themeFill="background2"/>
          </w:tcPr>
          <w:p w:rsidRPr="00185596" w:rsidR="00185596" w:rsidP="00185596" w:rsidRDefault="00185596" w14:paraId="195D6E73" w14:textId="1C160EF2"/>
        </w:tc>
      </w:tr>
      <w:tr w:rsidRPr="00185596" w:rsidR="00185596" w:rsidTr="00EE4606" w14:paraId="78C29F2E" w14:textId="77777777">
        <w:trPr>
          <w:cantSplit/>
        </w:trPr>
        <w:tc>
          <w:tcPr>
            <w:tcW w:w="534" w:type="dxa"/>
            <w:vMerge/>
            <w:shd w:val="clear" w:color="auto" w:fill="E7E6E6" w:themeFill="background2"/>
          </w:tcPr>
          <w:p w:rsidRPr="00185596" w:rsidR="00185596" w:rsidP="00185596" w:rsidRDefault="00185596" w14:paraId="5EED4A2B" w14:textId="77777777"/>
        </w:tc>
        <w:tc>
          <w:tcPr>
            <w:tcW w:w="12190" w:type="dxa"/>
            <w:shd w:val="clear" w:color="auto" w:fill="E7E6E6" w:themeFill="background2"/>
          </w:tcPr>
          <w:p w:rsidRPr="00185596" w:rsidR="00185596" w:rsidP="00BB2157" w:rsidRDefault="00185596" w14:paraId="50434536" w14:textId="7755C991">
            <w:r w:rsidRPr="00185596">
              <w:rPr>
                <w:b/>
              </w:rPr>
              <w:t>Begrunnelse</w:t>
            </w:r>
            <w:r w:rsidRPr="00185596">
              <w:t xml:space="preserve">: </w:t>
            </w:r>
            <w:r w:rsidR="00BB2157">
              <w:t xml:space="preserve">Behandlingen innebærer behandling av særlige kategorier av personopplysninger. Dette taler for at det foreligger høy risiko og at det skal gjennomføres en PVK. </w:t>
            </w:r>
            <w:r w:rsidRPr="00185596">
              <w:t xml:space="preserve"> </w:t>
            </w:r>
          </w:p>
        </w:tc>
        <w:tc>
          <w:tcPr>
            <w:tcW w:w="567" w:type="dxa"/>
            <w:vMerge/>
            <w:shd w:val="clear" w:color="auto" w:fill="E7E6E6" w:themeFill="background2"/>
          </w:tcPr>
          <w:p w:rsidRPr="00185596" w:rsidR="00185596" w:rsidP="00185596" w:rsidRDefault="00185596" w14:paraId="3FC3108B" w14:textId="77777777"/>
        </w:tc>
        <w:tc>
          <w:tcPr>
            <w:tcW w:w="567" w:type="dxa"/>
            <w:vMerge/>
            <w:shd w:val="clear" w:color="auto" w:fill="E7E6E6" w:themeFill="background2"/>
          </w:tcPr>
          <w:p w:rsidRPr="00185596" w:rsidR="00185596" w:rsidP="00185596" w:rsidRDefault="00185596" w14:paraId="395E7BDD" w14:textId="77777777"/>
        </w:tc>
      </w:tr>
      <w:tr w:rsidRPr="00185596" w:rsidR="00185596" w:rsidTr="00EE4606" w14:paraId="656A0FF6" w14:textId="77777777">
        <w:trPr>
          <w:cantSplit/>
        </w:trPr>
        <w:tc>
          <w:tcPr>
            <w:tcW w:w="534" w:type="dxa"/>
            <w:vMerge w:val="restart"/>
            <w:shd w:val="clear" w:color="auto" w:fill="BFBFBF" w:themeFill="background1" w:themeFillShade="BF"/>
          </w:tcPr>
          <w:p w:rsidRPr="00185596" w:rsidR="00185596" w:rsidP="00185596" w:rsidRDefault="00185596" w14:paraId="5D619601" w14:textId="77777777">
            <w:r w:rsidRPr="00185596">
              <w:t>5.</w:t>
            </w:r>
          </w:p>
        </w:tc>
        <w:tc>
          <w:tcPr>
            <w:tcW w:w="12190" w:type="dxa"/>
            <w:shd w:val="clear" w:color="auto" w:fill="BFBFBF" w:themeFill="background1" w:themeFillShade="BF"/>
          </w:tcPr>
          <w:p w:rsidRPr="00185596" w:rsidR="00185596" w:rsidP="00185596" w:rsidRDefault="00185596" w14:paraId="03C48C98" w14:textId="77777777">
            <w:pPr>
              <w:rPr>
                <w:b/>
              </w:rPr>
            </w:pPr>
            <w:r w:rsidRPr="00185596">
              <w:rPr>
                <w:b/>
              </w:rPr>
              <w:t>Dreier det seg om en behandling av personopplysninger i stor skala?</w:t>
            </w:r>
          </w:p>
          <w:p w:rsidRPr="00185596" w:rsidR="00185596" w:rsidP="00185596" w:rsidRDefault="00185596" w14:paraId="265249BC" w14:textId="77777777">
            <w:pPr>
              <w:rPr>
                <w:i/>
              </w:rPr>
            </w:pPr>
            <w:r w:rsidRPr="00185596">
              <w:rPr>
                <w:i/>
              </w:rPr>
              <w:t>GDPR gir ingen konkret definisjon av «stor skala», men følgende faktorer bør skjønnsmessig vurderes:</w:t>
            </w:r>
          </w:p>
          <w:p w:rsidRPr="00185596" w:rsidR="00185596" w:rsidP="00767E8D" w:rsidRDefault="00185596" w14:paraId="3DE372B6" w14:textId="77777777">
            <w:pPr>
              <w:numPr>
                <w:ilvl w:val="0"/>
                <w:numId w:val="12"/>
              </w:numPr>
              <w:rPr>
                <w:i/>
              </w:rPr>
            </w:pPr>
            <w:r w:rsidRPr="00185596">
              <w:rPr>
                <w:i/>
              </w:rPr>
              <w:t>Antall registrerte (proporsjon i forhold til populasjon)</w:t>
            </w:r>
          </w:p>
          <w:p w:rsidRPr="00185596" w:rsidR="00185596" w:rsidP="00767E8D" w:rsidRDefault="00185596" w14:paraId="59B4798C" w14:textId="77777777">
            <w:pPr>
              <w:numPr>
                <w:ilvl w:val="0"/>
                <w:numId w:val="12"/>
              </w:numPr>
              <w:rPr>
                <w:i/>
              </w:rPr>
            </w:pPr>
            <w:r w:rsidRPr="00185596">
              <w:rPr>
                <w:i/>
              </w:rPr>
              <w:t>Varigheten av behandlingsaktiviteten</w:t>
            </w:r>
          </w:p>
          <w:p w:rsidRPr="00185596" w:rsidR="00185596" w:rsidP="00767E8D" w:rsidRDefault="00185596" w14:paraId="7BA7C9FF" w14:textId="77777777">
            <w:pPr>
              <w:numPr>
                <w:ilvl w:val="0"/>
                <w:numId w:val="12"/>
              </w:numPr>
              <w:rPr>
                <w:i/>
              </w:rPr>
            </w:pPr>
            <w:r w:rsidRPr="00185596">
              <w:rPr>
                <w:i/>
              </w:rPr>
              <w:t>Mengde personopplysninger som behandles</w:t>
            </w:r>
          </w:p>
          <w:p w:rsidRPr="00185596" w:rsidR="00185596" w:rsidP="00767E8D" w:rsidRDefault="00185596" w14:paraId="6EFD292E" w14:textId="77777777">
            <w:pPr>
              <w:numPr>
                <w:ilvl w:val="0"/>
                <w:numId w:val="12"/>
              </w:numPr>
            </w:pPr>
            <w:r w:rsidRPr="00185596">
              <w:rPr>
                <w:i/>
              </w:rPr>
              <w:t>Geografiske utbredelsen av behandlingsaktiviteten</w:t>
            </w:r>
          </w:p>
        </w:tc>
        <w:tc>
          <w:tcPr>
            <w:tcW w:w="567" w:type="dxa"/>
            <w:vMerge w:val="restart"/>
            <w:shd w:val="clear" w:color="auto" w:fill="E7E6E6" w:themeFill="background2"/>
          </w:tcPr>
          <w:p w:rsidRPr="00185596" w:rsidR="00185596" w:rsidP="00185596" w:rsidRDefault="00BB2157" w14:paraId="0121B922" w14:textId="3122BC95">
            <w:r>
              <w:t>x</w:t>
            </w:r>
          </w:p>
        </w:tc>
        <w:tc>
          <w:tcPr>
            <w:tcW w:w="567" w:type="dxa"/>
            <w:vMerge w:val="restart"/>
            <w:shd w:val="clear" w:color="auto" w:fill="E7E6E6" w:themeFill="background2"/>
          </w:tcPr>
          <w:p w:rsidRPr="00185596" w:rsidR="00185596" w:rsidP="00185596" w:rsidRDefault="00185596" w14:paraId="05C804BA" w14:textId="1CA9722E"/>
        </w:tc>
      </w:tr>
      <w:tr w:rsidRPr="00185596" w:rsidR="00185596" w:rsidTr="00EE4606" w14:paraId="1DEC31F3" w14:textId="77777777">
        <w:trPr>
          <w:cantSplit/>
        </w:trPr>
        <w:tc>
          <w:tcPr>
            <w:tcW w:w="534" w:type="dxa"/>
            <w:vMerge/>
            <w:shd w:val="clear" w:color="auto" w:fill="E7E6E6" w:themeFill="background2"/>
          </w:tcPr>
          <w:p w:rsidRPr="00185596" w:rsidR="00185596" w:rsidP="00185596" w:rsidRDefault="00185596" w14:paraId="30F34524" w14:textId="77777777"/>
        </w:tc>
        <w:tc>
          <w:tcPr>
            <w:tcW w:w="12190" w:type="dxa"/>
            <w:shd w:val="clear" w:color="auto" w:fill="E7E6E6" w:themeFill="background2"/>
          </w:tcPr>
          <w:p w:rsidR="00BB2157" w:rsidP="00BB2157" w:rsidRDefault="00185596" w14:paraId="0F3C751C" w14:textId="77777777">
            <w:r w:rsidRPr="00185596">
              <w:rPr>
                <w:b/>
              </w:rPr>
              <w:t>Begrunnelse</w:t>
            </w:r>
            <w:r w:rsidRPr="00185596">
              <w:t>: Det er ca. 38 000 førstegangsvedtak om uføretrygd per år.</w:t>
            </w:r>
            <w:r w:rsidRPr="00185596">
              <w:rPr>
                <w:vertAlign w:val="superscript"/>
              </w:rPr>
              <w:footnoteReference w:id="12"/>
            </w:r>
            <w:r w:rsidRPr="00185596">
              <w:t xml:space="preserve"> </w:t>
            </w:r>
            <w:r w:rsidR="00BB2157">
              <w:t xml:space="preserve">I tillegg til uføretrygd, vil det bli behandlet av personopplysninger knyttet til ulike former for pensjon. En sak om pensjon vil kunne innebære behandling av personopplysninger om flere enkeltpersoner enn søkeren, f.eks. søkers foreldre eller barn. Dette betyr at det i praksis vil behandles personopplysninger til langt flere enkeltpersoner enn antall vedtak. </w:t>
            </w:r>
          </w:p>
          <w:p w:rsidRPr="00185596" w:rsidR="00185596" w:rsidP="00BB2157" w:rsidRDefault="00185596" w14:paraId="26730486" w14:textId="1A15578A">
            <w:r w:rsidRPr="00185596">
              <w:t>Dette taler for at det</w:t>
            </w:r>
            <w:r w:rsidR="00BB2157">
              <w:t xml:space="preserve"> behandles personopplysninger i stor skala, og at det dermed</w:t>
            </w:r>
            <w:r w:rsidRPr="00185596">
              <w:t xml:space="preserve"> foreligger </w:t>
            </w:r>
            <w:r w:rsidR="00BB2157">
              <w:t>hør</w:t>
            </w:r>
            <w:r w:rsidRPr="00185596">
              <w:t xml:space="preserve"> risiko ved behandlingen</w:t>
            </w:r>
            <w:r w:rsidR="00BB2157">
              <w:t xml:space="preserve"> og at det dermed skal gjennomføres en PVK</w:t>
            </w:r>
            <w:r w:rsidRPr="00185596">
              <w:t xml:space="preserve">.   </w:t>
            </w:r>
          </w:p>
        </w:tc>
        <w:tc>
          <w:tcPr>
            <w:tcW w:w="567" w:type="dxa"/>
            <w:vMerge/>
            <w:shd w:val="clear" w:color="auto" w:fill="E7E6E6" w:themeFill="background2"/>
          </w:tcPr>
          <w:p w:rsidRPr="00185596" w:rsidR="00185596" w:rsidP="00185596" w:rsidRDefault="00185596" w14:paraId="258153AF" w14:textId="77777777"/>
        </w:tc>
        <w:tc>
          <w:tcPr>
            <w:tcW w:w="567" w:type="dxa"/>
            <w:vMerge/>
            <w:shd w:val="clear" w:color="auto" w:fill="E7E6E6" w:themeFill="background2"/>
          </w:tcPr>
          <w:p w:rsidRPr="00185596" w:rsidR="00185596" w:rsidP="00185596" w:rsidRDefault="00185596" w14:paraId="6D743398" w14:textId="77777777"/>
        </w:tc>
      </w:tr>
      <w:tr w:rsidRPr="00185596" w:rsidR="00185596" w:rsidTr="00EE4606" w14:paraId="7B537914" w14:textId="77777777">
        <w:trPr>
          <w:cantSplit/>
        </w:trPr>
        <w:tc>
          <w:tcPr>
            <w:tcW w:w="534" w:type="dxa"/>
            <w:vMerge w:val="restart"/>
            <w:shd w:val="clear" w:color="auto" w:fill="BFBFBF" w:themeFill="background1" w:themeFillShade="BF"/>
          </w:tcPr>
          <w:p w:rsidRPr="00185596" w:rsidR="00185596" w:rsidP="00185596" w:rsidRDefault="00185596" w14:paraId="09450821" w14:textId="1D655A70">
            <w:r w:rsidRPr="00185596">
              <w:t>6.</w:t>
            </w:r>
          </w:p>
        </w:tc>
        <w:tc>
          <w:tcPr>
            <w:tcW w:w="12190" w:type="dxa"/>
            <w:shd w:val="clear" w:color="auto" w:fill="BFBFBF" w:themeFill="background1" w:themeFillShade="BF"/>
          </w:tcPr>
          <w:p w:rsidRPr="00185596" w:rsidR="00185596" w:rsidP="00185596" w:rsidRDefault="00185596" w14:paraId="38558D17" w14:textId="77777777">
            <w:pPr>
              <w:rPr>
                <w:b/>
              </w:rPr>
            </w:pPr>
            <w:r w:rsidRPr="00185596">
              <w:rPr>
                <w:b/>
              </w:rPr>
              <w:t>Innebærer behandlingen at to eller flere datasett sammenstilles?</w:t>
            </w:r>
          </w:p>
          <w:p w:rsidRPr="00185596" w:rsidR="00185596" w:rsidP="00185596" w:rsidRDefault="00185596" w14:paraId="4512808D" w14:textId="77777777">
            <w:pPr>
              <w:rPr>
                <w:i/>
              </w:rPr>
            </w:pPr>
            <w:r w:rsidRPr="00185596">
              <w:rPr>
                <w:i/>
              </w:rPr>
              <w:t>Sammenstilling av personinformasjon på en måte som ville overstige de rimelige forventningene til den registrerte, eksempelvis fra to ulike behandlingsoperasjoner som utføres for forskjellige formål.</w:t>
            </w:r>
          </w:p>
        </w:tc>
        <w:tc>
          <w:tcPr>
            <w:tcW w:w="567" w:type="dxa"/>
            <w:vMerge w:val="restart"/>
            <w:shd w:val="clear" w:color="auto" w:fill="E7E6E6" w:themeFill="background2"/>
          </w:tcPr>
          <w:p w:rsidRPr="00185596" w:rsidR="00185596" w:rsidP="00185596" w:rsidRDefault="00BB2157" w14:paraId="71DA68DA" w14:textId="716CCBE2">
            <w:r>
              <w:t>x</w:t>
            </w:r>
          </w:p>
        </w:tc>
        <w:tc>
          <w:tcPr>
            <w:tcW w:w="567" w:type="dxa"/>
            <w:vMerge w:val="restart"/>
            <w:shd w:val="clear" w:color="auto" w:fill="E7E6E6" w:themeFill="background2"/>
          </w:tcPr>
          <w:p w:rsidRPr="00185596" w:rsidR="00185596" w:rsidP="00185596" w:rsidRDefault="00185596" w14:paraId="62F565E9" w14:textId="0EC6886F"/>
        </w:tc>
      </w:tr>
      <w:tr w:rsidRPr="00185596" w:rsidR="00185596" w:rsidTr="00EE4606" w14:paraId="43F3F4B7" w14:textId="77777777">
        <w:trPr>
          <w:cantSplit/>
        </w:trPr>
        <w:tc>
          <w:tcPr>
            <w:tcW w:w="534" w:type="dxa"/>
            <w:vMerge/>
            <w:shd w:val="clear" w:color="auto" w:fill="E7E6E6" w:themeFill="background2"/>
          </w:tcPr>
          <w:p w:rsidRPr="00185596" w:rsidR="00185596" w:rsidP="00185596" w:rsidRDefault="00185596" w14:paraId="4C58E183" w14:textId="77777777"/>
        </w:tc>
        <w:tc>
          <w:tcPr>
            <w:tcW w:w="12190" w:type="dxa"/>
            <w:shd w:val="clear" w:color="auto" w:fill="E7E6E6" w:themeFill="background2"/>
          </w:tcPr>
          <w:p w:rsidRPr="00185596" w:rsidR="00185596" w:rsidP="0018006E" w:rsidRDefault="00185596" w14:paraId="08D03223" w14:textId="28825FCF">
            <w:pPr>
              <w:rPr>
                <w:b/>
              </w:rPr>
            </w:pPr>
            <w:r w:rsidRPr="00354973">
              <w:rPr>
                <w:b/>
                <w:highlight w:val="lightGray"/>
                <w:rPrChange w:author="Støylen, Mari" w:date="2021-05-04T10:10:00Z" w:id="481">
                  <w:rPr>
                    <w:b/>
                  </w:rPr>
                </w:rPrChange>
              </w:rPr>
              <w:t>Begrunnelse</w:t>
            </w:r>
            <w:r w:rsidRPr="003619A4">
              <w:rPr>
                <w:b/>
                <w:strike/>
                <w:highlight w:val="lightGray"/>
                <w:rPrChange w:author="Støylen, Mari" w:date="2021-05-04T10:11:00Z" w:id="482">
                  <w:rPr>
                    <w:b/>
                  </w:rPr>
                </w:rPrChange>
              </w:rPr>
              <w:t>:</w:t>
            </w:r>
            <w:r w:rsidRPr="003619A4">
              <w:rPr>
                <w:strike/>
                <w:highlight w:val="lightGray"/>
                <w:rPrChange w:author="Støylen, Mari" w:date="2021-05-04T10:11:00Z" w:id="483">
                  <w:rPr/>
                </w:rPrChange>
              </w:rPr>
              <w:t xml:space="preserve"> EESSI er en løsning for å motta personopplysninger fra en bruker som kan ha krav på uføretrygd fra et annet EU/EØS-land. </w:t>
            </w:r>
            <w:r w:rsidRPr="003619A4" w:rsidR="0018006E">
              <w:rPr>
                <w:strike/>
                <w:highlight w:val="lightGray"/>
                <w:rPrChange w:author="Støylen, Mari" w:date="2021-05-04T10:11:00Z" w:id="484">
                  <w:rPr/>
                </w:rPrChange>
              </w:rPr>
              <w:t>I selvbetjeningsløsningen</w:t>
            </w:r>
            <w:r w:rsidRPr="003619A4">
              <w:rPr>
                <w:strike/>
                <w:highlight w:val="lightGray"/>
                <w:rPrChange w:author="Støylen, Mari" w:date="2021-05-04T10:11:00Z" w:id="485">
                  <w:rPr/>
                </w:rPrChange>
              </w:rPr>
              <w:t xml:space="preserve"> blir personopplysninger sendt til NAV direkte fra bruker, samt at løsningen automatisk henter opplysninger om bruker fra TPS. Denne behandlingen er dermed sammenstilling av de personopplysningene som bruker selv oppgir, og de som NAV allerede har i TPS.</w:t>
            </w:r>
            <w:r w:rsidRPr="00185596">
              <w:t xml:space="preserve"> </w:t>
            </w:r>
          </w:p>
        </w:tc>
        <w:tc>
          <w:tcPr>
            <w:tcW w:w="567" w:type="dxa"/>
            <w:vMerge/>
            <w:shd w:val="clear" w:color="auto" w:fill="E7E6E6" w:themeFill="background2"/>
          </w:tcPr>
          <w:p w:rsidRPr="00185596" w:rsidR="00185596" w:rsidP="00185596" w:rsidRDefault="00185596" w14:paraId="3620307F" w14:textId="77777777"/>
        </w:tc>
        <w:tc>
          <w:tcPr>
            <w:tcW w:w="567" w:type="dxa"/>
            <w:vMerge/>
            <w:shd w:val="clear" w:color="auto" w:fill="E7E6E6" w:themeFill="background2"/>
          </w:tcPr>
          <w:p w:rsidRPr="00185596" w:rsidR="00185596" w:rsidP="00185596" w:rsidRDefault="00185596" w14:paraId="0BF1526E" w14:textId="77777777"/>
        </w:tc>
      </w:tr>
      <w:tr w:rsidRPr="00185596" w:rsidR="00185596" w:rsidTr="00EE4606" w14:paraId="5B083781" w14:textId="77777777">
        <w:trPr>
          <w:cantSplit/>
        </w:trPr>
        <w:tc>
          <w:tcPr>
            <w:tcW w:w="534" w:type="dxa"/>
            <w:vMerge w:val="restart"/>
            <w:shd w:val="clear" w:color="auto" w:fill="BFBFBF" w:themeFill="background1" w:themeFillShade="BF"/>
          </w:tcPr>
          <w:p w:rsidRPr="00185596" w:rsidR="00185596" w:rsidP="00185596" w:rsidRDefault="00185596" w14:paraId="00FFF783" w14:textId="77777777">
            <w:r w:rsidRPr="00185596">
              <w:t>7.</w:t>
            </w:r>
          </w:p>
        </w:tc>
        <w:tc>
          <w:tcPr>
            <w:tcW w:w="12190" w:type="dxa"/>
            <w:shd w:val="clear" w:color="auto" w:fill="BFBFBF" w:themeFill="background1" w:themeFillShade="BF"/>
          </w:tcPr>
          <w:p w:rsidRPr="00185596" w:rsidR="00185596" w:rsidP="00185596" w:rsidRDefault="00185596" w14:paraId="76C706B2" w14:textId="77777777">
            <w:pPr>
              <w:rPr>
                <w:b/>
              </w:rPr>
            </w:pPr>
            <w:r w:rsidRPr="00185596">
              <w:rPr>
                <w:b/>
              </w:rPr>
              <w:t>Omfatter initiativet behandling av personopplysninger om individer med særlig beskyttelsesbehov?</w:t>
            </w:r>
          </w:p>
          <w:p w:rsidRPr="00185596" w:rsidR="00185596" w:rsidP="00185596" w:rsidRDefault="00185596" w14:paraId="4C58DE04" w14:textId="77777777">
            <w:pPr>
              <w:rPr>
                <w:i/>
              </w:rPr>
            </w:pPr>
            <w:r w:rsidRPr="00185596">
              <w:rPr>
                <w:i/>
              </w:rPr>
              <w:t xml:space="preserve">Individer med særlig beskyttelsesbehov inkluderer barn, ansatte (i tilfeller der det er en ubalanse i maktforholdet mellom den registrerte og den behandlingsansvarlige) og sårbare grupper i befolkningen (mentalt syke mennesker, asylsøkere, pasienter etc.) </w:t>
            </w:r>
          </w:p>
        </w:tc>
        <w:tc>
          <w:tcPr>
            <w:tcW w:w="567" w:type="dxa"/>
            <w:vMerge w:val="restart"/>
            <w:shd w:val="clear" w:color="auto" w:fill="E7E6E6" w:themeFill="background2"/>
          </w:tcPr>
          <w:p w:rsidRPr="00185596" w:rsidR="00185596" w:rsidP="00185596" w:rsidRDefault="00185596" w14:paraId="084A0E82" w14:textId="77777777">
            <w:r w:rsidRPr="00185596">
              <w:t>x</w:t>
            </w:r>
          </w:p>
        </w:tc>
        <w:tc>
          <w:tcPr>
            <w:tcW w:w="567" w:type="dxa"/>
            <w:vMerge w:val="restart"/>
            <w:shd w:val="clear" w:color="auto" w:fill="E7E6E6" w:themeFill="background2"/>
          </w:tcPr>
          <w:p w:rsidRPr="00185596" w:rsidR="00185596" w:rsidP="00185596" w:rsidRDefault="00185596" w14:paraId="1C1B368B" w14:textId="77777777"/>
        </w:tc>
      </w:tr>
      <w:tr w:rsidRPr="00185596" w:rsidR="00185596" w:rsidTr="00EE4606" w14:paraId="55D09193" w14:textId="77777777">
        <w:trPr>
          <w:cantSplit/>
        </w:trPr>
        <w:tc>
          <w:tcPr>
            <w:tcW w:w="534" w:type="dxa"/>
            <w:vMerge/>
            <w:shd w:val="clear" w:color="auto" w:fill="E7E6E6" w:themeFill="background2"/>
          </w:tcPr>
          <w:p w:rsidRPr="00185596" w:rsidR="00185596" w:rsidP="00185596" w:rsidRDefault="00185596" w14:paraId="654634DD" w14:textId="77777777"/>
        </w:tc>
        <w:tc>
          <w:tcPr>
            <w:tcW w:w="12190" w:type="dxa"/>
            <w:shd w:val="clear" w:color="auto" w:fill="E7E6E6" w:themeFill="background2"/>
          </w:tcPr>
          <w:p w:rsidRPr="00185596" w:rsidR="00185596" w:rsidP="0018006E" w:rsidRDefault="00185596" w14:paraId="76FCD0E8" w14:textId="72DD25D9">
            <w:r w:rsidRPr="00185596">
              <w:rPr>
                <w:b/>
              </w:rPr>
              <w:t>Begrunnelse</w:t>
            </w:r>
            <w:r w:rsidRPr="00185596">
              <w:t xml:space="preserve">: Personopplysningene som skal behandles i vil omfatte behandling av personopplysninger om individer med særlig beskyttelsesbehov, dette fordi de registrerte i </w:t>
            </w:r>
            <w:r w:rsidRPr="003910D0" w:rsidR="0018006E">
              <w:rPr>
                <w:strike/>
                <w:highlight w:val="lightGray"/>
                <w:rPrChange w:author="Støylen, Mari" w:date="2021-05-04T10:12:00Z" w:id="486">
                  <w:rPr/>
                </w:rPrChange>
              </w:rPr>
              <w:t>selvbetjeningsløsningen</w:t>
            </w:r>
            <w:r w:rsidRPr="00185596">
              <w:t xml:space="preserve"> vil være brukere som har søkt om uføretrygd. Dette er behandling av en brukergruppe som også er pasienter, og pasienter er en gruppe mennesker som regnes som en sårbar gruppe, jf. GDPR fortalepunkt 75. Dette taler for at denne behandlingen innebærer «høy risiko».</w:t>
            </w:r>
          </w:p>
        </w:tc>
        <w:tc>
          <w:tcPr>
            <w:tcW w:w="567" w:type="dxa"/>
            <w:vMerge/>
            <w:shd w:val="clear" w:color="auto" w:fill="E7E6E6" w:themeFill="background2"/>
          </w:tcPr>
          <w:p w:rsidRPr="00185596" w:rsidR="00185596" w:rsidP="00185596" w:rsidRDefault="00185596" w14:paraId="5BE75A54" w14:textId="77777777"/>
        </w:tc>
        <w:tc>
          <w:tcPr>
            <w:tcW w:w="567" w:type="dxa"/>
            <w:vMerge/>
            <w:shd w:val="clear" w:color="auto" w:fill="E7E6E6" w:themeFill="background2"/>
          </w:tcPr>
          <w:p w:rsidRPr="00185596" w:rsidR="00185596" w:rsidP="00185596" w:rsidRDefault="00185596" w14:paraId="558120B5" w14:textId="77777777"/>
        </w:tc>
      </w:tr>
      <w:tr w:rsidRPr="00185596" w:rsidR="00185596" w:rsidTr="00EE4606" w14:paraId="04493791" w14:textId="77777777">
        <w:trPr>
          <w:cantSplit/>
        </w:trPr>
        <w:tc>
          <w:tcPr>
            <w:tcW w:w="534" w:type="dxa"/>
            <w:vMerge w:val="restart"/>
            <w:shd w:val="clear" w:color="auto" w:fill="BFBFBF" w:themeFill="background1" w:themeFillShade="BF"/>
          </w:tcPr>
          <w:p w:rsidRPr="00185596" w:rsidR="00185596" w:rsidP="00185596" w:rsidRDefault="00185596" w14:paraId="3D6D9BBB" w14:textId="77777777">
            <w:r w:rsidRPr="00185596">
              <w:t>8.</w:t>
            </w:r>
          </w:p>
        </w:tc>
        <w:tc>
          <w:tcPr>
            <w:tcW w:w="12190" w:type="dxa"/>
            <w:shd w:val="clear" w:color="auto" w:fill="BFBFBF" w:themeFill="background1" w:themeFillShade="BF"/>
          </w:tcPr>
          <w:p w:rsidRPr="00185596" w:rsidR="00185596" w:rsidP="00185596" w:rsidRDefault="00185596" w14:paraId="30FC1AEB" w14:textId="77777777">
            <w:pPr>
              <w:rPr>
                <w:b/>
              </w:rPr>
            </w:pPr>
            <w:r w:rsidRPr="00185596">
              <w:rPr>
                <w:b/>
              </w:rPr>
              <w:t>Innebærer initiativet bruk av teknologi som er ny for bedriften?</w:t>
            </w:r>
          </w:p>
          <w:p w:rsidRPr="00185596" w:rsidR="00185596" w:rsidP="00185596" w:rsidRDefault="00185596" w14:paraId="52A175DF" w14:textId="77777777">
            <w:pPr>
              <w:rPr>
                <w:i/>
              </w:rPr>
            </w:pPr>
            <w:r w:rsidRPr="00185596">
              <w:rPr>
                <w:i/>
              </w:rPr>
              <w:t>Dette kan være ny teknologi eller allerede eksisterende teknologi som anvendes på en ny måte.</w:t>
            </w:r>
          </w:p>
        </w:tc>
        <w:tc>
          <w:tcPr>
            <w:tcW w:w="567" w:type="dxa"/>
            <w:vMerge w:val="restart"/>
            <w:shd w:val="clear" w:color="auto" w:fill="E7E6E6" w:themeFill="background2"/>
          </w:tcPr>
          <w:p w:rsidRPr="00185596" w:rsidR="00185596" w:rsidP="00185596" w:rsidRDefault="00185596" w14:paraId="1733D750" w14:textId="77777777"/>
        </w:tc>
        <w:tc>
          <w:tcPr>
            <w:tcW w:w="567" w:type="dxa"/>
            <w:vMerge w:val="restart"/>
            <w:shd w:val="clear" w:color="auto" w:fill="E7E6E6" w:themeFill="background2"/>
          </w:tcPr>
          <w:p w:rsidRPr="00185596" w:rsidR="00185596" w:rsidP="00185596" w:rsidRDefault="00185596" w14:paraId="3AD7CFBC" w14:textId="77777777">
            <w:r w:rsidRPr="00185596">
              <w:t>x</w:t>
            </w:r>
          </w:p>
        </w:tc>
      </w:tr>
      <w:tr w:rsidRPr="00185596" w:rsidR="00185596" w:rsidTr="00EE4606" w14:paraId="6382115F" w14:textId="77777777">
        <w:trPr>
          <w:cantSplit/>
        </w:trPr>
        <w:tc>
          <w:tcPr>
            <w:tcW w:w="534" w:type="dxa"/>
            <w:vMerge/>
            <w:shd w:val="clear" w:color="auto" w:fill="E7E6E6" w:themeFill="background2"/>
          </w:tcPr>
          <w:p w:rsidRPr="00185596" w:rsidR="00185596" w:rsidP="00185596" w:rsidRDefault="00185596" w14:paraId="07E5681B" w14:textId="77777777"/>
        </w:tc>
        <w:tc>
          <w:tcPr>
            <w:tcW w:w="12190" w:type="dxa"/>
            <w:shd w:val="clear" w:color="auto" w:fill="E7E6E6" w:themeFill="background2"/>
          </w:tcPr>
          <w:p w:rsidRPr="00185596" w:rsidR="00185596" w:rsidP="00FD5F12" w:rsidRDefault="00185596" w14:paraId="06D790A7" w14:textId="6CAC732F">
            <w:r w:rsidRPr="00185596">
              <w:rPr>
                <w:b/>
              </w:rPr>
              <w:t>Begrunnelse</w:t>
            </w:r>
            <w:r w:rsidRPr="00185596">
              <w:t xml:space="preserve">: Teknologien som benyttes i </w:t>
            </w:r>
            <w:r w:rsidR="00FD5F12">
              <w:t xml:space="preserve">EESSI </w:t>
            </w:r>
            <w:r w:rsidRPr="003910D0" w:rsidR="00FD5F12">
              <w:rPr>
                <w:strike/>
                <w:highlight w:val="lightGray"/>
                <w:rPrChange w:author="Støylen, Mari" w:date="2021-05-04T10:12:00Z" w:id="487">
                  <w:rPr/>
                </w:rPrChange>
              </w:rPr>
              <w:t>og i selvbetjeningsløsningen</w:t>
            </w:r>
            <w:r w:rsidRPr="00185596">
              <w:t xml:space="preserve"> har blitt brukt flere steder i NAV i ca. 1 år. Det er snakk om dokumenterte løsninger som er godkjent av sikkerhetsseksjonen i NAV. Dette taler for at denne behandlingen ikke innebærer «høy risiko», og at det dermed ikke skal gjennomføres en PVK.</w:t>
            </w:r>
          </w:p>
        </w:tc>
        <w:tc>
          <w:tcPr>
            <w:tcW w:w="567" w:type="dxa"/>
            <w:vMerge/>
            <w:shd w:val="clear" w:color="auto" w:fill="E7E6E6" w:themeFill="background2"/>
          </w:tcPr>
          <w:p w:rsidRPr="00185596" w:rsidR="00185596" w:rsidP="00185596" w:rsidRDefault="00185596" w14:paraId="16D51D07" w14:textId="77777777"/>
        </w:tc>
        <w:tc>
          <w:tcPr>
            <w:tcW w:w="567" w:type="dxa"/>
            <w:vMerge/>
            <w:shd w:val="clear" w:color="auto" w:fill="E7E6E6" w:themeFill="background2"/>
          </w:tcPr>
          <w:p w:rsidRPr="00185596" w:rsidR="00185596" w:rsidP="00185596" w:rsidRDefault="00185596" w14:paraId="08C75E87" w14:textId="77777777"/>
        </w:tc>
      </w:tr>
      <w:tr w:rsidRPr="00185596" w:rsidR="00185596" w:rsidTr="00EE4606" w14:paraId="6A5100D7" w14:textId="77777777">
        <w:trPr>
          <w:cantSplit/>
        </w:trPr>
        <w:tc>
          <w:tcPr>
            <w:tcW w:w="534" w:type="dxa"/>
            <w:vMerge w:val="restart"/>
            <w:shd w:val="clear" w:color="auto" w:fill="BFBFBF" w:themeFill="background1" w:themeFillShade="BF"/>
          </w:tcPr>
          <w:p w:rsidRPr="00185596" w:rsidR="00185596" w:rsidP="00185596" w:rsidRDefault="00185596" w14:paraId="0FE1496C" w14:textId="77777777">
            <w:r w:rsidRPr="00185596">
              <w:t>9.</w:t>
            </w:r>
          </w:p>
        </w:tc>
        <w:tc>
          <w:tcPr>
            <w:tcW w:w="12190" w:type="dxa"/>
            <w:shd w:val="clear" w:color="auto" w:fill="BFBFBF" w:themeFill="background1" w:themeFillShade="BF"/>
          </w:tcPr>
          <w:p w:rsidRPr="00185596" w:rsidR="00185596" w:rsidP="00185596" w:rsidRDefault="00185596" w14:paraId="50CA7AE4" w14:textId="77777777">
            <w:pPr>
              <w:rPr>
                <w:b/>
              </w:rPr>
            </w:pPr>
            <w:r w:rsidRPr="00185596">
              <w:rPr>
                <w:b/>
              </w:rPr>
              <w:t>Innebærer behandlingen at det vil være vanskelig for de registrerte å utøve sine rettigheter?</w:t>
            </w:r>
          </w:p>
          <w:p w:rsidRPr="00185596" w:rsidR="00185596" w:rsidP="00185596" w:rsidRDefault="00185596" w14:paraId="02D961B0" w14:textId="77777777">
            <w:pPr>
              <w:rPr>
                <w:i/>
              </w:rPr>
            </w:pPr>
            <w:r w:rsidRPr="00185596">
              <w:rPr>
                <w:i/>
              </w:rPr>
              <w:t xml:space="preserve">Når behandlingen i seg selv "hindrer registrerte fra å utøve rettighet eller bruk av en tjeneste eller en kontrakt" (jf. personvernforordningen artikkel 22 og fortalepunkt 91): Dette inkluderer prosessoperasjoner som tar sikte på å tillate, endre eller nekte registrerte tilgang til en tjeneste eller inngåelse av en kontrakt. </w:t>
            </w:r>
          </w:p>
          <w:p w:rsidRPr="00185596" w:rsidR="00185596" w:rsidP="00185596" w:rsidRDefault="00185596" w14:paraId="68853CC8" w14:textId="77777777">
            <w:pPr>
              <w:rPr>
                <w:bCs/>
              </w:rPr>
            </w:pPr>
            <w:r w:rsidRPr="00185596">
              <w:rPr>
                <w:i/>
              </w:rPr>
              <w:t>Eksempel: Banker som sjekker sine kunder mot en referansedatabase for å bestemme om de skal tilby kunden lån.</w:t>
            </w:r>
          </w:p>
        </w:tc>
        <w:tc>
          <w:tcPr>
            <w:tcW w:w="567" w:type="dxa"/>
            <w:vMerge w:val="restart"/>
            <w:shd w:val="clear" w:color="auto" w:fill="E7E6E6" w:themeFill="background2"/>
          </w:tcPr>
          <w:p w:rsidRPr="00185596" w:rsidR="00185596" w:rsidP="00185596" w:rsidRDefault="00185596" w14:paraId="5A79A610" w14:textId="77777777"/>
        </w:tc>
        <w:tc>
          <w:tcPr>
            <w:tcW w:w="567" w:type="dxa"/>
            <w:vMerge w:val="restart"/>
            <w:shd w:val="clear" w:color="auto" w:fill="E7E6E6" w:themeFill="background2"/>
          </w:tcPr>
          <w:p w:rsidRPr="00185596" w:rsidR="00185596" w:rsidP="00185596" w:rsidRDefault="00185596" w14:paraId="07E4A9C1" w14:textId="77777777">
            <w:r w:rsidRPr="00185596">
              <w:t>x</w:t>
            </w:r>
          </w:p>
        </w:tc>
      </w:tr>
      <w:tr w:rsidRPr="00185596" w:rsidR="00185596" w:rsidTr="00EE4606" w14:paraId="1B6AC74B" w14:textId="77777777">
        <w:trPr>
          <w:cantSplit/>
        </w:trPr>
        <w:tc>
          <w:tcPr>
            <w:tcW w:w="534" w:type="dxa"/>
            <w:vMerge/>
            <w:shd w:val="clear" w:color="auto" w:fill="E7E6E6" w:themeFill="background2"/>
          </w:tcPr>
          <w:p w:rsidRPr="00185596" w:rsidR="00185596" w:rsidP="00185596" w:rsidRDefault="00185596" w14:paraId="409A2CFE" w14:textId="77777777"/>
        </w:tc>
        <w:tc>
          <w:tcPr>
            <w:tcW w:w="12190" w:type="dxa"/>
            <w:shd w:val="clear" w:color="auto" w:fill="E7E6E6" w:themeFill="background2"/>
          </w:tcPr>
          <w:p w:rsidRPr="00185596" w:rsidR="00185596" w:rsidP="0018006E" w:rsidRDefault="00185596" w14:paraId="75BCF3E5" w14:textId="6D65A19D">
            <w:r w:rsidRPr="00185596">
              <w:rPr>
                <w:b/>
              </w:rPr>
              <w:t>Begrunnelse</w:t>
            </w:r>
            <w:r w:rsidRPr="00185596">
              <w:t xml:space="preserve">: Det antas at </w:t>
            </w:r>
            <w:r w:rsidR="0018006E">
              <w:t xml:space="preserve">denne </w:t>
            </w:r>
            <w:r w:rsidRPr="00185596">
              <w:t xml:space="preserve">behandling av personopplysninger ikke innebærer at det vil være vanskelig for den registrerte å ivareta sine rettigheter etter personvernlovgivningen. </w:t>
            </w:r>
          </w:p>
        </w:tc>
        <w:tc>
          <w:tcPr>
            <w:tcW w:w="567" w:type="dxa"/>
            <w:vMerge/>
            <w:shd w:val="clear" w:color="auto" w:fill="E7E6E6" w:themeFill="background2"/>
          </w:tcPr>
          <w:p w:rsidRPr="00185596" w:rsidR="00185596" w:rsidP="00185596" w:rsidRDefault="00185596" w14:paraId="6CE5A069" w14:textId="77777777"/>
        </w:tc>
        <w:tc>
          <w:tcPr>
            <w:tcW w:w="567" w:type="dxa"/>
            <w:vMerge/>
            <w:shd w:val="clear" w:color="auto" w:fill="E7E6E6" w:themeFill="background2"/>
          </w:tcPr>
          <w:p w:rsidRPr="00185596" w:rsidR="00185596" w:rsidP="00185596" w:rsidRDefault="00185596" w14:paraId="4047BEAD" w14:textId="77777777"/>
        </w:tc>
      </w:tr>
    </w:tbl>
    <w:p w:rsidR="00FD5F12" w:rsidP="006B1E0F" w:rsidRDefault="00FD5F12" w14:paraId="4D2A7F04" w14:textId="77777777"/>
    <w:p w:rsidR="00E95C6F" w:rsidP="00767E8D" w:rsidRDefault="00FD5F12" w14:paraId="2D2C36C0" w14:textId="25EDD0EC">
      <w:pPr>
        <w:pStyle w:val="Overskrift2"/>
        <w:numPr>
          <w:ilvl w:val="0"/>
          <w:numId w:val="17"/>
        </w:numPr>
      </w:pPr>
      <w:r>
        <w:t>Konklusjon</w:t>
      </w:r>
    </w:p>
    <w:p w:rsidR="00FD5F12" w:rsidP="00FD5F12" w:rsidRDefault="00FD5F12" w14:paraId="0060C18D" w14:textId="4DDCB083">
      <w:r w:rsidRPr="00D0661B">
        <w:t>På bakgrunn av vurderingene ovenfor, er det konkludert med at denne behandlingen «vil medføre en høy risiko for fysiske personers rettigheter og friheter», jf. GDPR artikkel 35 nr. 1. I vurderingen ble det særlig lagt vekt på</w:t>
      </w:r>
      <w:r>
        <w:t xml:space="preserve"> begrunnelsene under punktene 4 og</w:t>
      </w:r>
      <w:r w:rsidRPr="00D0661B">
        <w:t xml:space="preserve"> 5</w:t>
      </w:r>
      <w:r>
        <w:t>, da dette er en type behandling som Datatilsynet spesielt har trykket frem som et eksempel på behandlinger hvor det skal gjennomføres en PVK</w:t>
      </w:r>
      <w:r w:rsidRPr="00D0661B">
        <w:t xml:space="preserve">. </w:t>
      </w:r>
    </w:p>
    <w:p w:rsidRPr="00FD5F12" w:rsidR="00C8153C" w:rsidP="00FD5F12" w:rsidRDefault="00FD5F12" w14:paraId="52A1D2A4" w14:textId="0D7F13FB">
      <w:pPr>
        <w:rPr>
          <w:rFonts w:asciiTheme="majorHAnsi" w:hAnsiTheme="majorHAnsi" w:eastAsiaTheme="majorEastAsia" w:cstheme="majorBidi"/>
          <w:color w:val="2E74B5" w:themeColor="accent1" w:themeShade="BF"/>
          <w:sz w:val="28"/>
          <w:szCs w:val="32"/>
        </w:rPr>
      </w:pPr>
      <w:r w:rsidRPr="00D0661B">
        <w:t>Det skal dermed</w:t>
      </w:r>
      <w:r>
        <w:t xml:space="preserve"> gjøres en utfyllende PVK for den behandling</w:t>
      </w:r>
      <w:r w:rsidRPr="00D0661B">
        <w:t xml:space="preserve"> av personopplysninger som sk</w:t>
      </w:r>
      <w:r>
        <w:t>al gjøres i</w:t>
      </w:r>
      <w:r w:rsidRPr="00D0661B">
        <w:t xml:space="preserve"> EESSI</w:t>
      </w:r>
      <w:r>
        <w:t xml:space="preserve"> </w:t>
      </w:r>
      <w:r w:rsidR="0018006E">
        <w:t>P</w:t>
      </w:r>
      <w:r>
        <w:t>ensjon</w:t>
      </w:r>
      <w:r w:rsidR="0018006E">
        <w:t xml:space="preserve"> </w:t>
      </w:r>
      <w:r w:rsidRPr="003910D0" w:rsidR="0018006E">
        <w:rPr>
          <w:strike/>
          <w:highlight w:val="lightGray"/>
          <w:rPrChange w:author="Støylen, Mari" w:date="2021-05-04T10:12:00Z" w:id="488">
            <w:rPr/>
          </w:rPrChange>
        </w:rPr>
        <w:t>i selvbetjeningsløsningen</w:t>
      </w:r>
      <w:r w:rsidRPr="003910D0">
        <w:rPr>
          <w:highlight w:val="lightGray"/>
          <w:rPrChange w:author="Støylen, Mari" w:date="2021-05-04T10:12:00Z" w:id="489">
            <w:rPr/>
          </w:rPrChange>
        </w:rPr>
        <w:t>.</w:t>
      </w:r>
      <w:bookmarkStart w:name="_Vedlegg_2" w:id="490"/>
      <w:bookmarkStart w:name="_Toc1743411" w:id="491"/>
      <w:bookmarkEnd w:id="490"/>
      <w:r w:rsidR="00C8153C">
        <w:br w:type="page"/>
      </w:r>
    </w:p>
    <w:p w:rsidR="006B1E0F" w:rsidP="00DE7066" w:rsidRDefault="006B1E0F" w14:paraId="1AF575B4" w14:textId="77777777">
      <w:pPr>
        <w:pStyle w:val="Overskrift1"/>
        <w:sectPr w:rsidR="006B1E0F" w:rsidSect="008C136F">
          <w:pgSz w:w="16838" w:h="11906" w:orient="landscape"/>
          <w:pgMar w:top="1418" w:right="1418" w:bottom="1418" w:left="1418" w:header="709" w:footer="709" w:gutter="0"/>
          <w:cols w:space="708"/>
          <w:docGrid w:linePitch="360"/>
        </w:sectPr>
      </w:pPr>
      <w:bookmarkStart w:name="_Ref8032508" w:id="492"/>
    </w:p>
    <w:p w:rsidR="00DE7066" w:rsidP="00DE7066" w:rsidRDefault="00DE7066" w14:paraId="189A0A7B" w14:textId="60A7A86E">
      <w:pPr>
        <w:pStyle w:val="Overskrift1"/>
      </w:pPr>
      <w:bookmarkStart w:name="_Ref8036887" w:id="493"/>
      <w:bookmarkStart w:name="_Toc22546458" w:id="494"/>
      <w:r>
        <w:t>Vedlegg 2</w:t>
      </w:r>
      <w:bookmarkEnd w:id="491"/>
      <w:r w:rsidR="001747D7">
        <w:t xml:space="preserve"> Oversikt over personopplysninger som behandles</w:t>
      </w:r>
      <w:bookmarkEnd w:id="492"/>
      <w:bookmarkEnd w:id="493"/>
      <w:bookmarkEnd w:id="494"/>
    </w:p>
    <w:tbl>
      <w:tblPr>
        <w:tblStyle w:val="Tabellrutenett"/>
        <w:tblW w:w="13858"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Look w:val="04A0" w:firstRow="1" w:lastRow="0" w:firstColumn="1" w:lastColumn="0" w:noHBand="0" w:noVBand="1"/>
      </w:tblPr>
      <w:tblGrid>
        <w:gridCol w:w="2802"/>
        <w:gridCol w:w="1417"/>
        <w:gridCol w:w="7513"/>
        <w:gridCol w:w="2126"/>
      </w:tblGrid>
      <w:tr w:rsidRPr="00C763EA" w:rsidR="006B1E0F" w:rsidTr="006D0790" w14:paraId="0C0E7C91" w14:textId="77777777">
        <w:tc>
          <w:tcPr>
            <w:tcW w:w="2802" w:type="dxa"/>
            <w:shd w:val="clear" w:color="auto" w:fill="FFCCCC"/>
          </w:tcPr>
          <w:p w:rsidRPr="00C763EA" w:rsidR="006B1E0F" w:rsidP="00DA334D" w:rsidRDefault="006B1E0F" w14:paraId="164F294A" w14:textId="77777777">
            <w:pPr>
              <w:rPr>
                <w:b/>
              </w:rPr>
            </w:pPr>
            <w:r w:rsidRPr="00C763EA">
              <w:rPr>
                <w:b/>
              </w:rPr>
              <w:t xml:space="preserve">Formål </w:t>
            </w:r>
          </w:p>
        </w:tc>
        <w:tc>
          <w:tcPr>
            <w:tcW w:w="1417" w:type="dxa"/>
            <w:shd w:val="clear" w:color="auto" w:fill="FFCCCC"/>
          </w:tcPr>
          <w:p w:rsidRPr="00C763EA" w:rsidR="006B1E0F" w:rsidP="00DA334D" w:rsidRDefault="006B1E0F" w14:paraId="75EFBCC5" w14:textId="77777777">
            <w:pPr>
              <w:rPr>
                <w:b/>
              </w:rPr>
            </w:pPr>
            <w:r w:rsidRPr="00C763EA">
              <w:rPr>
                <w:b/>
              </w:rPr>
              <w:t>Kategori</w:t>
            </w:r>
          </w:p>
        </w:tc>
        <w:tc>
          <w:tcPr>
            <w:tcW w:w="7513" w:type="dxa"/>
            <w:shd w:val="clear" w:color="auto" w:fill="FFCCCC"/>
          </w:tcPr>
          <w:p w:rsidRPr="00C763EA" w:rsidR="006B1E0F" w:rsidP="00DA334D" w:rsidRDefault="006B1E0F" w14:paraId="0929B6F3" w14:textId="77777777">
            <w:pPr>
              <w:rPr>
                <w:b/>
              </w:rPr>
            </w:pPr>
            <w:r w:rsidRPr="00C763EA">
              <w:rPr>
                <w:b/>
              </w:rPr>
              <w:t xml:space="preserve">Opplysninger </w:t>
            </w:r>
            <w:r>
              <w:rPr>
                <w:b/>
              </w:rPr>
              <w:t>om søker og/eller avdød</w:t>
            </w:r>
          </w:p>
        </w:tc>
        <w:tc>
          <w:tcPr>
            <w:tcW w:w="2126" w:type="dxa"/>
            <w:shd w:val="clear" w:color="auto" w:fill="FFCCCC"/>
          </w:tcPr>
          <w:p w:rsidRPr="00C763EA" w:rsidR="006B1E0F" w:rsidP="00DA334D" w:rsidRDefault="006B1E0F" w14:paraId="205C329D" w14:textId="77777777">
            <w:pPr>
              <w:rPr>
                <w:b/>
              </w:rPr>
            </w:pPr>
            <w:r w:rsidRPr="00C763EA">
              <w:rPr>
                <w:b/>
              </w:rPr>
              <w:t>Kilde</w:t>
            </w:r>
            <w:r w:rsidRPr="00C763EA">
              <w:rPr>
                <w:rStyle w:val="Fotnotereferanse"/>
                <w:b/>
              </w:rPr>
              <w:footnoteReference w:id="13"/>
            </w:r>
          </w:p>
        </w:tc>
      </w:tr>
      <w:tr w:rsidRPr="00C763EA" w:rsidR="006B1E0F" w:rsidTr="006D0790" w14:paraId="58194A5C" w14:textId="77777777">
        <w:tc>
          <w:tcPr>
            <w:tcW w:w="2802" w:type="dxa"/>
            <w:vMerge w:val="restart"/>
            <w:shd w:val="clear" w:color="auto" w:fill="E7E6E6" w:themeFill="background2"/>
          </w:tcPr>
          <w:p w:rsidRPr="0095437A" w:rsidR="006B1E0F" w:rsidP="00DA334D" w:rsidRDefault="006B1E0F" w14:paraId="22CD7DC0" w14:textId="77777777">
            <w:r w:rsidRPr="0095437A">
              <w:t xml:space="preserve">Sikre at korrekt og tilstrekkelig trygdeinformasjon blir samlet inn fra søker slik at utenlandske trygdemyndigheter </w:t>
            </w:r>
            <w:r>
              <w:t xml:space="preserve">i første omgang kan vurdere opptjening for så å </w:t>
            </w:r>
            <w:r w:rsidRPr="0095437A">
              <w:t>ta stilling til søknaden om uføretrygd og eventuelt betale ut rettigheten.</w:t>
            </w:r>
          </w:p>
          <w:p w:rsidRPr="0095437A" w:rsidR="006B1E0F" w:rsidP="00DA334D" w:rsidRDefault="006B1E0F" w14:paraId="405DF5A2" w14:textId="77777777"/>
          <w:p w:rsidRPr="0095437A" w:rsidR="006B1E0F" w:rsidP="00DA334D" w:rsidRDefault="006B1E0F" w14:paraId="6FA51B3F" w14:textId="77777777">
            <w:r w:rsidRPr="0095437A">
              <w:t>Sikre at NAV vil kunne ivareta sin plikt til å utveksle trygdeinformasjon til andre EU/EØS-land.</w:t>
            </w:r>
          </w:p>
          <w:p w:rsidRPr="0095437A" w:rsidR="006B1E0F" w:rsidP="00DA334D" w:rsidRDefault="006B1E0F" w14:paraId="2C132019" w14:textId="77777777"/>
        </w:tc>
        <w:tc>
          <w:tcPr>
            <w:tcW w:w="1417" w:type="dxa"/>
            <w:vMerge w:val="restart"/>
            <w:shd w:val="clear" w:color="auto" w:fill="E7E6E6" w:themeFill="background2"/>
          </w:tcPr>
          <w:p w:rsidRPr="00C763EA" w:rsidR="006B1E0F" w:rsidP="00DA334D" w:rsidRDefault="006B1E0F" w14:paraId="74C31B3F" w14:textId="77777777">
            <w:r w:rsidRPr="00C763EA">
              <w:t>Personalia</w:t>
            </w:r>
          </w:p>
        </w:tc>
        <w:tc>
          <w:tcPr>
            <w:tcW w:w="7513" w:type="dxa"/>
            <w:shd w:val="clear" w:color="auto" w:fill="E7E6E6" w:themeFill="background2"/>
          </w:tcPr>
          <w:p w:rsidR="006B1E0F" w:rsidP="00DA334D" w:rsidRDefault="006B1E0F" w14:paraId="7BF93A9E" w14:textId="77777777">
            <w:r w:rsidRPr="00C763EA">
              <w:t>Navn</w:t>
            </w:r>
            <w:r>
              <w:t xml:space="preserve"> </w:t>
            </w:r>
          </w:p>
          <w:p w:rsidRPr="00C763EA" w:rsidR="006B1E0F" w:rsidP="00DA334D" w:rsidRDefault="006B1E0F" w14:paraId="234AAD9F" w14:textId="77777777">
            <w:r w:rsidRPr="00C763EA">
              <w:t>Alder</w:t>
            </w:r>
            <w:r>
              <w:t xml:space="preserve"> </w:t>
            </w:r>
          </w:p>
          <w:p w:rsidR="006B1E0F" w:rsidP="00DA334D" w:rsidRDefault="006B1E0F" w14:paraId="02F367BC" w14:textId="77777777">
            <w:r>
              <w:t>Fødsels</w:t>
            </w:r>
            <w:r w:rsidRPr="00C763EA">
              <w:t>nummer</w:t>
            </w:r>
            <w:r>
              <w:t xml:space="preserve"> </w:t>
            </w:r>
          </w:p>
          <w:p w:rsidR="006B1E0F" w:rsidP="00DA334D" w:rsidRDefault="006B1E0F" w14:paraId="4EDF48E6" w14:textId="77777777">
            <w:r>
              <w:t xml:space="preserve">D-nummer </w:t>
            </w:r>
          </w:p>
          <w:p w:rsidRPr="00C763EA" w:rsidR="006B1E0F" w:rsidP="00DA334D" w:rsidRDefault="006B1E0F" w14:paraId="66FC82D6" w14:textId="77777777">
            <w:r>
              <w:t xml:space="preserve">Aktørnummer </w:t>
            </w:r>
          </w:p>
        </w:tc>
        <w:tc>
          <w:tcPr>
            <w:tcW w:w="2126" w:type="dxa"/>
            <w:shd w:val="clear" w:color="auto" w:fill="E7E6E6" w:themeFill="background2"/>
          </w:tcPr>
          <w:p w:rsidR="006B1E0F" w:rsidP="00DA334D" w:rsidRDefault="006B1E0F" w14:paraId="00343013" w14:textId="77777777">
            <w:r w:rsidRPr="00C763EA">
              <w:t>TPS</w:t>
            </w:r>
          </w:p>
          <w:p w:rsidRPr="00C763EA" w:rsidR="006B1E0F" w:rsidP="00DA334D" w:rsidRDefault="006B1E0F" w14:paraId="6D2504B1" w14:textId="77777777">
            <w:r>
              <w:t>Aktørregisteret</w:t>
            </w:r>
          </w:p>
          <w:p w:rsidRPr="00C763EA" w:rsidR="006B1E0F" w:rsidP="00DA334D" w:rsidRDefault="006B1E0F" w14:paraId="4031F88F" w14:textId="77777777"/>
        </w:tc>
      </w:tr>
      <w:tr w:rsidRPr="00C763EA" w:rsidR="006B1E0F" w:rsidTr="006D0790" w14:paraId="57856705" w14:textId="77777777">
        <w:tc>
          <w:tcPr>
            <w:tcW w:w="2802" w:type="dxa"/>
            <w:vMerge/>
            <w:shd w:val="clear" w:color="auto" w:fill="E7E6E6" w:themeFill="background2"/>
          </w:tcPr>
          <w:p w:rsidRPr="00C763EA" w:rsidR="006B1E0F" w:rsidP="00DA334D" w:rsidRDefault="006B1E0F" w14:paraId="5D467F0A" w14:textId="77777777"/>
        </w:tc>
        <w:tc>
          <w:tcPr>
            <w:tcW w:w="1417" w:type="dxa"/>
            <w:vMerge/>
            <w:shd w:val="clear" w:color="auto" w:fill="E7E6E6" w:themeFill="background2"/>
          </w:tcPr>
          <w:p w:rsidRPr="00C763EA" w:rsidR="006B1E0F" w:rsidP="00DA334D" w:rsidRDefault="006B1E0F" w14:paraId="748497BE" w14:textId="77777777"/>
        </w:tc>
        <w:tc>
          <w:tcPr>
            <w:tcW w:w="7513" w:type="dxa"/>
            <w:shd w:val="clear" w:color="auto" w:fill="E7E6E6" w:themeFill="background2"/>
          </w:tcPr>
          <w:p w:rsidR="006B1E0F" w:rsidP="00DA334D" w:rsidRDefault="006B1E0F" w14:paraId="1DBE508F" w14:textId="77777777">
            <w:r>
              <w:t xml:space="preserve">Tidligere navn </w:t>
            </w:r>
          </w:p>
          <w:p w:rsidRPr="00C763EA" w:rsidR="006B1E0F" w:rsidP="00DA334D" w:rsidRDefault="006B1E0F" w14:paraId="29252D3B" w14:textId="77777777">
            <w:r>
              <w:t xml:space="preserve">Navn ved fødsel </w:t>
            </w:r>
          </w:p>
          <w:p w:rsidR="006B1E0F" w:rsidP="00DA334D" w:rsidRDefault="006B1E0F" w14:paraId="1244FB84" w14:textId="77777777">
            <w:r>
              <w:t xml:space="preserve">Fødselsland </w:t>
            </w:r>
          </w:p>
          <w:p w:rsidRPr="00C763EA" w:rsidR="006B1E0F" w:rsidP="00DA334D" w:rsidRDefault="006B1E0F" w14:paraId="7B71AA93" w14:textId="77777777">
            <w:r>
              <w:t xml:space="preserve">Fødselssted </w:t>
            </w:r>
          </w:p>
        </w:tc>
        <w:tc>
          <w:tcPr>
            <w:tcW w:w="2126" w:type="dxa"/>
            <w:shd w:val="clear" w:color="auto" w:fill="E7E6E6" w:themeFill="background2"/>
          </w:tcPr>
          <w:p w:rsidRPr="00C763EA" w:rsidR="006B1E0F" w:rsidP="00DA334D" w:rsidRDefault="006B1E0F" w14:paraId="52A9CF60" w14:textId="77777777">
            <w:r w:rsidRPr="00C763EA">
              <w:t>Den registrerte (søker)</w:t>
            </w:r>
          </w:p>
        </w:tc>
      </w:tr>
      <w:tr w:rsidRPr="00C763EA" w:rsidR="006B1E0F" w:rsidTr="006D0790" w14:paraId="78FA7459" w14:textId="77777777">
        <w:tc>
          <w:tcPr>
            <w:tcW w:w="2802" w:type="dxa"/>
            <w:vMerge/>
            <w:shd w:val="clear" w:color="auto" w:fill="E7E6E6" w:themeFill="background2"/>
          </w:tcPr>
          <w:p w:rsidRPr="00C763EA" w:rsidR="006B1E0F" w:rsidP="00DA334D" w:rsidRDefault="006B1E0F" w14:paraId="33CE2028" w14:textId="77777777"/>
        </w:tc>
        <w:tc>
          <w:tcPr>
            <w:tcW w:w="1417" w:type="dxa"/>
            <w:vMerge w:val="restart"/>
            <w:shd w:val="clear" w:color="auto" w:fill="E7E6E6" w:themeFill="background2"/>
          </w:tcPr>
          <w:p w:rsidRPr="00C763EA" w:rsidR="006B1E0F" w:rsidP="00DA334D" w:rsidRDefault="006B1E0F" w14:paraId="05B4633F" w14:textId="77777777">
            <w:r w:rsidRPr="00C763EA">
              <w:t>Adresse- og kontaktinformasjon</w:t>
            </w:r>
          </w:p>
        </w:tc>
        <w:tc>
          <w:tcPr>
            <w:tcW w:w="7513" w:type="dxa"/>
            <w:shd w:val="clear" w:color="auto" w:fill="E7E6E6" w:themeFill="background2"/>
          </w:tcPr>
          <w:p w:rsidRPr="00C763EA" w:rsidR="006B1E0F" w:rsidP="00DA334D" w:rsidRDefault="006B1E0F" w14:paraId="74500AA7" w14:textId="77777777">
            <w:r w:rsidRPr="00C763EA">
              <w:t>Adresse søker</w:t>
            </w:r>
          </w:p>
        </w:tc>
        <w:tc>
          <w:tcPr>
            <w:tcW w:w="2126" w:type="dxa"/>
            <w:shd w:val="clear" w:color="auto" w:fill="E7E6E6" w:themeFill="background2"/>
          </w:tcPr>
          <w:p w:rsidRPr="00C763EA" w:rsidR="006B1E0F" w:rsidP="00DA334D" w:rsidRDefault="006B1E0F" w14:paraId="3DB58D4C" w14:textId="77777777">
            <w:r w:rsidRPr="00C763EA">
              <w:t>TPS</w:t>
            </w:r>
          </w:p>
        </w:tc>
      </w:tr>
      <w:tr w:rsidRPr="00C763EA" w:rsidR="006B1E0F" w:rsidTr="006D0790" w14:paraId="109EFDCF" w14:textId="77777777">
        <w:tc>
          <w:tcPr>
            <w:tcW w:w="2802" w:type="dxa"/>
            <w:vMerge/>
            <w:shd w:val="clear" w:color="auto" w:fill="E7E6E6" w:themeFill="background2"/>
          </w:tcPr>
          <w:p w:rsidRPr="00C763EA" w:rsidR="006B1E0F" w:rsidP="00DA334D" w:rsidRDefault="006B1E0F" w14:paraId="3B4E6F12" w14:textId="77777777"/>
        </w:tc>
        <w:tc>
          <w:tcPr>
            <w:tcW w:w="1417" w:type="dxa"/>
            <w:vMerge/>
            <w:shd w:val="clear" w:color="auto" w:fill="E7E6E6" w:themeFill="background2"/>
          </w:tcPr>
          <w:p w:rsidRPr="00C763EA" w:rsidR="006B1E0F" w:rsidP="00DA334D" w:rsidRDefault="006B1E0F" w14:paraId="4B07DF61" w14:textId="77777777"/>
        </w:tc>
        <w:tc>
          <w:tcPr>
            <w:tcW w:w="7513" w:type="dxa"/>
            <w:shd w:val="clear" w:color="auto" w:fill="E7E6E6" w:themeFill="background2"/>
          </w:tcPr>
          <w:p w:rsidR="006B1E0F" w:rsidP="00DA334D" w:rsidRDefault="006B1E0F" w14:paraId="08115DEA" w14:textId="77777777">
            <w:r>
              <w:t>E-postadresse</w:t>
            </w:r>
          </w:p>
          <w:p w:rsidR="006B1E0F" w:rsidP="00DA334D" w:rsidRDefault="006B1E0F" w14:paraId="1D4C8D09" w14:textId="77777777">
            <w:r>
              <w:t>Telefonnummer</w:t>
            </w:r>
          </w:p>
          <w:p w:rsidRPr="00C763EA" w:rsidR="006B1E0F" w:rsidP="00DA334D" w:rsidRDefault="006B1E0F" w14:paraId="1CCB607F" w14:textId="77777777">
            <w:r>
              <w:t>Tidligere adresse i utlandet</w:t>
            </w:r>
          </w:p>
        </w:tc>
        <w:tc>
          <w:tcPr>
            <w:tcW w:w="2126" w:type="dxa"/>
            <w:shd w:val="clear" w:color="auto" w:fill="E7E6E6" w:themeFill="background2"/>
          </w:tcPr>
          <w:p w:rsidRPr="00C763EA" w:rsidR="006B1E0F" w:rsidP="00DA334D" w:rsidRDefault="006B1E0F" w14:paraId="4141B3E4" w14:textId="77777777">
            <w:r w:rsidRPr="00C763EA">
              <w:t>Den registrerte (søker)</w:t>
            </w:r>
          </w:p>
        </w:tc>
      </w:tr>
      <w:tr w:rsidRPr="00C763EA" w:rsidR="006B1E0F" w:rsidTr="006D0790" w14:paraId="147EFCA0" w14:textId="77777777">
        <w:tc>
          <w:tcPr>
            <w:tcW w:w="2802" w:type="dxa"/>
            <w:vMerge/>
            <w:shd w:val="clear" w:color="auto" w:fill="E7E6E6" w:themeFill="background2"/>
          </w:tcPr>
          <w:p w:rsidRPr="00C763EA" w:rsidR="006B1E0F" w:rsidP="00DA334D" w:rsidRDefault="006B1E0F" w14:paraId="3E7BA8B8" w14:textId="77777777"/>
        </w:tc>
        <w:tc>
          <w:tcPr>
            <w:tcW w:w="1417" w:type="dxa"/>
            <w:shd w:val="clear" w:color="auto" w:fill="E7E6E6" w:themeFill="background2"/>
          </w:tcPr>
          <w:p w:rsidRPr="00C763EA" w:rsidR="006B1E0F" w:rsidP="00DA334D" w:rsidRDefault="006B1E0F" w14:paraId="29046F5D" w14:textId="77777777">
            <w:r w:rsidRPr="00C763EA">
              <w:t>Familierelasjoner</w:t>
            </w:r>
          </w:p>
        </w:tc>
        <w:tc>
          <w:tcPr>
            <w:tcW w:w="7513" w:type="dxa"/>
            <w:shd w:val="clear" w:color="auto" w:fill="E7E6E6" w:themeFill="background2"/>
          </w:tcPr>
          <w:p w:rsidRPr="00C763EA" w:rsidR="006B1E0F" w:rsidP="00DA334D" w:rsidRDefault="006B1E0F" w14:paraId="2A31186E" w14:textId="77777777">
            <w:r>
              <w:t xml:space="preserve">Navn foreldre (kun hvis bruker har hatt opphold i Frankrike eller Spania) </w:t>
            </w:r>
          </w:p>
        </w:tc>
        <w:tc>
          <w:tcPr>
            <w:tcW w:w="2126" w:type="dxa"/>
            <w:shd w:val="clear" w:color="auto" w:fill="E7E6E6" w:themeFill="background2"/>
          </w:tcPr>
          <w:p w:rsidRPr="00C763EA" w:rsidR="006B1E0F" w:rsidP="00DA334D" w:rsidRDefault="006B1E0F" w14:paraId="3882FF0A" w14:textId="77777777">
            <w:r w:rsidRPr="00C763EA">
              <w:t>Den registrerte (søker)</w:t>
            </w:r>
          </w:p>
        </w:tc>
      </w:tr>
      <w:tr w:rsidRPr="00C763EA" w:rsidR="006B1E0F" w:rsidTr="006D0790" w14:paraId="14BB4FFE" w14:textId="77777777">
        <w:tc>
          <w:tcPr>
            <w:tcW w:w="2802" w:type="dxa"/>
            <w:vMerge/>
            <w:shd w:val="clear" w:color="auto" w:fill="E7E6E6" w:themeFill="background2"/>
          </w:tcPr>
          <w:p w:rsidRPr="00C763EA" w:rsidR="006B1E0F" w:rsidP="00DA334D" w:rsidRDefault="006B1E0F" w14:paraId="66AE3F5E" w14:textId="77777777"/>
        </w:tc>
        <w:tc>
          <w:tcPr>
            <w:tcW w:w="1417" w:type="dxa"/>
            <w:shd w:val="clear" w:color="auto" w:fill="E7E6E6" w:themeFill="background2"/>
          </w:tcPr>
          <w:p w:rsidRPr="00C763EA" w:rsidR="006B1E0F" w:rsidP="00DA334D" w:rsidRDefault="006B1E0F" w14:paraId="45C1F0A9" w14:textId="77777777">
            <w:r>
              <w:t>Opphold i utlandet</w:t>
            </w:r>
          </w:p>
        </w:tc>
        <w:tc>
          <w:tcPr>
            <w:tcW w:w="7513" w:type="dxa"/>
            <w:shd w:val="clear" w:color="auto" w:fill="E7E6E6" w:themeFill="background2"/>
          </w:tcPr>
          <w:p w:rsidR="006B1E0F" w:rsidP="00DA334D" w:rsidRDefault="006B1E0F" w14:paraId="3C3A525F" w14:textId="77777777">
            <w:r>
              <w:t xml:space="preserve">Arbeidsperioder </w:t>
            </w:r>
          </w:p>
          <w:p w:rsidR="006B1E0F" w:rsidP="00DA334D" w:rsidRDefault="006B1E0F" w14:paraId="2476CB39" w14:textId="77777777">
            <w:r>
              <w:t>Boperioder</w:t>
            </w:r>
          </w:p>
          <w:p w:rsidR="006B1E0F" w:rsidP="00DA334D" w:rsidRDefault="006B1E0F" w14:paraId="7C5F12D5" w14:textId="77777777">
            <w:r>
              <w:t>Utdanningsperioder</w:t>
            </w:r>
          </w:p>
          <w:p w:rsidRPr="00C763EA" w:rsidR="006B1E0F" w:rsidP="00DA334D" w:rsidRDefault="006B1E0F" w14:paraId="6662805E" w14:textId="77777777">
            <w:r>
              <w:t>Militær-/siviltjeneste</w:t>
            </w:r>
          </w:p>
        </w:tc>
        <w:tc>
          <w:tcPr>
            <w:tcW w:w="2126" w:type="dxa"/>
            <w:shd w:val="clear" w:color="auto" w:fill="E7E6E6" w:themeFill="background2"/>
          </w:tcPr>
          <w:p w:rsidRPr="00C763EA" w:rsidR="006B1E0F" w:rsidP="00DA334D" w:rsidRDefault="006B1E0F" w14:paraId="6BE39440" w14:textId="77777777">
            <w:r w:rsidRPr="00C763EA">
              <w:t>Den registrerte (søker)</w:t>
            </w:r>
          </w:p>
        </w:tc>
      </w:tr>
      <w:tr w:rsidRPr="00C763EA" w:rsidR="006B1E0F" w:rsidTr="006D0790" w14:paraId="1D68F37C" w14:textId="77777777">
        <w:tc>
          <w:tcPr>
            <w:tcW w:w="2802" w:type="dxa"/>
            <w:vMerge/>
            <w:shd w:val="clear" w:color="auto" w:fill="E7E6E6" w:themeFill="background2"/>
          </w:tcPr>
          <w:p w:rsidRPr="00C763EA" w:rsidR="006B1E0F" w:rsidP="00DA334D" w:rsidRDefault="006B1E0F" w14:paraId="70F876BF" w14:textId="77777777"/>
        </w:tc>
        <w:tc>
          <w:tcPr>
            <w:tcW w:w="1417" w:type="dxa"/>
            <w:shd w:val="clear" w:color="auto" w:fill="E7E6E6" w:themeFill="background2"/>
          </w:tcPr>
          <w:p w:rsidRPr="00C763EA" w:rsidR="006B1E0F" w:rsidP="00DA334D" w:rsidRDefault="006B1E0F" w14:paraId="06F0756D" w14:textId="77777777">
            <w:r w:rsidRPr="00C763EA">
              <w:t>Kontoopplysninger</w:t>
            </w:r>
          </w:p>
        </w:tc>
        <w:tc>
          <w:tcPr>
            <w:tcW w:w="7513" w:type="dxa"/>
            <w:shd w:val="clear" w:color="auto" w:fill="E7E6E6" w:themeFill="background2"/>
          </w:tcPr>
          <w:p w:rsidR="006B1E0F" w:rsidP="00DA334D" w:rsidRDefault="006B1E0F" w14:paraId="51D589C6" w14:textId="77777777">
            <w:r>
              <w:t>Bankens navn</w:t>
            </w:r>
          </w:p>
          <w:p w:rsidR="006B1E0F" w:rsidP="00DA334D" w:rsidRDefault="006B1E0F" w14:paraId="08134D18" w14:textId="77777777">
            <w:r>
              <w:t>Bankens adresse</w:t>
            </w:r>
          </w:p>
          <w:p w:rsidR="006B1E0F" w:rsidP="00DA334D" w:rsidRDefault="006B1E0F" w14:paraId="6781553A" w14:textId="77777777">
            <w:r>
              <w:t>SWIFT-nummer</w:t>
            </w:r>
          </w:p>
          <w:p w:rsidR="006B1E0F" w:rsidP="00DA334D" w:rsidRDefault="006B1E0F" w14:paraId="67AF8528" w14:textId="77777777">
            <w:r>
              <w:t>IBAN/kontonummer</w:t>
            </w:r>
          </w:p>
          <w:p w:rsidRPr="00C763EA" w:rsidR="006B1E0F" w:rsidP="00DA334D" w:rsidRDefault="006B1E0F" w14:paraId="53944FBC" w14:textId="77777777">
            <w:r>
              <w:t>Landet banken er i</w:t>
            </w:r>
          </w:p>
        </w:tc>
        <w:tc>
          <w:tcPr>
            <w:tcW w:w="2126" w:type="dxa"/>
            <w:shd w:val="clear" w:color="auto" w:fill="E7E6E6" w:themeFill="background2"/>
          </w:tcPr>
          <w:p w:rsidRPr="00C763EA" w:rsidR="006B1E0F" w:rsidP="00DA334D" w:rsidRDefault="006B1E0F" w14:paraId="7BC3B0F7" w14:textId="77777777">
            <w:r w:rsidRPr="00C763EA">
              <w:t>Den registrerte (søker)</w:t>
            </w:r>
          </w:p>
        </w:tc>
      </w:tr>
      <w:tr w:rsidRPr="00C763EA" w:rsidR="006B1E0F" w:rsidTr="006D0790" w14:paraId="789B201D" w14:textId="77777777">
        <w:tc>
          <w:tcPr>
            <w:tcW w:w="2802" w:type="dxa"/>
            <w:vMerge/>
            <w:shd w:val="clear" w:color="auto" w:fill="E7E6E6" w:themeFill="background2"/>
          </w:tcPr>
          <w:p w:rsidRPr="00C763EA" w:rsidR="006B1E0F" w:rsidP="00DA334D" w:rsidRDefault="006B1E0F" w14:paraId="5E51AA58" w14:textId="77777777"/>
        </w:tc>
        <w:tc>
          <w:tcPr>
            <w:tcW w:w="1417" w:type="dxa"/>
            <w:shd w:val="clear" w:color="auto" w:fill="E7E6E6" w:themeFill="background2"/>
          </w:tcPr>
          <w:p w:rsidRPr="00C763EA" w:rsidR="006B1E0F" w:rsidP="00DA334D" w:rsidRDefault="006B1E0F" w14:paraId="7E00EB0D" w14:textId="414B1E78">
            <w:r w:rsidRPr="00C763EA">
              <w:t>Trygde</w:t>
            </w:r>
            <w:r w:rsidR="006D0790">
              <w:t>-</w:t>
            </w:r>
            <w:r w:rsidRPr="00C763EA">
              <w:t xml:space="preserve">opplysninger </w:t>
            </w:r>
          </w:p>
        </w:tc>
        <w:tc>
          <w:tcPr>
            <w:tcW w:w="7513" w:type="dxa"/>
            <w:shd w:val="clear" w:color="auto" w:fill="E7E6E6" w:themeFill="background2"/>
          </w:tcPr>
          <w:p w:rsidR="006B1E0F" w:rsidP="00DA334D" w:rsidRDefault="006B1E0F" w14:paraId="04463FF2" w14:textId="77777777">
            <w:r>
              <w:t>Navn på institusjon eller trygdeordning</w:t>
            </w:r>
          </w:p>
          <w:p w:rsidR="006B1E0F" w:rsidP="00DA334D" w:rsidRDefault="006B1E0F" w14:paraId="160FE1E3" w14:textId="77777777">
            <w:r>
              <w:t>Medlemskap i utenlandsk trygdeordning</w:t>
            </w:r>
          </w:p>
          <w:p w:rsidR="006B1E0F" w:rsidP="00DA334D" w:rsidRDefault="006B1E0F" w14:paraId="7A597310" w14:textId="77777777">
            <w:r>
              <w:t>Type medlemskap</w:t>
            </w:r>
          </w:p>
          <w:p w:rsidR="006B1E0F" w:rsidP="00DA334D" w:rsidRDefault="006B1E0F" w14:paraId="54A03674" w14:textId="77777777">
            <w:proofErr w:type="spellStart"/>
            <w:r>
              <w:t>TrygdeID</w:t>
            </w:r>
            <w:proofErr w:type="spellEnd"/>
          </w:p>
          <w:p w:rsidRPr="00C763EA" w:rsidR="006B1E0F" w:rsidP="00DA334D" w:rsidRDefault="006B1E0F" w14:paraId="2155F3E8" w14:textId="77777777">
            <w:r>
              <w:t>Trygdetid, herunder opptjeningsår</w:t>
            </w:r>
          </w:p>
        </w:tc>
        <w:tc>
          <w:tcPr>
            <w:tcW w:w="2126" w:type="dxa"/>
            <w:shd w:val="clear" w:color="auto" w:fill="E7E6E6" w:themeFill="background2"/>
          </w:tcPr>
          <w:p w:rsidRPr="00C763EA" w:rsidR="006B1E0F" w:rsidP="00DA334D" w:rsidRDefault="006B1E0F" w14:paraId="797AD71B" w14:textId="77777777">
            <w:r w:rsidRPr="00C763EA">
              <w:t>Den registrerte (søker)</w:t>
            </w:r>
          </w:p>
        </w:tc>
      </w:tr>
      <w:tr w:rsidRPr="00C763EA" w:rsidR="006B1E0F" w:rsidTr="006D0790" w14:paraId="493AD6F0" w14:textId="77777777">
        <w:tc>
          <w:tcPr>
            <w:tcW w:w="2802" w:type="dxa"/>
            <w:vMerge/>
            <w:shd w:val="clear" w:color="auto" w:fill="E7E6E6" w:themeFill="background2"/>
          </w:tcPr>
          <w:p w:rsidRPr="00C763EA" w:rsidR="006B1E0F" w:rsidP="00DA334D" w:rsidRDefault="006B1E0F" w14:paraId="722BFBBB" w14:textId="77777777"/>
        </w:tc>
        <w:tc>
          <w:tcPr>
            <w:tcW w:w="1417" w:type="dxa"/>
            <w:shd w:val="clear" w:color="auto" w:fill="E7E6E6" w:themeFill="background2"/>
          </w:tcPr>
          <w:p w:rsidRPr="00C763EA" w:rsidR="006B1E0F" w:rsidP="00DA334D" w:rsidRDefault="006B1E0F" w14:paraId="1C65373D" w14:textId="49EA6C57">
            <w:r w:rsidRPr="00C763EA">
              <w:t>Arbeids</w:t>
            </w:r>
            <w:r w:rsidR="006D0790">
              <w:t>-</w:t>
            </w:r>
            <w:r w:rsidRPr="00C763EA">
              <w:t>forhold</w:t>
            </w:r>
            <w:r>
              <w:t xml:space="preserve"> i utlandet</w:t>
            </w:r>
          </w:p>
        </w:tc>
        <w:tc>
          <w:tcPr>
            <w:tcW w:w="7513" w:type="dxa"/>
            <w:shd w:val="clear" w:color="auto" w:fill="E7E6E6" w:themeFill="background2"/>
          </w:tcPr>
          <w:p w:rsidR="006B1E0F" w:rsidP="00DA334D" w:rsidRDefault="006B1E0F" w14:paraId="7204CDD6" w14:textId="77777777">
            <w:r w:rsidRPr="00C763EA">
              <w:t>Arbeidsgiver</w:t>
            </w:r>
            <w:r>
              <w:t>s navn</w:t>
            </w:r>
          </w:p>
          <w:p w:rsidRPr="00C763EA" w:rsidR="006B1E0F" w:rsidP="00DA334D" w:rsidRDefault="006B1E0F" w14:paraId="3D59912A" w14:textId="77777777">
            <w:r>
              <w:t>Sted</w:t>
            </w:r>
          </w:p>
          <w:p w:rsidRPr="00C763EA" w:rsidR="006B1E0F" w:rsidP="00DA334D" w:rsidRDefault="006B1E0F" w14:paraId="3022CD01" w14:textId="77777777">
            <w:r w:rsidRPr="00C763EA">
              <w:t>Arbeidsavtale eller kopi av oppdragsbekreftelse</w:t>
            </w:r>
            <w:r>
              <w:t>, eventuelt arbeidsattest</w:t>
            </w:r>
          </w:p>
        </w:tc>
        <w:tc>
          <w:tcPr>
            <w:tcW w:w="2126" w:type="dxa"/>
            <w:shd w:val="clear" w:color="auto" w:fill="E7E6E6" w:themeFill="background2"/>
          </w:tcPr>
          <w:p w:rsidRPr="00C763EA" w:rsidR="006B1E0F" w:rsidP="00DA334D" w:rsidRDefault="006B1E0F" w14:paraId="421F638C" w14:textId="77777777">
            <w:r w:rsidRPr="00C763EA">
              <w:t>Den registrerte (søker)</w:t>
            </w:r>
          </w:p>
        </w:tc>
      </w:tr>
      <w:tr w:rsidRPr="00C763EA" w:rsidR="006D0790" w:rsidTr="006D0790" w14:paraId="6504C69B" w14:textId="77777777">
        <w:tc>
          <w:tcPr>
            <w:tcW w:w="2802" w:type="dxa"/>
            <w:vMerge/>
            <w:shd w:val="clear" w:color="auto" w:fill="E7E6E6" w:themeFill="background2"/>
          </w:tcPr>
          <w:p w:rsidRPr="00C763EA" w:rsidR="006D0790" w:rsidP="00DA334D" w:rsidRDefault="006D0790" w14:paraId="38BFA8B4" w14:textId="77777777"/>
        </w:tc>
        <w:tc>
          <w:tcPr>
            <w:tcW w:w="1417" w:type="dxa"/>
            <w:shd w:val="clear" w:color="auto" w:fill="E7E6E6" w:themeFill="background2"/>
          </w:tcPr>
          <w:p w:rsidRPr="00C763EA" w:rsidR="006D0790" w:rsidP="00DA334D" w:rsidRDefault="006D0790" w14:paraId="2BB7C1AE" w14:textId="68741F87">
            <w:r>
              <w:t>Helse-opplysninger</w:t>
            </w:r>
          </w:p>
        </w:tc>
        <w:tc>
          <w:tcPr>
            <w:tcW w:w="7513" w:type="dxa"/>
            <w:shd w:val="clear" w:color="auto" w:fill="E7E6E6" w:themeFill="background2"/>
          </w:tcPr>
          <w:p w:rsidRPr="00C763EA" w:rsidR="006D0790" w:rsidP="00DA334D" w:rsidRDefault="006D0790" w14:paraId="438E0435" w14:textId="268206CE">
            <w:r>
              <w:t xml:space="preserve">Opplysninger om diagnose, sykdomshistorikk og leges vurdering av helsetilstand og arbeidsevne. Gjelder uføretrygd og gjenlevendepensjon.  </w:t>
            </w:r>
          </w:p>
        </w:tc>
        <w:tc>
          <w:tcPr>
            <w:tcW w:w="2126" w:type="dxa"/>
            <w:shd w:val="clear" w:color="auto" w:fill="E7E6E6" w:themeFill="background2"/>
          </w:tcPr>
          <w:p w:rsidR="006D0790" w:rsidP="00DA334D" w:rsidRDefault="006D0790" w14:paraId="03E1F860" w14:textId="77777777">
            <w:r w:rsidRPr="00C763EA">
              <w:t>Den registrerte (søker)</w:t>
            </w:r>
          </w:p>
          <w:p w:rsidRPr="00C763EA" w:rsidR="006D0790" w:rsidP="00E46FF8" w:rsidRDefault="00E46FF8" w14:paraId="3A44307C" w14:textId="4DF064F5">
            <w:r>
              <w:t>NAV innhenter fra l</w:t>
            </w:r>
            <w:r w:rsidR="006D0790">
              <w:t>ege</w:t>
            </w:r>
          </w:p>
        </w:tc>
      </w:tr>
      <w:tr w:rsidRPr="00C763EA" w:rsidR="006B1E0F" w:rsidTr="006D0790" w14:paraId="173D9B94" w14:textId="77777777">
        <w:tc>
          <w:tcPr>
            <w:tcW w:w="2802" w:type="dxa"/>
            <w:vMerge/>
            <w:shd w:val="clear" w:color="auto" w:fill="E7E6E6" w:themeFill="background2"/>
          </w:tcPr>
          <w:p w:rsidRPr="00C763EA" w:rsidR="006B1E0F" w:rsidP="00DA334D" w:rsidRDefault="006B1E0F" w14:paraId="7154904C" w14:textId="77777777"/>
        </w:tc>
        <w:tc>
          <w:tcPr>
            <w:tcW w:w="1417" w:type="dxa"/>
            <w:shd w:val="clear" w:color="auto" w:fill="E7E6E6" w:themeFill="background2"/>
          </w:tcPr>
          <w:p w:rsidRPr="00C763EA" w:rsidR="006B1E0F" w:rsidP="00DA334D" w:rsidRDefault="006D0790" w14:paraId="5430AF04" w14:textId="784B0876">
            <w:r>
              <w:t>T</w:t>
            </w:r>
            <w:r w:rsidR="006B1E0F">
              <w:t xml:space="preserve">illeggsopplysninger </w:t>
            </w:r>
          </w:p>
        </w:tc>
        <w:tc>
          <w:tcPr>
            <w:tcW w:w="7513" w:type="dxa"/>
            <w:shd w:val="clear" w:color="auto" w:fill="E7E6E6" w:themeFill="background2"/>
          </w:tcPr>
          <w:p w:rsidRPr="00C763EA" w:rsidR="006B1E0F" w:rsidP="006D0790" w:rsidRDefault="006D0790" w14:paraId="6AB70C95" w14:textId="43D033CC">
            <w:r>
              <w:t xml:space="preserve">Man kan </w:t>
            </w:r>
            <w:r w:rsidR="006B1E0F">
              <w:t>valgfritt oppgi opplysninger i fritekstfelt</w:t>
            </w:r>
            <w:r>
              <w:t xml:space="preserve"> </w:t>
            </w:r>
            <w:r w:rsidRPr="003910D0">
              <w:rPr>
                <w:strike/>
                <w:highlight w:val="lightGray"/>
                <w:rPrChange w:author="Støylen, Mari" w:date="2021-05-04T10:13:00Z" w:id="495">
                  <w:rPr/>
                </w:rPrChange>
              </w:rPr>
              <w:t>både</w:t>
            </w:r>
            <w:r>
              <w:t xml:space="preserve"> i EESSI Pensjon </w:t>
            </w:r>
            <w:r w:rsidRPr="003910D0">
              <w:rPr>
                <w:strike/>
                <w:highlight w:val="lightGray"/>
                <w:rPrChange w:author="Støylen, Mari" w:date="2021-05-04T10:13:00Z" w:id="496">
                  <w:rPr/>
                </w:rPrChange>
              </w:rPr>
              <w:t>og i selvbetjeningsløsningen</w:t>
            </w:r>
            <w:r w:rsidRPr="003910D0" w:rsidR="00F11BBB">
              <w:rPr>
                <w:strike/>
                <w:highlight w:val="lightGray"/>
                <w:rPrChange w:author="Støylen, Mari" w:date="2021-05-04T10:13:00Z" w:id="497">
                  <w:rPr/>
                </w:rPrChange>
              </w:rPr>
              <w:t>,</w:t>
            </w:r>
            <w:r>
              <w:t xml:space="preserve"> </w:t>
            </w:r>
            <w:r w:rsidR="00F11BBB">
              <w:t>samt laste opp vedlegg</w:t>
            </w:r>
            <w:r w:rsidR="006B1E0F">
              <w:t xml:space="preserve"> som er relevante for søknaden</w:t>
            </w:r>
            <w:r>
              <w:t>.</w:t>
            </w:r>
          </w:p>
        </w:tc>
        <w:tc>
          <w:tcPr>
            <w:tcW w:w="2126" w:type="dxa"/>
            <w:shd w:val="clear" w:color="auto" w:fill="E7E6E6" w:themeFill="background2"/>
          </w:tcPr>
          <w:p w:rsidR="006B1E0F" w:rsidP="00DA334D" w:rsidRDefault="006B1E0F" w14:paraId="7E668530" w14:textId="77777777">
            <w:r w:rsidRPr="00C763EA">
              <w:t xml:space="preserve">Den registrerte (søker) </w:t>
            </w:r>
          </w:p>
          <w:p w:rsidR="006D0790" w:rsidP="00DA334D" w:rsidRDefault="006D0790" w14:paraId="6F2B8C99" w14:textId="77777777">
            <w:r>
              <w:t>Utenlandske trygdemyndighet</w:t>
            </w:r>
          </w:p>
          <w:p w:rsidRPr="00C763EA" w:rsidR="006D0790" w:rsidP="00DA334D" w:rsidRDefault="006D0790" w14:paraId="0B6AB20F" w14:textId="1E58D765">
            <w:r>
              <w:t xml:space="preserve">NAV (saksbehandler eller informasjon fra </w:t>
            </w:r>
            <w:proofErr w:type="spellStart"/>
            <w:r>
              <w:t>NAVs</w:t>
            </w:r>
            <w:proofErr w:type="spellEnd"/>
            <w:r>
              <w:t xml:space="preserve"> øvrige systemer)</w:t>
            </w:r>
          </w:p>
        </w:tc>
      </w:tr>
      <w:tr w:rsidRPr="00C763EA" w:rsidR="006B1E0F" w:rsidTr="006D0790" w14:paraId="5F899419" w14:textId="77777777">
        <w:tc>
          <w:tcPr>
            <w:tcW w:w="2802" w:type="dxa"/>
            <w:vMerge/>
            <w:shd w:val="clear" w:color="auto" w:fill="E7E6E6" w:themeFill="background2"/>
          </w:tcPr>
          <w:p w:rsidRPr="00C763EA" w:rsidR="006B1E0F" w:rsidP="00DA334D" w:rsidRDefault="006B1E0F" w14:paraId="31864419" w14:textId="77777777"/>
        </w:tc>
        <w:tc>
          <w:tcPr>
            <w:tcW w:w="1417" w:type="dxa"/>
            <w:shd w:val="clear" w:color="auto" w:fill="E7E6E6" w:themeFill="background2"/>
          </w:tcPr>
          <w:p w:rsidRPr="00C763EA" w:rsidR="006B1E0F" w:rsidP="00DA334D" w:rsidRDefault="006B1E0F" w14:paraId="06EF49ED" w14:textId="22D0110F">
            <w:r w:rsidRPr="00C763EA">
              <w:t>Overskuddsinformasjon</w:t>
            </w:r>
          </w:p>
        </w:tc>
        <w:tc>
          <w:tcPr>
            <w:tcW w:w="7513" w:type="dxa"/>
            <w:shd w:val="clear" w:color="auto" w:fill="E7E6E6" w:themeFill="background2"/>
          </w:tcPr>
          <w:p w:rsidRPr="00C763EA" w:rsidR="006B1E0F" w:rsidP="00DA334D" w:rsidRDefault="006B1E0F" w14:paraId="24F3D095" w14:textId="256001A3">
            <w:r w:rsidRPr="00C763EA">
              <w:t>Opplysninger som ikke er relevant for saksbehandlingen</w:t>
            </w:r>
            <w:r>
              <w:t>, men som bruker selv oppgir i fritekstfelt eller i vedlegg</w:t>
            </w:r>
            <w:r w:rsidR="006D0790">
              <w:t>.</w:t>
            </w:r>
          </w:p>
        </w:tc>
        <w:tc>
          <w:tcPr>
            <w:tcW w:w="2126" w:type="dxa"/>
            <w:shd w:val="clear" w:color="auto" w:fill="E7E6E6" w:themeFill="background2"/>
          </w:tcPr>
          <w:p w:rsidR="006B1E0F" w:rsidP="00DA334D" w:rsidRDefault="006B1E0F" w14:paraId="20C41565" w14:textId="77777777">
            <w:r w:rsidRPr="00C763EA">
              <w:t>Den registrerte (søker)</w:t>
            </w:r>
            <w:r>
              <w:t xml:space="preserve"> </w:t>
            </w:r>
          </w:p>
          <w:p w:rsidR="006D0790" w:rsidP="00DA334D" w:rsidRDefault="006D0790" w14:paraId="3E01A1E6" w14:textId="77777777">
            <w:r>
              <w:t>Utenlandske trygdemyndighet</w:t>
            </w:r>
          </w:p>
          <w:p w:rsidRPr="00C763EA" w:rsidR="006D0790" w:rsidP="00DA334D" w:rsidRDefault="006D0790" w14:paraId="3895A28C" w14:textId="5FACCDA5">
            <w:r>
              <w:t xml:space="preserve">NAV (saksbehandler eller informasjon fra </w:t>
            </w:r>
            <w:proofErr w:type="spellStart"/>
            <w:r>
              <w:t>NAVs</w:t>
            </w:r>
            <w:proofErr w:type="spellEnd"/>
            <w:r>
              <w:t xml:space="preserve"> øvrige systemer)</w:t>
            </w:r>
          </w:p>
        </w:tc>
      </w:tr>
      <w:tr w:rsidRPr="00C763EA" w:rsidR="006B1E0F" w:rsidTr="006D0790" w14:paraId="176F10E6" w14:textId="77777777">
        <w:tc>
          <w:tcPr>
            <w:tcW w:w="2802" w:type="dxa"/>
            <w:vMerge/>
            <w:shd w:val="clear" w:color="auto" w:fill="E7E6E6" w:themeFill="background2"/>
          </w:tcPr>
          <w:p w:rsidRPr="00C763EA" w:rsidR="006B1E0F" w:rsidP="00DA334D" w:rsidRDefault="006B1E0F" w14:paraId="3C03689C" w14:textId="77777777"/>
        </w:tc>
        <w:tc>
          <w:tcPr>
            <w:tcW w:w="1417" w:type="dxa"/>
            <w:shd w:val="clear" w:color="auto" w:fill="E7E6E6" w:themeFill="background2"/>
          </w:tcPr>
          <w:p w:rsidRPr="00DC1FE5" w:rsidR="006B1E0F" w:rsidP="00DA334D" w:rsidRDefault="006B1E0F" w14:paraId="69D1073B" w14:textId="77777777">
            <w:r w:rsidRPr="00DC1FE5">
              <w:t xml:space="preserve">Brukernavn </w:t>
            </w:r>
          </w:p>
        </w:tc>
        <w:tc>
          <w:tcPr>
            <w:tcW w:w="7513" w:type="dxa"/>
            <w:shd w:val="clear" w:color="auto" w:fill="E7E6E6" w:themeFill="background2"/>
          </w:tcPr>
          <w:p w:rsidRPr="00DC1FE5" w:rsidR="006B1E0F" w:rsidP="00DA334D" w:rsidRDefault="006B1E0F" w14:paraId="130F451E" w14:textId="77777777">
            <w:proofErr w:type="spellStart"/>
            <w:r w:rsidRPr="00DC1FE5">
              <w:t>NAVident</w:t>
            </w:r>
            <w:proofErr w:type="spellEnd"/>
            <w:r w:rsidRPr="00DC1FE5">
              <w:t xml:space="preserve"> (saksbehandlere og utviklingspersonell)</w:t>
            </w:r>
          </w:p>
          <w:p w:rsidRPr="00DC1FE5" w:rsidR="006B1E0F" w:rsidP="00DA334D" w:rsidRDefault="006B1E0F" w14:paraId="4BDB4BD7" w14:textId="77777777"/>
        </w:tc>
        <w:tc>
          <w:tcPr>
            <w:tcW w:w="2126" w:type="dxa"/>
            <w:shd w:val="clear" w:color="auto" w:fill="E7E6E6" w:themeFill="background2"/>
          </w:tcPr>
          <w:p w:rsidRPr="00C763EA" w:rsidR="006B1E0F" w:rsidP="0018006E" w:rsidRDefault="0018006E" w14:paraId="36F95CEF" w14:textId="6AF8A5D5">
            <w:pPr>
              <w:rPr>
                <w:highlight w:val="yellow"/>
              </w:rPr>
            </w:pPr>
            <w:r>
              <w:t>Manuell whitelisting</w:t>
            </w:r>
          </w:p>
        </w:tc>
      </w:tr>
      <w:tr w:rsidRPr="00C763EA" w:rsidR="006B1E0F" w:rsidTr="006D0790" w14:paraId="6EA2A897" w14:textId="77777777">
        <w:tc>
          <w:tcPr>
            <w:tcW w:w="2802" w:type="dxa"/>
            <w:shd w:val="clear" w:color="auto" w:fill="E7E6E6" w:themeFill="background2"/>
          </w:tcPr>
          <w:p w:rsidRPr="00C763EA" w:rsidR="006B1E0F" w:rsidP="00DA334D" w:rsidRDefault="006B1E0F" w14:paraId="1AE7F364" w14:textId="77777777">
            <w:r>
              <w:t xml:space="preserve">Sikre at tekniske feil blir reparert </w:t>
            </w:r>
          </w:p>
        </w:tc>
        <w:tc>
          <w:tcPr>
            <w:tcW w:w="1417" w:type="dxa"/>
            <w:shd w:val="clear" w:color="auto" w:fill="E7E6E6" w:themeFill="background2"/>
          </w:tcPr>
          <w:p w:rsidRPr="00C763EA" w:rsidR="006B1E0F" w:rsidP="00DA334D" w:rsidRDefault="006B1E0F" w14:paraId="4F7100C5" w14:textId="77777777">
            <w:pPr>
              <w:rPr>
                <w:highlight w:val="yellow"/>
              </w:rPr>
            </w:pPr>
          </w:p>
        </w:tc>
        <w:tc>
          <w:tcPr>
            <w:tcW w:w="7513" w:type="dxa"/>
            <w:shd w:val="clear" w:color="auto" w:fill="E7E6E6" w:themeFill="background2"/>
          </w:tcPr>
          <w:p w:rsidRPr="00111EA9" w:rsidR="006B1E0F" w:rsidP="00DA334D" w:rsidRDefault="006B1E0F" w14:paraId="3D375D4F" w14:textId="77777777">
            <w:pPr>
              <w:pStyle w:val="Merknadstekst"/>
            </w:pPr>
            <w:r>
              <w:t>I noen spesielle feilsituasjoner logges det fødselsnummer eller d-nummer i mottaksmodulen.</w:t>
            </w:r>
            <w:r>
              <w:rPr>
                <w:rStyle w:val="Fotnotereferanse"/>
              </w:rPr>
              <w:footnoteReference w:id="14"/>
            </w:r>
            <w:r>
              <w:t xml:space="preserve"> I fagmodulen</w:t>
            </w:r>
            <w:r>
              <w:rPr>
                <w:rStyle w:val="Fotnotereferanse"/>
              </w:rPr>
              <w:footnoteReference w:id="15"/>
            </w:r>
            <w:r>
              <w:t xml:space="preserve"> og API</w:t>
            </w:r>
            <w:r>
              <w:rPr>
                <w:rStyle w:val="Fotnotereferanse"/>
              </w:rPr>
              <w:footnoteReference w:id="16"/>
            </w:r>
            <w:r>
              <w:t xml:space="preserve"> logges </w:t>
            </w:r>
            <w:proofErr w:type="spellStart"/>
            <w:r>
              <w:t>aktørid</w:t>
            </w:r>
            <w:proofErr w:type="spellEnd"/>
            <w:r>
              <w:t>.</w:t>
            </w:r>
          </w:p>
        </w:tc>
        <w:tc>
          <w:tcPr>
            <w:tcW w:w="2126" w:type="dxa"/>
            <w:shd w:val="clear" w:color="auto" w:fill="E7E6E6" w:themeFill="background2"/>
          </w:tcPr>
          <w:p w:rsidRPr="00111EA9" w:rsidR="006B1E0F" w:rsidP="00DA334D" w:rsidRDefault="006B1E0F" w14:paraId="10036E14" w14:textId="77777777">
            <w:r>
              <w:t>Logger</w:t>
            </w:r>
          </w:p>
        </w:tc>
      </w:tr>
      <w:tr w:rsidRPr="00C763EA" w:rsidR="006B1E0F" w:rsidTr="006D0790" w14:paraId="22FFD5AE" w14:textId="77777777">
        <w:tc>
          <w:tcPr>
            <w:tcW w:w="2802" w:type="dxa"/>
            <w:vMerge w:val="restart"/>
            <w:shd w:val="clear" w:color="auto" w:fill="E7E6E6" w:themeFill="background2"/>
          </w:tcPr>
          <w:p w:rsidRPr="0091594C" w:rsidR="006B1E0F" w:rsidP="00DA334D" w:rsidRDefault="006B1E0F" w14:paraId="712A92F4" w14:textId="77777777">
            <w:pPr>
              <w:rPr>
                <w:strike/>
                <w:rPrChange w:author="Støylen, Mari" w:date="2021-04-12T17:38:00Z" w:id="498">
                  <w:rPr/>
                </w:rPrChange>
              </w:rPr>
            </w:pPr>
            <w:r w:rsidRPr="003910D0">
              <w:rPr>
                <w:strike/>
                <w:highlight w:val="lightGray"/>
                <w:rPrChange w:author="Støylen, Mari" w:date="2021-05-04T10:13:00Z" w:id="499">
                  <w:rPr/>
                </w:rPrChange>
              </w:rPr>
              <w:t>Sikre at selvbetjeningsløsningen er brukervennlig</w:t>
            </w:r>
          </w:p>
        </w:tc>
        <w:tc>
          <w:tcPr>
            <w:tcW w:w="1417" w:type="dxa"/>
            <w:shd w:val="clear" w:color="auto" w:fill="E7E6E6" w:themeFill="background2"/>
          </w:tcPr>
          <w:p w:rsidR="006B1E0F" w:rsidP="00DA334D" w:rsidRDefault="006B1E0F" w14:paraId="09547C47" w14:textId="77777777">
            <w:pPr>
              <w:rPr>
                <w:highlight w:val="yellow"/>
              </w:rPr>
            </w:pPr>
            <w:r w:rsidRPr="00111EA9">
              <w:t>Tekniske opplysninger</w:t>
            </w:r>
          </w:p>
        </w:tc>
        <w:tc>
          <w:tcPr>
            <w:tcW w:w="7513" w:type="dxa"/>
            <w:shd w:val="clear" w:color="auto" w:fill="E7E6E6" w:themeFill="background2"/>
          </w:tcPr>
          <w:p w:rsidR="00FC1750" w:rsidP="00FC1750" w:rsidRDefault="00FC1750" w14:paraId="56388AFC" w14:textId="0535ADA1">
            <w:r>
              <w:t>Anonymisert IP-adresse til den registrerte</w:t>
            </w:r>
          </w:p>
          <w:p w:rsidR="006B1E0F" w:rsidP="00DA334D" w:rsidRDefault="006B1E0F" w14:paraId="093056FC" w14:textId="4F1E2760">
            <w:r>
              <w:t>Landet som bruker logget seg på fra</w:t>
            </w:r>
          </w:p>
          <w:p w:rsidR="00FC1750" w:rsidP="00DA334D" w:rsidRDefault="006B1E0F" w14:paraId="109BD611" w14:textId="6D45A282">
            <w:r>
              <w:t>Type enhet (telefon, pc)</w:t>
            </w:r>
          </w:p>
          <w:p w:rsidR="00FC1750" w:rsidP="00DA334D" w:rsidRDefault="00FC1750" w14:paraId="237847F2" w14:textId="52D6F60E">
            <w:r>
              <w:t>Resolusjon på skjermen til enheten</w:t>
            </w:r>
          </w:p>
          <w:p w:rsidR="006B1E0F" w:rsidP="00DA334D" w:rsidRDefault="006B1E0F" w14:paraId="0A7B98FC" w14:textId="77777777">
            <w:r>
              <w:t xml:space="preserve">Operativsystem </w:t>
            </w:r>
          </w:p>
          <w:p w:rsidR="006B1E0F" w:rsidP="00DA334D" w:rsidRDefault="006B1E0F" w14:paraId="42A8B2B2" w14:textId="77777777">
            <w:r>
              <w:t>Nettleser</w:t>
            </w:r>
          </w:p>
          <w:p w:rsidR="006B1E0F" w:rsidP="00DA334D" w:rsidRDefault="006B1E0F" w14:paraId="5CDC2483" w14:textId="77777777">
            <w:r>
              <w:t>Tidspunkt for pålogging</w:t>
            </w:r>
          </w:p>
          <w:p w:rsidR="006B1E0F" w:rsidP="00DA334D" w:rsidRDefault="006B1E0F" w14:paraId="4B79C761" w14:textId="77777777">
            <w:r>
              <w:t>Hvor mange ganger bruker logger seg på fra samme lokasjon</w:t>
            </w:r>
          </w:p>
          <w:p w:rsidR="00FC1750" w:rsidP="00FC1750" w:rsidRDefault="00FC1750" w14:paraId="6F4DB531" w14:textId="01BD6CD2">
            <w:r>
              <w:t xml:space="preserve">Bevegelser og klikk til styreenheten </w:t>
            </w:r>
          </w:p>
          <w:p w:rsidR="00FC1750" w:rsidP="00FC1750" w:rsidRDefault="00FC1750" w14:paraId="72C4992C" w14:textId="77777777">
            <w:r>
              <w:t>Bevegelsene på tastaturet</w:t>
            </w:r>
          </w:p>
          <w:p w:rsidR="00FC1750" w:rsidP="00FC1750" w:rsidRDefault="00FC1750" w14:paraId="4FCCEBA9" w14:textId="77777777">
            <w:r>
              <w:t>Foretrukket språk</w:t>
            </w:r>
          </w:p>
          <w:p w:rsidR="00FC1750" w:rsidP="00FC1750" w:rsidRDefault="00FC1750" w14:paraId="0471AB3B" w14:textId="27F8586F">
            <w:pPr>
              <w:rPr>
                <w:highlight w:val="yellow"/>
              </w:rPr>
            </w:pPr>
            <w:r>
              <w:t>Nettstedet som ble besøkt</w:t>
            </w:r>
          </w:p>
        </w:tc>
        <w:tc>
          <w:tcPr>
            <w:tcW w:w="2126" w:type="dxa"/>
            <w:shd w:val="clear" w:color="auto" w:fill="E7E6E6" w:themeFill="background2"/>
          </w:tcPr>
          <w:p w:rsidR="006B1E0F" w:rsidP="00DA334D" w:rsidRDefault="006B1E0F" w14:paraId="17C2B0A8" w14:textId="77777777">
            <w:pPr>
              <w:rPr>
                <w:highlight w:val="yellow"/>
              </w:rPr>
            </w:pPr>
            <w:r>
              <w:t>Automatisk innhenting fra d</w:t>
            </w:r>
            <w:r w:rsidRPr="00C763EA">
              <w:t>en registrerte (søker)</w:t>
            </w:r>
            <w:r>
              <w:t xml:space="preserve"> hvis de velger å gi NAV en tilbakemelding</w:t>
            </w:r>
          </w:p>
        </w:tc>
      </w:tr>
      <w:tr w:rsidRPr="00C763EA" w:rsidR="006B1E0F" w:rsidTr="006D0790" w14:paraId="60934B09" w14:textId="77777777">
        <w:tc>
          <w:tcPr>
            <w:tcW w:w="2802" w:type="dxa"/>
            <w:vMerge/>
            <w:shd w:val="clear" w:color="auto" w:fill="E7E6E6" w:themeFill="background2"/>
          </w:tcPr>
          <w:p w:rsidR="006B1E0F" w:rsidP="00DA334D" w:rsidRDefault="006B1E0F" w14:paraId="4BB533F9" w14:textId="77777777"/>
        </w:tc>
        <w:tc>
          <w:tcPr>
            <w:tcW w:w="1417" w:type="dxa"/>
            <w:shd w:val="clear" w:color="auto" w:fill="E7E6E6" w:themeFill="background2"/>
          </w:tcPr>
          <w:p w:rsidR="006B1E0F" w:rsidP="00DA334D" w:rsidRDefault="006B1E0F" w14:paraId="0197C767" w14:textId="77777777">
            <w:pPr>
              <w:rPr>
                <w:highlight w:val="yellow"/>
              </w:rPr>
            </w:pPr>
            <w:r w:rsidRPr="00111EA9">
              <w:t>Tilbakemeldinger knyttet til bruk av løsningen</w:t>
            </w:r>
          </w:p>
        </w:tc>
        <w:tc>
          <w:tcPr>
            <w:tcW w:w="7513" w:type="dxa"/>
            <w:shd w:val="clear" w:color="auto" w:fill="E7E6E6" w:themeFill="background2"/>
          </w:tcPr>
          <w:p w:rsidR="006B1E0F" w:rsidP="00DA334D" w:rsidRDefault="006B1E0F" w14:paraId="36C97C22" w14:textId="77777777">
            <w:r>
              <w:t xml:space="preserve">Brukerens vurdering av tjenesten i </w:t>
            </w:r>
            <w:proofErr w:type="spellStart"/>
            <w:r>
              <w:t>emoji</w:t>
            </w:r>
            <w:proofErr w:type="spellEnd"/>
          </w:p>
          <w:p w:rsidR="006B1E0F" w:rsidP="00DA334D" w:rsidRDefault="006B1E0F" w14:paraId="6AABE34A" w14:textId="77777777">
            <w:r>
              <w:t xml:space="preserve">Fritekst som bruker legger inn som tilbakemelding </w:t>
            </w:r>
          </w:p>
          <w:p w:rsidR="006B1E0F" w:rsidP="00DA334D" w:rsidRDefault="006B1E0F" w14:paraId="5F3B895D" w14:textId="77777777">
            <w:r>
              <w:t>Skjermdump som bruker laster opp for å vise til funksjonalitet i løsningen ved sin tilbakemelding</w:t>
            </w:r>
          </w:p>
        </w:tc>
        <w:tc>
          <w:tcPr>
            <w:tcW w:w="2126" w:type="dxa"/>
            <w:shd w:val="clear" w:color="auto" w:fill="E7E6E6" w:themeFill="background2"/>
          </w:tcPr>
          <w:p w:rsidRPr="00C763EA" w:rsidR="006B1E0F" w:rsidP="00DA334D" w:rsidRDefault="006B1E0F" w14:paraId="0A119BD1" w14:textId="77777777">
            <w:r w:rsidRPr="00C763EA">
              <w:t>Den registrerte (søker)</w:t>
            </w:r>
          </w:p>
        </w:tc>
      </w:tr>
    </w:tbl>
    <w:p w:rsidR="00E95C6F" w:rsidP="00E95C6F" w:rsidRDefault="00E95C6F" w14:paraId="6942B9B9" w14:textId="77777777"/>
    <w:p w:rsidR="006B1E0F" w:rsidRDefault="006B1E0F" w14:paraId="1355E10F" w14:textId="77777777">
      <w:pPr>
        <w:spacing w:before="0"/>
        <w:rPr>
          <w:rFonts w:asciiTheme="majorHAnsi" w:hAnsiTheme="majorHAnsi" w:eastAsiaTheme="majorEastAsia" w:cstheme="majorBidi"/>
          <w:color w:val="2E74B5" w:themeColor="accent1" w:themeShade="BF"/>
          <w:sz w:val="32"/>
          <w:szCs w:val="32"/>
        </w:rPr>
      </w:pPr>
      <w:bookmarkStart w:name="_Vedlegg_3" w:id="500"/>
      <w:bookmarkStart w:name="_Ref8032724" w:id="501"/>
      <w:bookmarkStart w:name="_Toc1743412" w:id="502"/>
      <w:bookmarkEnd w:id="500"/>
      <w:r>
        <w:br w:type="page"/>
      </w:r>
    </w:p>
    <w:p w:rsidR="006B1E0F" w:rsidP="004E2441" w:rsidRDefault="006B1E0F" w14:paraId="0D6C7EF5" w14:textId="77777777">
      <w:pPr>
        <w:pStyle w:val="Overskrift1"/>
        <w:sectPr w:rsidR="006B1E0F" w:rsidSect="008C136F">
          <w:pgSz w:w="16838" w:h="11906" w:orient="landscape"/>
          <w:pgMar w:top="1418" w:right="1418" w:bottom="1418" w:left="1418" w:header="709" w:footer="709" w:gutter="0"/>
          <w:cols w:space="708"/>
          <w:docGrid w:linePitch="360"/>
        </w:sectPr>
      </w:pPr>
    </w:p>
    <w:p w:rsidR="00C8153C" w:rsidP="004E2441" w:rsidRDefault="004E2441" w14:paraId="0FBB95DD" w14:textId="55B149E3">
      <w:pPr>
        <w:pStyle w:val="Overskrift1"/>
      </w:pPr>
      <w:bookmarkStart w:name="_Toc22546459" w:id="503"/>
      <w:r>
        <w:t xml:space="preserve">Vedlegg 3 </w:t>
      </w:r>
      <w:r w:rsidR="00C8153C">
        <w:t>Beskrivelse av løsningen</w:t>
      </w:r>
      <w:bookmarkEnd w:id="501"/>
      <w:bookmarkEnd w:id="503"/>
    </w:p>
    <w:p w:rsidR="00F116DD" w:rsidP="00392EB9" w:rsidRDefault="00F116DD" w14:paraId="3B0161FA" w14:textId="3C6AA9E6">
      <w:pPr>
        <w:pStyle w:val="Overskrift2"/>
        <w:numPr>
          <w:ilvl w:val="0"/>
          <w:numId w:val="22"/>
        </w:numPr>
        <w:spacing w:before="240"/>
        <w:rPr>
          <w:lang w:val="nn-NO"/>
        </w:rPr>
      </w:pPr>
      <w:r>
        <w:rPr>
          <w:lang w:val="nn-NO"/>
        </w:rPr>
        <w:t>EESSI Pensjon</w:t>
      </w:r>
    </w:p>
    <w:p w:rsidRPr="0027206B" w:rsidR="00F116DD" w:rsidP="00F116DD" w:rsidRDefault="00F116DD" w14:paraId="3F0AD66F" w14:textId="3F187622">
      <w:pPr>
        <w:pStyle w:val="Overskrift3"/>
        <w:rPr>
          <w:lang w:val="nn-NO"/>
        </w:rPr>
      </w:pPr>
      <w:r w:rsidRPr="0027206B">
        <w:rPr>
          <w:lang w:val="nn-NO"/>
        </w:rPr>
        <w:t>Elektronisk utveksling av trygdeinformasjon i EØS</w:t>
      </w:r>
    </w:p>
    <w:p w:rsidRPr="00F1784D" w:rsidR="00F116DD" w:rsidP="00F116DD" w:rsidRDefault="00F116DD" w14:paraId="1DD1251C" w14:textId="77777777">
      <w:pPr>
        <w:rPr>
          <w:lang w:val="nn-NO"/>
        </w:rPr>
      </w:pPr>
      <w:r w:rsidRPr="00FD01DC">
        <w:rPr>
          <w:lang w:val="nn-NO"/>
        </w:rPr>
        <w:t xml:space="preserve">I løpet av 2019 er </w:t>
      </w:r>
      <w:r w:rsidRPr="00F1784D">
        <w:rPr>
          <w:lang w:val="nn-NO"/>
        </w:rPr>
        <w:t xml:space="preserve">det planlagt at utveksling av trygdeinformasjon mellom </w:t>
      </w:r>
      <w:proofErr w:type="spellStart"/>
      <w:r w:rsidRPr="00F1784D">
        <w:rPr>
          <w:lang w:val="nn-NO"/>
        </w:rPr>
        <w:t>landene</w:t>
      </w:r>
      <w:proofErr w:type="spellEnd"/>
      <w:r w:rsidRPr="00F1784D">
        <w:rPr>
          <w:lang w:val="nn-NO"/>
        </w:rPr>
        <w:t xml:space="preserve"> i EØS-området </w:t>
      </w:r>
      <w:proofErr w:type="spellStart"/>
      <w:r w:rsidRPr="00F1784D">
        <w:rPr>
          <w:lang w:val="nn-NO"/>
        </w:rPr>
        <w:t>hovedsakelig</w:t>
      </w:r>
      <w:proofErr w:type="spellEnd"/>
      <w:r w:rsidRPr="00F1784D">
        <w:rPr>
          <w:lang w:val="nn-NO"/>
        </w:rPr>
        <w:t xml:space="preserve"> skal skje elektronisk. Fram til nå skjer den på papir, i form av </w:t>
      </w:r>
      <w:proofErr w:type="spellStart"/>
      <w:r w:rsidRPr="00F1784D">
        <w:rPr>
          <w:lang w:val="nn-NO"/>
        </w:rPr>
        <w:t>blanketter</w:t>
      </w:r>
      <w:proofErr w:type="spellEnd"/>
      <w:r w:rsidRPr="00F1784D">
        <w:rPr>
          <w:lang w:val="nn-NO"/>
        </w:rPr>
        <w:t xml:space="preserve"> som er </w:t>
      </w:r>
      <w:proofErr w:type="spellStart"/>
      <w:r w:rsidRPr="00F1784D">
        <w:rPr>
          <w:lang w:val="nn-NO"/>
        </w:rPr>
        <w:t>fastsatt</w:t>
      </w:r>
      <w:proofErr w:type="spellEnd"/>
      <w:r w:rsidRPr="00F1784D">
        <w:rPr>
          <w:lang w:val="nn-NO"/>
        </w:rPr>
        <w:t xml:space="preserve"> av EU. </w:t>
      </w:r>
    </w:p>
    <w:p w:rsidR="00F116DD" w:rsidP="00F116DD" w:rsidRDefault="00F116DD" w14:paraId="7B897344" w14:textId="77777777">
      <w:r w:rsidRPr="001C4678">
        <w:t xml:space="preserve">NAV har en løsning under utvikling som skal sikre at de elektroniske meldingene blir hentet inn til NAV og distribuert til etatens ulike fagsystemer. Løsningen utvikles av prosjektet EESSI2 (Electronic Exchange </w:t>
      </w:r>
      <w:proofErr w:type="spellStart"/>
      <w:r w:rsidRPr="001C4678">
        <w:t>of</w:t>
      </w:r>
      <w:proofErr w:type="spellEnd"/>
      <w:r w:rsidRPr="001C4678">
        <w:t xml:space="preserve"> </w:t>
      </w:r>
      <w:proofErr w:type="spellStart"/>
      <w:r w:rsidRPr="001C4678">
        <w:t>Social</w:t>
      </w:r>
      <w:proofErr w:type="spellEnd"/>
      <w:r w:rsidRPr="001C4678">
        <w:t xml:space="preserve"> Security Information). EESSI er også navnet på det sentrale prosjektet i EU</w:t>
      </w:r>
      <w:r>
        <w:t>, selve meldingssystemet,</w:t>
      </w:r>
      <w:r w:rsidRPr="001C4678">
        <w:t xml:space="preserve"> som leverer </w:t>
      </w:r>
      <w:r>
        <w:t>en</w:t>
      </w:r>
      <w:r w:rsidRPr="001C4678">
        <w:t xml:space="preserve"> felles infrastruktur</w:t>
      </w:r>
      <w:r>
        <w:t xml:space="preserve">. </w:t>
      </w:r>
      <w:r w:rsidRPr="001C4678">
        <w:t>Den elektroniske utvekslingen skal skje gjennom aksesspunkter i de enkelte landene, gjennom bruk av en egen type meldinger kalt SED (Strukturerte elektronis</w:t>
      </w:r>
      <w:r>
        <w:t xml:space="preserve">ke dokumenter). Kommunikasjonen skjer via </w:t>
      </w:r>
      <w:proofErr w:type="spellStart"/>
      <w:r>
        <w:t>predefinerte</w:t>
      </w:r>
      <w:proofErr w:type="spellEnd"/>
      <w:r>
        <w:t xml:space="preserve"> prosesser kalt Business </w:t>
      </w:r>
      <w:proofErr w:type="spellStart"/>
      <w:r>
        <w:t>Use</w:t>
      </w:r>
      <w:proofErr w:type="spellEnd"/>
      <w:r>
        <w:t xml:space="preserve"> Cases (</w:t>
      </w:r>
      <w:proofErr w:type="spellStart"/>
      <w:r>
        <w:t>BUCs</w:t>
      </w:r>
      <w:proofErr w:type="spellEnd"/>
      <w:r>
        <w:t>).</w:t>
      </w:r>
    </w:p>
    <w:p w:rsidR="00F116DD" w:rsidP="00F116DD" w:rsidRDefault="00F116DD" w14:paraId="0BA20AFF" w14:textId="77777777"/>
    <w:p w:rsidR="00F116DD" w:rsidP="00F116DD" w:rsidRDefault="00F116DD" w14:paraId="6317FE92" w14:textId="6B82C18F">
      <w:pPr>
        <w:pStyle w:val="Bildetekst"/>
        <w:keepNext/>
        <w:jc w:val="center"/>
      </w:pPr>
      <w:r>
        <w:t xml:space="preserve">Figur </w:t>
      </w:r>
      <w:r>
        <w:fldChar w:fldCharType="begin"/>
      </w:r>
      <w:r>
        <w:instrText>SEQ Figur \* ARABIC</w:instrText>
      </w:r>
      <w:r>
        <w:fldChar w:fldCharType="separate"/>
      </w:r>
      <w:r w:rsidR="00D96E46">
        <w:rPr>
          <w:noProof/>
        </w:rPr>
        <w:t>2</w:t>
      </w:r>
      <w:r>
        <w:fldChar w:fldCharType="end"/>
      </w:r>
      <w:r>
        <w:t xml:space="preserve"> Skjematisk </w:t>
      </w:r>
      <w:r w:rsidRPr="00A52C81">
        <w:t>fremstilling av infrastrukturen i EESSI</w:t>
      </w:r>
      <w:r w:rsidRPr="00A419DF">
        <w:rPr>
          <w:sz w:val="20"/>
          <w:szCs w:val="20"/>
          <w:vertAlign w:val="superscript"/>
        </w:rPr>
        <w:footnoteReference w:id="17"/>
      </w:r>
      <w:r>
        <w:rPr>
          <w:rStyle w:val="Fotnotereferanse"/>
        </w:rPr>
        <w:footnoteReference w:id="18"/>
      </w:r>
    </w:p>
    <w:p w:rsidR="00F116DD" w:rsidP="00FB0774" w:rsidRDefault="00F116DD" w14:paraId="2A8E2572" w14:textId="77777777">
      <w:pPr>
        <w:keepNext/>
        <w:spacing w:after="0"/>
        <w:jc w:val="center"/>
      </w:pPr>
      <w:r w:rsidRPr="00CE47C6">
        <w:rPr>
          <w:noProof/>
          <w:lang w:eastAsia="nb-NO"/>
        </w:rPr>
        <w:drawing>
          <wp:inline distT="0" distB="0" distL="0" distR="0" wp14:anchorId="05DCCA60" wp14:editId="22D26F0B">
            <wp:extent cx="4219575" cy="3717203"/>
            <wp:effectExtent l="0" t="0" r="0" b="0"/>
            <wp:docPr id="1026" name="Picture 2" descr="Int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nt doma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19575" cy="3717203"/>
                    </a:xfrm>
                    <a:prstGeom prst="rect">
                      <a:avLst/>
                    </a:prstGeom>
                    <a:noFill/>
                    <a:ln>
                      <a:noFill/>
                    </a:ln>
                  </pic:spPr>
                </pic:pic>
              </a:graphicData>
            </a:graphic>
          </wp:inline>
        </w:drawing>
      </w:r>
    </w:p>
    <w:p w:rsidRPr="00A419DF" w:rsidR="00F116DD" w:rsidP="00F116DD" w:rsidRDefault="00F116DD" w14:paraId="2A3F4A4D" w14:textId="77777777">
      <w:pPr>
        <w:spacing w:after="0"/>
        <w:rPr>
          <w:i/>
          <w:szCs w:val="20"/>
          <w:u w:val="single"/>
        </w:rPr>
      </w:pPr>
    </w:p>
    <w:p w:rsidR="00F116DD" w:rsidP="00F116DD" w:rsidRDefault="00F116DD" w14:paraId="5912352D" w14:textId="77777777">
      <w:r>
        <w:t xml:space="preserve">Figuren er en konseptuell skisse over infrastrukturen, og den viser </w:t>
      </w:r>
      <w:r w:rsidRPr="009167C0">
        <w:rPr>
          <w:i/>
        </w:rPr>
        <w:t>ikke</w:t>
      </w:r>
      <w:r>
        <w:t xml:space="preserve"> mønsteret for utveksling av personopplysninger. I kjernen av løsningen, dvs. den sentrale servicenoden (CSN) og den sentrale infrastrukturen (rosa farge i figuren ovenfor), finnes ingen personopplysninger. Personopplysninger utveksles direkte fra ett aksesspunkt til et annet (</w:t>
      </w:r>
      <w:proofErr w:type="spellStart"/>
      <w:r>
        <w:t>endpoint</w:t>
      </w:r>
      <w:proofErr w:type="spellEnd"/>
      <w:r>
        <w:t xml:space="preserve"> to </w:t>
      </w:r>
      <w:proofErr w:type="spellStart"/>
      <w:r>
        <w:t>endpoint</w:t>
      </w:r>
      <w:proofErr w:type="spellEnd"/>
      <w:r>
        <w:t>), og mellom aksesspunktet og de ulike institusjonene i hvert enkelt land.</w:t>
      </w:r>
    </w:p>
    <w:p w:rsidRPr="00AC2135" w:rsidR="00F116DD" w:rsidP="00F116DD" w:rsidRDefault="00F116DD" w14:paraId="2A8EEAF2" w14:textId="77777777">
      <w:r w:rsidRPr="00AC2135">
        <w:t xml:space="preserve">Den sentrale servicenoden (CSN) er en del av </w:t>
      </w:r>
      <w:proofErr w:type="spellStart"/>
      <w:r w:rsidRPr="00AC2135">
        <w:t>EESSIs</w:t>
      </w:r>
      <w:proofErr w:type="spellEnd"/>
      <w:r w:rsidRPr="00AC2135">
        <w:t xml:space="preserve"> grunnleggende infrastruktur som driftes og vedlikeholde</w:t>
      </w:r>
      <w:r>
        <w:t>s</w:t>
      </w:r>
      <w:r w:rsidRPr="00AC2135">
        <w:t xml:space="preserve"> av EU-kommisjonen (rosa farge i figuren ovenfor). CNS inneholder en sentral </w:t>
      </w:r>
      <w:r>
        <w:t>katalog</w:t>
      </w:r>
      <w:r w:rsidRPr="00AC2135">
        <w:t xml:space="preserve"> </w:t>
      </w:r>
      <w:r>
        <w:t>(</w:t>
      </w:r>
      <w:proofErr w:type="spellStart"/>
      <w:r>
        <w:t>Institution</w:t>
      </w:r>
      <w:proofErr w:type="spellEnd"/>
      <w:r>
        <w:t xml:space="preserve"> </w:t>
      </w:r>
      <w:proofErr w:type="spellStart"/>
      <w:r>
        <w:t>Repository</w:t>
      </w:r>
      <w:proofErr w:type="spellEnd"/>
      <w:r>
        <w:t xml:space="preserve"> (IR)) </w:t>
      </w:r>
      <w:r w:rsidRPr="00AC2135">
        <w:t xml:space="preserve">med informasjon som gjør det mulig for brukere av EESSI å utveksle </w:t>
      </w:r>
      <w:proofErr w:type="spellStart"/>
      <w:r w:rsidRPr="00AC2135">
        <w:t>SEDer</w:t>
      </w:r>
      <w:proofErr w:type="spellEnd"/>
      <w:r w:rsidRPr="00AC2135">
        <w:t xml:space="preserve"> på en korrekt måte</w:t>
      </w:r>
      <w:r>
        <w:t xml:space="preserve">. IR inneholder </w:t>
      </w:r>
      <w:r w:rsidRPr="00AC2135">
        <w:t xml:space="preserve">f.eks. </w:t>
      </w:r>
      <w:r>
        <w:t xml:space="preserve">informasjon om hvilke </w:t>
      </w:r>
      <w:r w:rsidRPr="00AC2135">
        <w:t>trygdemyndigheter (institusjoner)</w:t>
      </w:r>
      <w:r>
        <w:t xml:space="preserve"> er </w:t>
      </w:r>
      <w:r w:rsidRPr="00AC2135">
        <w:t>godkjente</w:t>
      </w:r>
      <w:r>
        <w:t xml:space="preserve"> og som kan sende og motta </w:t>
      </w:r>
      <w:proofErr w:type="spellStart"/>
      <w:r>
        <w:t>SEDer</w:t>
      </w:r>
      <w:proofErr w:type="spellEnd"/>
      <w:r w:rsidRPr="00AC2135">
        <w:t>, regler for å validere meldinger, autentifisering og autorisasjon av aksesspunkter.</w:t>
      </w:r>
      <w:r>
        <w:t xml:space="preserve"> </w:t>
      </w:r>
    </w:p>
    <w:p w:rsidR="00F116DD" w:rsidP="00F116DD" w:rsidRDefault="00F116DD" w14:paraId="47D81975" w14:textId="77777777">
      <w:r w:rsidRPr="00AC2135">
        <w:t>Kommunikasjonen mellom trygdemyndighetene går via aksesspunktene. Dette betyr at personopplysninger utveksles direkte fra ett aksesspunkt til et annet (</w:t>
      </w:r>
      <w:proofErr w:type="spellStart"/>
      <w:r w:rsidRPr="00AC2135">
        <w:t>endpoint</w:t>
      </w:r>
      <w:proofErr w:type="spellEnd"/>
      <w:r w:rsidRPr="00AC2135">
        <w:t xml:space="preserve"> to </w:t>
      </w:r>
      <w:proofErr w:type="spellStart"/>
      <w:r w:rsidRPr="00AC2135">
        <w:t>endpoint</w:t>
      </w:r>
      <w:proofErr w:type="spellEnd"/>
      <w:r w:rsidRPr="00AC2135">
        <w:t>), og at den sentrale kjernen ikke brukes til å sende personopplysninger (</w:t>
      </w:r>
      <w:proofErr w:type="spellStart"/>
      <w:r w:rsidRPr="00AC2135">
        <w:t>SEDer</w:t>
      </w:r>
      <w:proofErr w:type="spellEnd"/>
      <w:r w:rsidRPr="00AC2135">
        <w:t xml:space="preserve">). Hvert enkelt land som kobler seg på EESSI har ansvaret for drift av aksesspunktet. Aksesspunktet etablerer grensen mellom det nasjonale og det internasjonale domenet til </w:t>
      </w:r>
      <w:proofErr w:type="spellStart"/>
      <w:r w:rsidRPr="00AC2135">
        <w:t>EESSIs</w:t>
      </w:r>
      <w:proofErr w:type="spellEnd"/>
      <w:r w:rsidRPr="00AC2135">
        <w:t xml:space="preserve"> ende-til-ende nettverk. Aksesspunkter er </w:t>
      </w:r>
      <w:proofErr w:type="spellStart"/>
      <w:r w:rsidRPr="00AC2135">
        <w:t>gatewayene</w:t>
      </w:r>
      <w:proofErr w:type="spellEnd"/>
      <w:r w:rsidRPr="00AC2135">
        <w:t xml:space="preserve"> som håndhever meldingsprotokollen; de kontrollerer at meldingene overholder formater, rekkefølge for sending og mottak av meldinger og de aksjonene som mottak av meldingene initierer. </w:t>
      </w:r>
    </w:p>
    <w:p w:rsidR="00F116DD" w:rsidP="00F116DD" w:rsidRDefault="00F116DD" w14:paraId="48558BA6" w14:textId="77777777">
      <w:r>
        <w:t xml:space="preserve">Den internasjonale kommunikasjonen i EESSI skjer over TESTA. Dette er et sikkert nettverk som driftes av EU-kommisjonen, mens kommunikasjonen fra det nasjonale aksesspunktet og inn til godkjente institusjoner, skjer på nasjonale sikre nettverk som driftes av det enkelte medlemslandet. </w:t>
      </w:r>
    </w:p>
    <w:p w:rsidRPr="00313C16" w:rsidR="00F116DD" w:rsidP="00F116DD" w:rsidRDefault="00F116DD" w14:paraId="14DB3999" w14:textId="77777777">
      <w:pPr>
        <w:pStyle w:val="Overskrift3"/>
        <w:rPr>
          <w:lang w:val="nn-NO"/>
        </w:rPr>
      </w:pPr>
      <w:r w:rsidRPr="00313C16">
        <w:rPr>
          <w:lang w:val="nn-NO"/>
        </w:rPr>
        <w:t>Meldingsutveksling og informasjonsflyt i EESSI</w:t>
      </w:r>
    </w:p>
    <w:p w:rsidRPr="00313C16" w:rsidR="00F116DD" w:rsidP="00F116DD" w:rsidRDefault="00F116DD" w14:paraId="393D5157" w14:textId="03F157C2">
      <w:pPr>
        <w:pStyle w:val="Bildetekst"/>
        <w:keepNext/>
        <w:jc w:val="center"/>
        <w:rPr>
          <w:lang w:val="nn-NO"/>
        </w:rPr>
      </w:pPr>
      <w:r w:rsidRPr="00313C16">
        <w:rPr>
          <w:lang w:val="nn-NO"/>
        </w:rPr>
        <w:t xml:space="preserve">Figur </w:t>
      </w:r>
      <w:r w:rsidR="00D96E46">
        <w:rPr>
          <w:lang w:val="nn-NO"/>
        </w:rPr>
        <w:fldChar w:fldCharType="begin"/>
      </w:r>
      <w:r w:rsidR="00D96E46">
        <w:rPr>
          <w:lang w:val="nn-NO"/>
        </w:rPr>
        <w:instrText xml:space="preserve"> SEQ Figur \* ARABIC </w:instrText>
      </w:r>
      <w:r w:rsidR="00D96E46">
        <w:rPr>
          <w:lang w:val="nn-NO"/>
        </w:rPr>
        <w:fldChar w:fldCharType="separate"/>
      </w:r>
      <w:r w:rsidR="00D96E46">
        <w:rPr>
          <w:noProof/>
          <w:lang w:val="nn-NO"/>
        </w:rPr>
        <w:t>3</w:t>
      </w:r>
      <w:r w:rsidR="00D96E46">
        <w:rPr>
          <w:lang w:val="nn-NO"/>
        </w:rPr>
        <w:fldChar w:fldCharType="end"/>
      </w:r>
      <w:r w:rsidRPr="00313C16">
        <w:rPr>
          <w:lang w:val="nn-NO"/>
        </w:rPr>
        <w:t xml:space="preserve"> Meldingsutveksling i EESSI</w:t>
      </w:r>
      <w:r>
        <w:rPr>
          <w:rStyle w:val="Fotnotereferanse"/>
        </w:rPr>
        <w:footnoteReference w:id="19"/>
      </w:r>
    </w:p>
    <w:p w:rsidR="00F116DD" w:rsidP="00F116DD" w:rsidRDefault="00F116DD" w14:paraId="00663746" w14:textId="77777777">
      <w:pPr>
        <w:keepNext/>
      </w:pPr>
      <w:r>
        <w:rPr>
          <w:noProof/>
          <w:lang w:eastAsia="nb-NO"/>
        </w:rPr>
        <w:drawing>
          <wp:inline distT="0" distB="0" distL="0" distR="0" wp14:anchorId="49F15CB0" wp14:editId="4B7DA74C">
            <wp:extent cx="6539788" cy="3372978"/>
            <wp:effectExtent l="0" t="0" r="0" b="0"/>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82147.tmp"/>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52286" cy="3379424"/>
                    </a:xfrm>
                    <a:prstGeom prst="rect">
                      <a:avLst/>
                    </a:prstGeom>
                  </pic:spPr>
                </pic:pic>
              </a:graphicData>
            </a:graphic>
          </wp:inline>
        </w:drawing>
      </w:r>
    </w:p>
    <w:p w:rsidR="00F116DD" w:rsidP="00F116DD" w:rsidRDefault="00F116DD" w14:paraId="6C632289" w14:textId="77777777">
      <w:r w:rsidRPr="0069428A">
        <w:t xml:space="preserve">EESSI-løsningen har to </w:t>
      </w:r>
      <w:proofErr w:type="spellStart"/>
      <w:r w:rsidRPr="0069428A">
        <w:t>hovedflyter</w:t>
      </w:r>
      <w:proofErr w:type="spellEnd"/>
      <w:r w:rsidRPr="0069428A">
        <w:t xml:space="preserve"> for personopplysninger: SED Ut (når Norge initierer en meldingsutveksling med et annet EØS-land), og SED Inn (når et annet EØS-land initierer en meldingsutveksling med Norge). De to prosessene er ulike i begynnelsen (første SED)</w:t>
      </w:r>
      <w:r>
        <w:t>, men e</w:t>
      </w:r>
      <w:r w:rsidRPr="0069428A">
        <w:t xml:space="preserve">tter første melding i samme sak blir prosessene like.   </w:t>
      </w:r>
    </w:p>
    <w:p w:rsidR="00F116DD" w:rsidP="00F116DD" w:rsidRDefault="00F116DD" w14:paraId="3230E51F" w14:textId="77777777">
      <w:pPr>
        <w:pStyle w:val="Overskrift3"/>
      </w:pPr>
      <w:r w:rsidRPr="00A419DF">
        <w:t>Detaljert beskrivelse</w:t>
      </w:r>
      <w:r>
        <w:t xml:space="preserve"> av komponenter i løsningen</w:t>
      </w:r>
    </w:p>
    <w:p w:rsidR="00F116DD" w:rsidP="00F116DD" w:rsidRDefault="00F116DD" w14:paraId="18D2A829" w14:textId="77777777">
      <w:pPr>
        <w:pStyle w:val="Overskrift4"/>
      </w:pPr>
      <w:r>
        <w:t>Aksesspunktet</w:t>
      </w:r>
    </w:p>
    <w:p w:rsidR="00F116DD" w:rsidP="00F116DD" w:rsidRDefault="00F116DD" w14:paraId="6489F4D3" w14:textId="77777777">
      <w:r>
        <w:t xml:space="preserve">Norges aksesspunkt, som driftes og forvaltes av NAV, behandler data både for NAV og for de øvrige norske EESSI-institusjonene. Aksesspunktet mottar krypterte elektroniske meldinger fra aksesspunktene i de andre EØS-landene. I aksesspunktet </w:t>
      </w:r>
      <w:proofErr w:type="spellStart"/>
      <w:r>
        <w:t>dekrypteres</w:t>
      </w:r>
      <w:proofErr w:type="spellEnd"/>
      <w:r>
        <w:t xml:space="preserve"> meldingen, og en fullstendig og ukryptert versjon av melding lagres i en egen base, AP Message </w:t>
      </w:r>
      <w:proofErr w:type="spellStart"/>
      <w:r>
        <w:t>Archiving</w:t>
      </w:r>
      <w:proofErr w:type="spellEnd"/>
      <w:r>
        <w:t xml:space="preserve"> som er en del av aksesspunktet. Formålet med denne lagringen er dels ikke-benekt, dels gjenoppretting av informasjon i tilfelle noe feiler. Lagring i Message </w:t>
      </w:r>
      <w:proofErr w:type="spellStart"/>
      <w:r>
        <w:t>Archiving</w:t>
      </w:r>
      <w:proofErr w:type="spellEnd"/>
      <w:r>
        <w:t xml:space="preserve"> er tidsbegrenset, og eier av aksesspunktet (NAV) setter selv tidsrommet meldingene skal oppbevares der før sletting. I første omgang, inntil det er vunnet erfaring med behov for lagring, settes tiden til 60 dager.</w:t>
      </w:r>
    </w:p>
    <w:p w:rsidRPr="00937DAD" w:rsidR="00F116DD" w:rsidP="00F116DD" w:rsidRDefault="00F116DD" w14:paraId="1B822AE1" w14:textId="77777777">
      <w:r>
        <w:t xml:space="preserve">Når det avdekkes feil og mangler ved en eller flere meldinger i aksesspunktet, vil teknisk personell se på meldingen, og gjøre nødvendige tiltak for å korrigere feil. Deretter krypteres meldingen, og sendes til rett institusjon, basert på de metadata om mottaker som følger den krypterte meldingen inn til aksesspunktet. Alle vedlegg til meldinger blir skannet for virus / </w:t>
      </w:r>
      <w:proofErr w:type="spellStart"/>
      <w:r>
        <w:t>malware</w:t>
      </w:r>
      <w:proofErr w:type="spellEnd"/>
      <w:r>
        <w:t xml:space="preserve"> i aksesspunktet. Meldinger med mistanke om </w:t>
      </w:r>
      <w:proofErr w:type="spellStart"/>
      <w:r>
        <w:t>malware</w:t>
      </w:r>
      <w:proofErr w:type="spellEnd"/>
      <w:r>
        <w:t xml:space="preserve"> settes i karantene, og avsenderlandet varsles, slik at de har mulighet til å sende oppdatert informasjon.  </w:t>
      </w:r>
    </w:p>
    <w:p w:rsidRPr="00AB5209" w:rsidR="00F116DD" w:rsidP="00F116DD" w:rsidRDefault="00F116DD" w14:paraId="6BB3C69D" w14:textId="77777777">
      <w:pPr>
        <w:pStyle w:val="Overskrift4"/>
      </w:pPr>
      <w:r w:rsidRPr="00AB5209">
        <w:t xml:space="preserve">Meldingene som utveksles – strukturerte elektroniske dokumenter (SED) </w:t>
      </w:r>
    </w:p>
    <w:p w:rsidRPr="00D86410" w:rsidR="00F116DD" w:rsidP="00F116DD" w:rsidRDefault="00F116DD" w14:paraId="6AD75CCF" w14:textId="77777777">
      <w:pPr>
        <w:rPr>
          <w:iCs/>
          <w:szCs w:val="20"/>
        </w:rPr>
      </w:pPr>
      <w:proofErr w:type="spellStart"/>
      <w:r w:rsidRPr="00D86410">
        <w:rPr>
          <w:iCs/>
          <w:szCs w:val="20"/>
        </w:rPr>
        <w:t>SEDene</w:t>
      </w:r>
      <w:proofErr w:type="spellEnd"/>
      <w:r w:rsidRPr="00D86410">
        <w:rPr>
          <w:iCs/>
          <w:szCs w:val="20"/>
        </w:rPr>
        <w:t xml:space="preserve"> er tilgjengelige på alle offisielle EU-språk, pluss norsk. Dette innebærer at alle land kan fylle inn og motta SED på sitt eget språk. Informasjonen i alle SED er strukturert og kan derfor lett oversettes til andre språk. Løsningen garanterer at betydningen beholdes når SED sendes på ett språk til andre land som tar den inn på sitt eget språk. </w:t>
      </w:r>
      <w:r w:rsidRPr="007D7581">
        <w:rPr>
          <w:iCs/>
          <w:szCs w:val="20"/>
        </w:rPr>
        <w:t xml:space="preserve">Dette forutsetter bruk av RINA, EUs egen applikasjon for behandling av </w:t>
      </w:r>
      <w:proofErr w:type="spellStart"/>
      <w:r w:rsidRPr="007D7581">
        <w:rPr>
          <w:iCs/>
          <w:szCs w:val="20"/>
        </w:rPr>
        <w:t>SEDer</w:t>
      </w:r>
      <w:proofErr w:type="spellEnd"/>
      <w:r w:rsidRPr="007D7581">
        <w:rPr>
          <w:iCs/>
          <w:szCs w:val="20"/>
        </w:rPr>
        <w:t xml:space="preserve">. Oversettelse skjer ved visning av SED og oversettelse gjelder da kun ledetekster og ikke innhold. Innhold, eller fritekstfelter i </w:t>
      </w:r>
      <w:proofErr w:type="spellStart"/>
      <w:r w:rsidRPr="007D7581">
        <w:rPr>
          <w:iCs/>
          <w:szCs w:val="20"/>
        </w:rPr>
        <w:t>SEDer</w:t>
      </w:r>
      <w:proofErr w:type="spellEnd"/>
      <w:r>
        <w:rPr>
          <w:iCs/>
          <w:szCs w:val="20"/>
        </w:rPr>
        <w:t xml:space="preserve"> kan oversettes og vises for sa</w:t>
      </w:r>
      <w:r w:rsidRPr="007D7581">
        <w:rPr>
          <w:iCs/>
          <w:szCs w:val="20"/>
        </w:rPr>
        <w:t>ksbehandlere ved hjelp av EUs eget oversettingsapplikasjon som er tilgjengeliggjort i RINA.</w:t>
      </w:r>
    </w:p>
    <w:tbl>
      <w:tblPr>
        <w:tblStyle w:val="Tabellrutenett"/>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86"/>
        <w:gridCol w:w="4386"/>
      </w:tblGrid>
      <w:tr w:rsidR="00F116DD" w:rsidTr="00DA334D" w14:paraId="1374D292" w14:textId="77777777">
        <w:tc>
          <w:tcPr>
            <w:tcW w:w="4928" w:type="dxa"/>
          </w:tcPr>
          <w:p w:rsidR="00F116DD" w:rsidP="00DA334D" w:rsidRDefault="00F116DD" w14:paraId="63106111" w14:textId="77777777">
            <w:pPr>
              <w:spacing w:after="120"/>
            </w:pPr>
            <w:r>
              <w:t xml:space="preserve">Meldingsformatet som brukes til å utveksle personopplysninger i EESSI består av følgende komponenter: </w:t>
            </w:r>
          </w:p>
          <w:p w:rsidR="00F116DD" w:rsidP="00DA334D" w:rsidRDefault="00F116DD" w14:paraId="0668AA5D" w14:textId="77777777">
            <w:pPr>
              <w:spacing w:after="120"/>
            </w:pPr>
            <w:r w:rsidRPr="00436FAC">
              <w:rPr>
                <w:b/>
              </w:rPr>
              <w:t>SOAP Header</w:t>
            </w:r>
            <w:r>
              <w:t xml:space="preserve"> – inneholder avsender og mottakende institusjons ID. Denne informasjonen brukes til å validere den innkommende meldingen. </w:t>
            </w:r>
          </w:p>
          <w:p w:rsidR="00F116DD" w:rsidP="00DA334D" w:rsidRDefault="00F116DD" w14:paraId="785C5573" w14:textId="77777777">
            <w:r w:rsidRPr="004B6ACB">
              <w:rPr>
                <w:b/>
              </w:rPr>
              <w:t xml:space="preserve">Business </w:t>
            </w:r>
            <w:proofErr w:type="spellStart"/>
            <w:r w:rsidRPr="004B6ACB">
              <w:rPr>
                <w:b/>
              </w:rPr>
              <w:t>Document</w:t>
            </w:r>
            <w:proofErr w:type="spellEnd"/>
            <w:r>
              <w:t xml:space="preserve"> – inneholder:</w:t>
            </w:r>
          </w:p>
          <w:p w:rsidRPr="00F116DD" w:rsidR="00F116DD" w:rsidP="00392EB9" w:rsidRDefault="00F116DD" w14:paraId="0947084E" w14:textId="77777777">
            <w:pPr>
              <w:pStyle w:val="Listeavsnitt"/>
              <w:numPr>
                <w:ilvl w:val="0"/>
                <w:numId w:val="20"/>
              </w:numPr>
              <w:spacing w:before="120" w:after="160" w:line="259" w:lineRule="auto"/>
              <w:ind w:left="426" w:hanging="426"/>
              <w:rPr>
                <w:sz w:val="22"/>
              </w:rPr>
            </w:pPr>
            <w:r w:rsidRPr="00F116DD">
              <w:rPr>
                <w:b/>
                <w:sz w:val="22"/>
              </w:rPr>
              <w:t xml:space="preserve">Standard Business </w:t>
            </w:r>
            <w:proofErr w:type="spellStart"/>
            <w:r w:rsidRPr="00F116DD">
              <w:rPr>
                <w:b/>
                <w:sz w:val="22"/>
              </w:rPr>
              <w:t>Document</w:t>
            </w:r>
            <w:proofErr w:type="spellEnd"/>
            <w:r w:rsidRPr="00F116DD">
              <w:rPr>
                <w:b/>
                <w:sz w:val="22"/>
              </w:rPr>
              <w:t xml:space="preserve"> Header</w:t>
            </w:r>
            <w:r w:rsidRPr="00F116DD">
              <w:rPr>
                <w:sz w:val="22"/>
              </w:rPr>
              <w:t xml:space="preserve"> </w:t>
            </w:r>
            <w:r w:rsidRPr="00F116DD">
              <w:rPr>
                <w:b/>
                <w:sz w:val="22"/>
              </w:rPr>
              <w:t>(SBDH)</w:t>
            </w:r>
            <w:r w:rsidRPr="00F116DD">
              <w:rPr>
                <w:sz w:val="22"/>
              </w:rPr>
              <w:t xml:space="preserve"> - inneholder avsender og mottakende institusjons ID. Denne informasjonen brukes til å validere innholdet i meldingen etter at den er mottatt og lagret i aksesspunktet.</w:t>
            </w:r>
          </w:p>
          <w:p w:rsidRPr="00F116DD" w:rsidR="00F116DD" w:rsidP="00392EB9" w:rsidRDefault="00F116DD" w14:paraId="05163EA1" w14:textId="77777777">
            <w:pPr>
              <w:pStyle w:val="Listeavsnitt"/>
              <w:numPr>
                <w:ilvl w:val="0"/>
                <w:numId w:val="20"/>
              </w:numPr>
              <w:spacing w:before="120" w:after="160" w:line="259" w:lineRule="auto"/>
              <w:ind w:left="426" w:hanging="426"/>
              <w:rPr>
                <w:sz w:val="22"/>
              </w:rPr>
            </w:pPr>
            <w:proofErr w:type="spellStart"/>
            <w:r w:rsidRPr="00F116DD">
              <w:rPr>
                <w:b/>
                <w:sz w:val="22"/>
              </w:rPr>
              <w:t>Structured</w:t>
            </w:r>
            <w:proofErr w:type="spellEnd"/>
            <w:r w:rsidRPr="00F116DD">
              <w:rPr>
                <w:b/>
                <w:sz w:val="22"/>
              </w:rPr>
              <w:t xml:space="preserve"> Electronic </w:t>
            </w:r>
            <w:proofErr w:type="spellStart"/>
            <w:r w:rsidRPr="00F116DD">
              <w:rPr>
                <w:b/>
                <w:sz w:val="22"/>
              </w:rPr>
              <w:t>Documents</w:t>
            </w:r>
            <w:proofErr w:type="spellEnd"/>
            <w:r w:rsidRPr="00F116DD">
              <w:rPr>
                <w:b/>
                <w:sz w:val="22"/>
              </w:rPr>
              <w:t xml:space="preserve"> (SEDs) </w:t>
            </w:r>
            <w:r w:rsidRPr="00F116DD">
              <w:rPr>
                <w:sz w:val="22"/>
              </w:rPr>
              <w:t xml:space="preserve">– </w:t>
            </w:r>
            <w:proofErr w:type="spellStart"/>
            <w:r w:rsidRPr="00F116DD">
              <w:rPr>
                <w:sz w:val="22"/>
              </w:rPr>
              <w:t>SEDene</w:t>
            </w:r>
            <w:proofErr w:type="spellEnd"/>
            <w:r w:rsidRPr="00F116DD">
              <w:rPr>
                <w:sz w:val="22"/>
              </w:rPr>
              <w:t xml:space="preserve"> er middelet hvor </w:t>
            </w:r>
            <w:proofErr w:type="spellStart"/>
            <w:r w:rsidRPr="00F116DD">
              <w:rPr>
                <w:sz w:val="22"/>
              </w:rPr>
              <w:t>hovedutvekslingen</w:t>
            </w:r>
            <w:proofErr w:type="spellEnd"/>
            <w:r w:rsidRPr="00F116DD">
              <w:rPr>
                <w:sz w:val="22"/>
              </w:rPr>
              <w:t xml:space="preserve"> av informasjon mellom medlemslandenes trygdemyndigheter skjer. Det er definert ved EU-reguleringer hva innholdet i de ulike </w:t>
            </w:r>
            <w:proofErr w:type="spellStart"/>
            <w:r w:rsidRPr="00F116DD">
              <w:rPr>
                <w:sz w:val="22"/>
              </w:rPr>
              <w:t>SEDene</w:t>
            </w:r>
            <w:proofErr w:type="spellEnd"/>
            <w:r w:rsidRPr="00F116DD">
              <w:rPr>
                <w:sz w:val="22"/>
              </w:rPr>
              <w:t xml:space="preserve"> skal være. I EESSI er </w:t>
            </w:r>
            <w:proofErr w:type="spellStart"/>
            <w:r w:rsidRPr="00F116DD">
              <w:rPr>
                <w:sz w:val="22"/>
              </w:rPr>
              <w:t>SEDene</w:t>
            </w:r>
            <w:proofErr w:type="spellEnd"/>
            <w:r w:rsidRPr="00F116DD">
              <w:rPr>
                <w:sz w:val="22"/>
              </w:rPr>
              <w:t xml:space="preserve"> fysisk </w:t>
            </w:r>
            <w:proofErr w:type="gramStart"/>
            <w:r w:rsidRPr="00F116DD">
              <w:rPr>
                <w:sz w:val="22"/>
              </w:rPr>
              <w:t>implementert</w:t>
            </w:r>
            <w:proofErr w:type="gramEnd"/>
            <w:r w:rsidRPr="00F116DD">
              <w:rPr>
                <w:sz w:val="22"/>
              </w:rPr>
              <w:t xml:space="preserve"> via en XML-melding i en nasjonal applikasjon. Hver XML SED må være i samsvar med en spesifikk syntaksregel som er beskrevet i en XSD-fil.</w:t>
            </w:r>
          </w:p>
          <w:p w:rsidR="00F116DD" w:rsidP="00DA334D" w:rsidRDefault="00F116DD" w14:paraId="416D52FF" w14:textId="77777777">
            <w:r w:rsidRPr="007E414B">
              <w:rPr>
                <w:b/>
              </w:rPr>
              <w:t>Vedlegg</w:t>
            </w:r>
            <w:r>
              <w:t xml:space="preserve"> – en melding kan inneholde vedlegg.</w:t>
            </w:r>
          </w:p>
        </w:tc>
        <w:tc>
          <w:tcPr>
            <w:tcW w:w="4358" w:type="dxa"/>
          </w:tcPr>
          <w:p w:rsidR="00F116DD" w:rsidP="00F116DD" w:rsidRDefault="00F116DD" w14:paraId="1A15D66F" w14:textId="24C54DA2">
            <w:pPr>
              <w:pStyle w:val="Bildetekst"/>
              <w:keepNext/>
              <w:jc w:val="center"/>
            </w:pPr>
            <w:r>
              <w:t xml:space="preserve">Figur </w:t>
            </w:r>
            <w:r>
              <w:fldChar w:fldCharType="begin"/>
            </w:r>
            <w:r>
              <w:instrText>SEQ Figur \* ARABIC</w:instrText>
            </w:r>
            <w:r>
              <w:fldChar w:fldCharType="separate"/>
            </w:r>
            <w:r w:rsidR="00D96E46">
              <w:rPr>
                <w:noProof/>
              </w:rPr>
              <w:t>4</w:t>
            </w:r>
            <w:r>
              <w:fldChar w:fldCharType="end"/>
            </w:r>
            <w:r>
              <w:t xml:space="preserve"> </w:t>
            </w:r>
            <w:r w:rsidRPr="007F574A">
              <w:t>Oversikt meldingsstruktur</w:t>
            </w:r>
          </w:p>
          <w:p w:rsidR="00F116DD" w:rsidP="00DA334D" w:rsidRDefault="00F116DD" w14:paraId="52D012FA" w14:textId="77777777">
            <w:pPr>
              <w:jc w:val="center"/>
            </w:pPr>
            <w:r w:rsidRPr="00475D74">
              <w:rPr>
                <w:noProof/>
                <w:lang w:eastAsia="nb-NO"/>
              </w:rPr>
              <w:drawing>
                <wp:inline distT="0" distB="0" distL="0" distR="0" wp14:anchorId="2E87E155" wp14:editId="2DDC41BD">
                  <wp:extent cx="2640343" cy="3834180"/>
                  <wp:effectExtent l="0" t="0" r="762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650747" cy="3849288"/>
                          </a:xfrm>
                          <a:prstGeom prst="rect">
                            <a:avLst/>
                          </a:prstGeom>
                        </pic:spPr>
                      </pic:pic>
                    </a:graphicData>
                  </a:graphic>
                </wp:inline>
              </w:drawing>
            </w:r>
          </w:p>
        </w:tc>
      </w:tr>
    </w:tbl>
    <w:p w:rsidRPr="0027206B" w:rsidR="00F116DD" w:rsidP="00F116DD" w:rsidRDefault="00F116DD" w14:paraId="03BEE50A" w14:textId="77777777">
      <w:pPr>
        <w:pStyle w:val="Overskrift4"/>
        <w:rPr>
          <w:lang w:val="en-US"/>
        </w:rPr>
      </w:pPr>
      <w:proofErr w:type="spellStart"/>
      <w:r w:rsidRPr="00C4052B">
        <w:rPr>
          <w:lang w:val="en-US"/>
        </w:rPr>
        <w:t>Standardiserte</w:t>
      </w:r>
      <w:proofErr w:type="spellEnd"/>
      <w:r w:rsidRPr="00F1784D">
        <w:rPr>
          <w:lang w:val="en-US"/>
        </w:rPr>
        <w:t xml:space="preserve"> </w:t>
      </w:r>
      <w:proofErr w:type="spellStart"/>
      <w:r w:rsidRPr="00F1784D">
        <w:rPr>
          <w:lang w:val="en-US"/>
        </w:rPr>
        <w:t>prosessflyter</w:t>
      </w:r>
      <w:proofErr w:type="spellEnd"/>
      <w:r w:rsidRPr="0027206B">
        <w:rPr>
          <w:lang w:val="en-US"/>
        </w:rPr>
        <w:t xml:space="preserve"> - Business Use Cases (BUCs) </w:t>
      </w:r>
    </w:p>
    <w:p w:rsidRPr="00A419DF" w:rsidR="00F116DD" w:rsidP="00F116DD" w:rsidRDefault="00F116DD" w14:paraId="4D655460" w14:textId="77777777">
      <w:pPr>
        <w:rPr>
          <w:iCs/>
          <w:szCs w:val="20"/>
        </w:rPr>
      </w:pPr>
      <w:r w:rsidRPr="00A419DF">
        <w:rPr>
          <w:iCs/>
          <w:szCs w:val="20"/>
        </w:rPr>
        <w:t xml:space="preserve">Begrepet «Business </w:t>
      </w:r>
      <w:proofErr w:type="spellStart"/>
      <w:r w:rsidRPr="00A419DF">
        <w:rPr>
          <w:iCs/>
          <w:szCs w:val="20"/>
        </w:rPr>
        <w:t>Use</w:t>
      </w:r>
      <w:proofErr w:type="spellEnd"/>
      <w:r w:rsidRPr="00A419DF">
        <w:rPr>
          <w:iCs/>
          <w:szCs w:val="20"/>
        </w:rPr>
        <w:t xml:space="preserve"> Case» </w:t>
      </w:r>
      <w:r>
        <w:rPr>
          <w:iCs/>
          <w:szCs w:val="20"/>
        </w:rPr>
        <w:t>(</w:t>
      </w:r>
      <w:r w:rsidRPr="00A419DF">
        <w:rPr>
          <w:iCs/>
          <w:szCs w:val="20"/>
        </w:rPr>
        <w:t>BUC</w:t>
      </w:r>
      <w:r>
        <w:rPr>
          <w:iCs/>
          <w:szCs w:val="20"/>
        </w:rPr>
        <w:t>)</w:t>
      </w:r>
      <w:r w:rsidRPr="00A419DF">
        <w:rPr>
          <w:iCs/>
          <w:szCs w:val="20"/>
        </w:rPr>
        <w:t xml:space="preserve"> betegner en standardisert prosess</w:t>
      </w:r>
      <w:r>
        <w:rPr>
          <w:iCs/>
          <w:szCs w:val="20"/>
        </w:rPr>
        <w:t xml:space="preserve"> som benyttes i alle land i </w:t>
      </w:r>
      <w:r w:rsidRPr="00A419DF">
        <w:rPr>
          <w:iCs/>
          <w:szCs w:val="20"/>
        </w:rPr>
        <w:t xml:space="preserve">EØS for å </w:t>
      </w:r>
      <w:r>
        <w:rPr>
          <w:iCs/>
          <w:szCs w:val="20"/>
        </w:rPr>
        <w:t>behandle</w:t>
      </w:r>
      <w:r w:rsidRPr="00A419DF">
        <w:rPr>
          <w:iCs/>
          <w:szCs w:val="20"/>
        </w:rPr>
        <w:t xml:space="preserve"> ulike typer trygdesaker på tvers av landegrenser. For alle typer av saker angir den tilhørende BUC hvilke meldinger som kan utveksles i hvilken rekkefølge for å sikre at saken blir løst korrekt. I løsningen er alle saker tilordnet en </w:t>
      </w:r>
      <w:r>
        <w:rPr>
          <w:iCs/>
          <w:szCs w:val="20"/>
        </w:rPr>
        <w:t xml:space="preserve">klart definert </w:t>
      </w:r>
      <w:r w:rsidRPr="00A419DF">
        <w:rPr>
          <w:iCs/>
          <w:szCs w:val="20"/>
        </w:rPr>
        <w:t xml:space="preserve">BUC. På denne måten gir løsningen saksbehandler støtte og veiledning til hvilken rekkefølge SED-ene skal utveksles.  </w:t>
      </w:r>
    </w:p>
    <w:p w:rsidRPr="00A419DF" w:rsidR="00F116DD" w:rsidP="00F116DD" w:rsidRDefault="00F116DD" w14:paraId="4362B301" w14:textId="77777777">
      <w:pPr>
        <w:pStyle w:val="Overskrift4"/>
      </w:pPr>
      <w:r w:rsidRPr="00A419DF">
        <w:t xml:space="preserve">Infrastruktur levert av DG </w:t>
      </w:r>
      <w:proofErr w:type="spellStart"/>
      <w:r w:rsidRPr="00A419DF">
        <w:t>Employment</w:t>
      </w:r>
      <w:proofErr w:type="spellEnd"/>
      <w:r w:rsidRPr="00A419DF">
        <w:t xml:space="preserve"> (EU)</w:t>
      </w:r>
    </w:p>
    <w:p w:rsidRPr="00A419DF" w:rsidR="00F116DD" w:rsidP="00F116DD" w:rsidRDefault="00F116DD" w14:paraId="3C79F5D2" w14:textId="77777777">
      <w:pPr>
        <w:spacing w:after="0"/>
        <w:rPr>
          <w:szCs w:val="20"/>
        </w:rPr>
      </w:pPr>
      <w:r w:rsidRPr="00A419DF">
        <w:rPr>
          <w:szCs w:val="20"/>
        </w:rPr>
        <w:t>Infrastrukturen som leveres av EU består av tre hovedkomponenter</w:t>
      </w:r>
      <w:r>
        <w:rPr>
          <w:szCs w:val="20"/>
        </w:rPr>
        <w:t xml:space="preserve"> </w:t>
      </w:r>
      <w:r w:rsidRPr="00A419DF">
        <w:rPr>
          <w:szCs w:val="20"/>
        </w:rPr>
        <w:t>som</w:t>
      </w:r>
      <w:r>
        <w:rPr>
          <w:szCs w:val="20"/>
        </w:rPr>
        <w:t xml:space="preserve"> det</w:t>
      </w:r>
      <w:r w:rsidRPr="00A419DF">
        <w:rPr>
          <w:szCs w:val="20"/>
        </w:rPr>
        <w:t xml:space="preserve"> er obligatorisk å bruke for alle institusjoner som deltar i EESSI: </w:t>
      </w:r>
    </w:p>
    <w:p w:rsidRPr="00A419DF" w:rsidR="00F116DD" w:rsidP="00392EB9" w:rsidRDefault="00F116DD" w14:paraId="2DD84591" w14:textId="77777777">
      <w:pPr>
        <w:numPr>
          <w:ilvl w:val="0"/>
          <w:numId w:val="21"/>
        </w:numPr>
        <w:spacing w:after="0" w:line="240" w:lineRule="auto"/>
        <w:contextualSpacing/>
        <w:rPr>
          <w:szCs w:val="20"/>
        </w:rPr>
      </w:pPr>
      <w:r w:rsidRPr="004736CE">
        <w:rPr>
          <w:b/>
          <w:szCs w:val="20"/>
        </w:rPr>
        <w:t>En</w:t>
      </w:r>
      <w:r w:rsidRPr="00A419DF">
        <w:rPr>
          <w:szCs w:val="20"/>
        </w:rPr>
        <w:t xml:space="preserve"> </w:t>
      </w:r>
      <w:r w:rsidRPr="004736CE">
        <w:rPr>
          <w:b/>
          <w:szCs w:val="20"/>
        </w:rPr>
        <w:t>sentral servicenode (CSN)</w:t>
      </w:r>
      <w:r w:rsidRPr="00A419DF">
        <w:rPr>
          <w:szCs w:val="20"/>
        </w:rPr>
        <w:t xml:space="preserve"> som inneholder de offisielle versjonene av alle SED og BUC</w:t>
      </w:r>
      <w:r>
        <w:rPr>
          <w:szCs w:val="20"/>
        </w:rPr>
        <w:t>.</w:t>
      </w:r>
    </w:p>
    <w:p w:rsidRPr="00A419DF" w:rsidR="00F116DD" w:rsidP="00392EB9" w:rsidRDefault="00F116DD" w14:paraId="5CF1A211" w14:textId="77777777">
      <w:pPr>
        <w:numPr>
          <w:ilvl w:val="0"/>
          <w:numId w:val="21"/>
        </w:numPr>
        <w:spacing w:after="0" w:line="240" w:lineRule="auto"/>
        <w:contextualSpacing/>
        <w:rPr>
          <w:szCs w:val="20"/>
        </w:rPr>
      </w:pPr>
      <w:r w:rsidRPr="00A419DF">
        <w:rPr>
          <w:szCs w:val="20"/>
        </w:rPr>
        <w:t xml:space="preserve">Et nettverk av </w:t>
      </w:r>
      <w:r w:rsidRPr="004736CE">
        <w:rPr>
          <w:b/>
          <w:szCs w:val="20"/>
        </w:rPr>
        <w:t>nasjonale aksesspunkter (AP)</w:t>
      </w:r>
      <w:r w:rsidRPr="00A419DF">
        <w:rPr>
          <w:szCs w:val="20"/>
        </w:rPr>
        <w:t xml:space="preserve"> for sending og mottak av elektroniske meldinger.</w:t>
      </w:r>
      <w:r w:rsidRPr="004736CE">
        <w:rPr>
          <w:szCs w:val="20"/>
        </w:rPr>
        <w:t xml:space="preserve"> </w:t>
      </w:r>
      <w:r w:rsidRPr="00A419DF">
        <w:rPr>
          <w:szCs w:val="20"/>
        </w:rPr>
        <w:t>De elektroniske meldingene, SED, sendes og mottas via det nasjonale AP, som kontakter mottakerlandets AP og katalogen over europeiske institusjoner, slik at opplysningene kommer til den rette institusjon. Utvekslingen skjer ved bruk av krypterte meldinger og virksomhetssertifikater.</w:t>
      </w:r>
      <w:r>
        <w:rPr>
          <w:szCs w:val="20"/>
        </w:rPr>
        <w:t xml:space="preserve"> </w:t>
      </w:r>
      <w:r w:rsidRPr="004736CE">
        <w:rPr>
          <w:szCs w:val="20"/>
        </w:rPr>
        <w:t>Hvert enkelt medlemsland kan ha fra ett til fem aksesspunktet. Norge har ett, som driftes av NAV som største bruker i Norge. De øvrige norske EESSI-institusjonene vil benytte dette aksesspunktet. Aksesspunkt er obligatoriske å bruke for alle medlemsland. De fleste land har ett aksesspunkt, noen få har flere. Totalt blir det etablert mellom 50 og 60 aksesspunkt.</w:t>
      </w:r>
    </w:p>
    <w:p w:rsidRPr="00DC47F7" w:rsidR="00F116DD" w:rsidP="00392EB9" w:rsidRDefault="00F116DD" w14:paraId="3CE35093" w14:textId="77777777">
      <w:pPr>
        <w:numPr>
          <w:ilvl w:val="0"/>
          <w:numId w:val="21"/>
        </w:numPr>
        <w:spacing w:line="240" w:lineRule="auto"/>
        <w:ind w:left="714" w:hanging="357"/>
        <w:contextualSpacing/>
        <w:rPr>
          <w:szCs w:val="20"/>
        </w:rPr>
      </w:pPr>
      <w:r w:rsidRPr="004736CE">
        <w:rPr>
          <w:b/>
          <w:szCs w:val="20"/>
        </w:rPr>
        <w:t>En katalog (IR) over alle deltakende institusjoner</w:t>
      </w:r>
      <w:r w:rsidRPr="00A419DF">
        <w:rPr>
          <w:szCs w:val="20"/>
        </w:rPr>
        <w:t xml:space="preserve"> i de 32 landene som er involvert. Katalogen er elektronisk, og hver deltakende institusjon har en institusjonsreferanse som avsender fyller ut slik at meldingen kommer fram til rett adressat. Dersom avsender har feilsendt til en annen institusjon i samme land, har løsningen mekanismer for å videresende saken til rett institusjon. Når saken videresendes forsvinner samtidig opplysningene fra den institusjonen som fikk dem ved en feil, slik at de ikke lagres unødig hos institusjoner som ikke har bruk for dem.</w:t>
      </w:r>
    </w:p>
    <w:p w:rsidR="00F116DD" w:rsidP="00F116DD" w:rsidRDefault="00F116DD" w14:paraId="7796EE8A" w14:textId="77777777">
      <w:pPr>
        <w:pStyle w:val="Overskrift4"/>
      </w:pPr>
      <w:proofErr w:type="spellStart"/>
      <w:r>
        <w:t>nEESSI</w:t>
      </w:r>
      <w:proofErr w:type="spellEnd"/>
    </w:p>
    <w:p w:rsidRPr="00636971" w:rsidR="00F116DD" w:rsidP="00F116DD" w:rsidRDefault="00F116DD" w14:paraId="744A2DD9" w14:textId="77777777">
      <w:r w:rsidRPr="001C7BD1">
        <w:t>For å bistå saksbehandlerne med blan</w:t>
      </w:r>
      <w:r>
        <w:t xml:space="preserve">t annet utfylling av SED, har NAV utviklet </w:t>
      </w:r>
      <w:r w:rsidRPr="001C7BD1">
        <w:t>applikasjon</w:t>
      </w:r>
      <w:r>
        <w:t xml:space="preserve">en </w:t>
      </w:r>
      <w:proofErr w:type="spellStart"/>
      <w:r>
        <w:t>nEESSI</w:t>
      </w:r>
      <w:proofErr w:type="spellEnd"/>
      <w:r>
        <w:t xml:space="preserve"> (tidligere </w:t>
      </w:r>
      <w:proofErr w:type="spellStart"/>
      <w:r w:rsidRPr="00636971">
        <w:t>HelloEU</w:t>
      </w:r>
      <w:proofErr w:type="spellEnd"/>
      <w:r>
        <w:t>). Dette</w:t>
      </w:r>
      <w:r w:rsidRPr="00636971">
        <w:t xml:space="preserve"> er en frittstående applikasjon som skal benyttes av saksbehandlerne til å opprette sak og fylle ut SED i RINA, samt legge ved vedlegg til</w:t>
      </w:r>
      <w:r>
        <w:t xml:space="preserve"> </w:t>
      </w:r>
      <w:r w:rsidRPr="00636971">
        <w:t xml:space="preserve">sak fra </w:t>
      </w:r>
      <w:proofErr w:type="spellStart"/>
      <w:r w:rsidRPr="00636971">
        <w:t>Joark</w:t>
      </w:r>
      <w:proofErr w:type="spellEnd"/>
      <w:r w:rsidRPr="00636971">
        <w:t xml:space="preserve">. </w:t>
      </w:r>
      <w:r>
        <w:t>Det er planlagt at a</w:t>
      </w:r>
      <w:r w:rsidRPr="00636971">
        <w:t xml:space="preserve">pplikasjonen </w:t>
      </w:r>
      <w:r>
        <w:t>skal kommunisere</w:t>
      </w:r>
      <w:r w:rsidRPr="00636971">
        <w:t xml:space="preserve"> med TPS, AA-registeret og </w:t>
      </w:r>
      <w:proofErr w:type="spellStart"/>
      <w:r w:rsidRPr="00636971">
        <w:t>Joark</w:t>
      </w:r>
      <w:proofErr w:type="spellEnd"/>
      <w:r>
        <w:t>, men det er noe uklart hvilke integrasjoner som vil være klare innen produksjonssetting</w:t>
      </w:r>
      <w:r w:rsidRPr="00636971">
        <w:t xml:space="preserve">. En saksbehandler som skal opprette en ny sak i RINA kan gjøre dette gjøres via applikasjonen ved å legge inn søkerens fødsels- og personnummer, spesifisere </w:t>
      </w:r>
      <w:proofErr w:type="spellStart"/>
      <w:r w:rsidRPr="00636971">
        <w:t>hvilken</w:t>
      </w:r>
      <w:proofErr w:type="spellEnd"/>
      <w:r w:rsidRPr="00636971">
        <w:t xml:space="preserve"> BUC og SED som skal opprettes, hvilken institusjon saken skal sendes til og klikke på «Opprett sak». Personopplysninger om søker og eventuelle andre personer i saken </w:t>
      </w:r>
      <w:proofErr w:type="spellStart"/>
      <w:r w:rsidRPr="00636971">
        <w:t>forhåndsutfylles</w:t>
      </w:r>
      <w:proofErr w:type="spellEnd"/>
      <w:r w:rsidRPr="00636971">
        <w:t xml:space="preserve"> fra TPS, via EESSI komponenten inn i riktig SED i RINA.   </w:t>
      </w:r>
    </w:p>
    <w:p w:rsidRPr="00A419DF" w:rsidR="00F116DD" w:rsidP="00F116DD" w:rsidRDefault="00F116DD" w14:paraId="5CCDD8A3" w14:textId="77777777">
      <w:pPr>
        <w:pStyle w:val="Overskrift4"/>
      </w:pPr>
      <w:r w:rsidRPr="00A419DF">
        <w:t>RINA</w:t>
      </w:r>
    </w:p>
    <w:p w:rsidR="00F116DD" w:rsidP="00F116DD" w:rsidRDefault="00F116DD" w14:paraId="5FFCDA53" w14:textId="77777777">
      <w:pPr>
        <w:spacing w:after="0"/>
        <w:rPr>
          <w:szCs w:val="20"/>
        </w:rPr>
      </w:pPr>
      <w:r w:rsidRPr="00A419DF">
        <w:rPr>
          <w:szCs w:val="20"/>
        </w:rPr>
        <w:t xml:space="preserve">RINA (Reference </w:t>
      </w:r>
      <w:proofErr w:type="spellStart"/>
      <w:r w:rsidRPr="00A419DF">
        <w:rPr>
          <w:szCs w:val="20"/>
        </w:rPr>
        <w:t>Implementation</w:t>
      </w:r>
      <w:proofErr w:type="spellEnd"/>
      <w:r w:rsidRPr="00A419DF">
        <w:rPr>
          <w:szCs w:val="20"/>
        </w:rPr>
        <w:t xml:space="preserve"> </w:t>
      </w:r>
      <w:proofErr w:type="spellStart"/>
      <w:r w:rsidRPr="00A419DF">
        <w:rPr>
          <w:szCs w:val="20"/>
        </w:rPr>
        <w:t>of</w:t>
      </w:r>
      <w:proofErr w:type="spellEnd"/>
      <w:r w:rsidRPr="00A419DF">
        <w:rPr>
          <w:szCs w:val="20"/>
        </w:rPr>
        <w:t xml:space="preserve"> National Application) er en løsning som leveres fra EU sentralt, og som setter den enkelte saksbehandler i stand til å opprette, sende, motta og besvare SED fra alle de institusjonene som er påkoblet gjennom et aksesspunkt og synlig i IR. Det er ikke obligatorisk for landene å benytte RINA</w:t>
      </w:r>
      <w:r>
        <w:rPr>
          <w:szCs w:val="20"/>
        </w:rPr>
        <w:t xml:space="preserve">, det er et tilbud fra EU for å hjelpe medlemsstatene til å </w:t>
      </w:r>
      <w:proofErr w:type="gramStart"/>
      <w:r>
        <w:rPr>
          <w:szCs w:val="20"/>
        </w:rPr>
        <w:t>implementere</w:t>
      </w:r>
      <w:proofErr w:type="gramEnd"/>
      <w:r>
        <w:rPr>
          <w:szCs w:val="20"/>
        </w:rPr>
        <w:t xml:space="preserve"> EESSI</w:t>
      </w:r>
      <w:r w:rsidRPr="00A419DF">
        <w:rPr>
          <w:szCs w:val="20"/>
        </w:rPr>
        <w:t xml:space="preserve">. </w:t>
      </w:r>
    </w:p>
    <w:p w:rsidRPr="00A419DF" w:rsidR="00F116DD" w:rsidP="00F116DD" w:rsidRDefault="00F116DD" w14:paraId="02509EB0" w14:textId="77777777">
      <w:pPr>
        <w:spacing w:after="0"/>
        <w:rPr>
          <w:szCs w:val="20"/>
        </w:rPr>
      </w:pPr>
      <w:r w:rsidRPr="00A419DF">
        <w:rPr>
          <w:szCs w:val="20"/>
        </w:rPr>
        <w:t>Funksjonaliteten i RINA er gruppert i fire hovedmoduler:</w:t>
      </w:r>
    </w:p>
    <w:p w:rsidRPr="00A419DF" w:rsidR="00F116DD" w:rsidP="00392EB9" w:rsidRDefault="00F116DD" w14:paraId="69E47511" w14:textId="77777777">
      <w:pPr>
        <w:numPr>
          <w:ilvl w:val="0"/>
          <w:numId w:val="19"/>
        </w:numPr>
        <w:spacing w:after="0" w:line="240" w:lineRule="auto"/>
        <w:contextualSpacing/>
        <w:rPr>
          <w:szCs w:val="20"/>
        </w:rPr>
      </w:pPr>
      <w:r w:rsidRPr="00A419DF">
        <w:rPr>
          <w:b/>
          <w:szCs w:val="20"/>
        </w:rPr>
        <w:t xml:space="preserve">Søkemodulen </w:t>
      </w:r>
      <w:r w:rsidRPr="00A419DF">
        <w:rPr>
          <w:szCs w:val="20"/>
        </w:rPr>
        <w:t>gir mulighet til å identifisere, få tilgang til og håndtere saker som er mottatt og / eller sendt mellom medlemsstatene</w:t>
      </w:r>
    </w:p>
    <w:p w:rsidRPr="00A419DF" w:rsidR="00F116DD" w:rsidP="00392EB9" w:rsidRDefault="00F116DD" w14:paraId="7C6BF0AE" w14:textId="77777777">
      <w:pPr>
        <w:numPr>
          <w:ilvl w:val="0"/>
          <w:numId w:val="19"/>
        </w:numPr>
        <w:spacing w:after="0" w:line="240" w:lineRule="auto"/>
        <w:contextualSpacing/>
        <w:rPr>
          <w:szCs w:val="20"/>
        </w:rPr>
      </w:pPr>
      <w:r w:rsidRPr="00A419DF">
        <w:rPr>
          <w:b/>
          <w:szCs w:val="20"/>
        </w:rPr>
        <w:t>Saksbehandlingsmodulen</w:t>
      </w:r>
      <w:r w:rsidRPr="00A419DF">
        <w:rPr>
          <w:szCs w:val="20"/>
        </w:rPr>
        <w:t xml:space="preserve"> gjør det mulig å utveksle trygdeinformasjon med andre institusjoner som definert per BUC (saksflyt)</w:t>
      </w:r>
    </w:p>
    <w:p w:rsidRPr="00A419DF" w:rsidR="00F116DD" w:rsidP="00392EB9" w:rsidRDefault="00F116DD" w14:paraId="53FD3C72" w14:textId="77777777">
      <w:pPr>
        <w:numPr>
          <w:ilvl w:val="0"/>
          <w:numId w:val="19"/>
        </w:numPr>
        <w:spacing w:after="0" w:line="240" w:lineRule="auto"/>
        <w:contextualSpacing/>
        <w:rPr>
          <w:szCs w:val="20"/>
        </w:rPr>
      </w:pPr>
      <w:r w:rsidRPr="00A419DF">
        <w:rPr>
          <w:b/>
          <w:szCs w:val="20"/>
        </w:rPr>
        <w:t>Meldingssentere</w:t>
      </w:r>
      <w:r w:rsidRPr="00A419DF">
        <w:rPr>
          <w:szCs w:val="20"/>
        </w:rPr>
        <w:t>t håndterer alle hendelser i systemet som kan være relevant for saksbehandler, og gjør det mulig å holde oversikt over endringer på eksisterende eller ny informasjon</w:t>
      </w:r>
    </w:p>
    <w:p w:rsidR="00F116DD" w:rsidP="00392EB9" w:rsidRDefault="00F116DD" w14:paraId="3504B75C" w14:textId="77777777">
      <w:pPr>
        <w:numPr>
          <w:ilvl w:val="0"/>
          <w:numId w:val="19"/>
        </w:numPr>
        <w:spacing w:line="240" w:lineRule="auto"/>
        <w:ind w:left="714" w:hanging="357"/>
        <w:contextualSpacing/>
        <w:rPr>
          <w:szCs w:val="20"/>
        </w:rPr>
      </w:pPr>
      <w:r w:rsidRPr="00A419DF">
        <w:rPr>
          <w:b/>
          <w:szCs w:val="20"/>
        </w:rPr>
        <w:t>Rapportmodulen</w:t>
      </w:r>
      <w:r w:rsidRPr="00A419DF">
        <w:rPr>
          <w:szCs w:val="20"/>
        </w:rPr>
        <w:t xml:space="preserve"> gjør det mulig å opprette aggregerte visninger og statistikker for å avdekke mønstre i informasjonsutvekslingen. </w:t>
      </w:r>
    </w:p>
    <w:p w:rsidR="00F116DD" w:rsidP="00F116DD" w:rsidRDefault="00F116DD" w14:paraId="10FB0503" w14:textId="77777777">
      <w:pPr>
        <w:pStyle w:val="Overskrift4"/>
      </w:pPr>
      <w:proofErr w:type="spellStart"/>
      <w:r>
        <w:t>NAVs</w:t>
      </w:r>
      <w:proofErr w:type="spellEnd"/>
      <w:r>
        <w:t xml:space="preserve"> integrasjonskomponent (EESSI-komponenten)</w:t>
      </w:r>
    </w:p>
    <w:p w:rsidRPr="00795ECF" w:rsidR="00F116DD" w:rsidP="00F116DD" w:rsidRDefault="00F116DD" w14:paraId="08FC0D99" w14:textId="77777777">
      <w:r w:rsidRPr="00795ECF">
        <w:t>E</w:t>
      </w:r>
      <w:r>
        <w:t>E</w:t>
      </w:r>
      <w:r w:rsidRPr="00795ECF">
        <w:t>SSI-komponenten</w:t>
      </w:r>
      <w:r>
        <w:t>e</w:t>
      </w:r>
      <w:r w:rsidRPr="00795ECF">
        <w:t xml:space="preserve"> er mellomvare eller integrasjonslag som er utviklet spesielt for </w:t>
      </w:r>
      <w:proofErr w:type="spellStart"/>
      <w:r w:rsidRPr="00795ECF">
        <w:t>NAVs</w:t>
      </w:r>
      <w:proofErr w:type="spellEnd"/>
      <w:r w:rsidRPr="00795ECF">
        <w:t xml:space="preserve"> EESSI-løsning. Komponenten</w:t>
      </w:r>
      <w:r>
        <w:t>e</w:t>
      </w:r>
      <w:r w:rsidRPr="00795ECF">
        <w:t xml:space="preserve"> sørger for at den enkelte SED blir transportert fra </w:t>
      </w:r>
      <w:r>
        <w:t>RINA</w:t>
      </w:r>
      <w:r w:rsidRPr="00795ECF">
        <w:t xml:space="preserve"> til </w:t>
      </w:r>
      <w:proofErr w:type="spellStart"/>
      <w:r>
        <w:t>NAVs</w:t>
      </w:r>
      <w:proofErr w:type="spellEnd"/>
      <w:r>
        <w:t xml:space="preserve"> fagarkiv for arkivering og tilrettelegging for videre behandling i fagsystemene. </w:t>
      </w:r>
    </w:p>
    <w:p w:rsidR="00F116DD" w:rsidP="00F116DD" w:rsidRDefault="00F116DD" w14:paraId="48A26153" w14:textId="77777777">
      <w:r w:rsidRPr="00795ECF">
        <w:t>Komponenten</w:t>
      </w:r>
      <w:r>
        <w:t>e</w:t>
      </w:r>
      <w:r w:rsidRPr="00795ECF">
        <w:t xml:space="preserve"> har videre e</w:t>
      </w:r>
      <w:r>
        <w:t>tt persisteringslag</w:t>
      </w:r>
      <w:r w:rsidRPr="00795ECF">
        <w:t xml:space="preserve"> </w:t>
      </w:r>
      <w:r>
        <w:t>(</w:t>
      </w:r>
      <w:r w:rsidRPr="00795ECF">
        <w:t>database</w:t>
      </w:r>
      <w:r>
        <w:t>)</w:t>
      </w:r>
      <w:r w:rsidRPr="00795ECF">
        <w:t xml:space="preserve"> der alle SED blir mellomlagret i slik de ble mottatt, og et såkalt «antikorrupsjonslag» som oversetter informasjonsinnholdet i den enkelte SED fra EUs datamodell til NAV sin</w:t>
      </w:r>
      <w:r>
        <w:t xml:space="preserve"> og motsatt</w:t>
      </w:r>
      <w:r w:rsidRPr="00795ECF">
        <w:t xml:space="preserve">. På denne måten sikrer vi at </w:t>
      </w:r>
      <w:r>
        <w:t xml:space="preserve">NAV har den originale meldingen, samtidig som de elektroniske meldingene blir tilrettelagt for videre behandling i </w:t>
      </w:r>
      <w:proofErr w:type="spellStart"/>
      <w:r w:rsidRPr="00795ECF">
        <w:t>NAVs</w:t>
      </w:r>
      <w:proofErr w:type="spellEnd"/>
      <w:r w:rsidRPr="00795ECF">
        <w:t xml:space="preserve"> systemer.</w:t>
      </w:r>
    </w:p>
    <w:p w:rsidRPr="0069428A" w:rsidR="00F116DD" w:rsidP="00F116DD" w:rsidRDefault="00F116DD" w14:paraId="187C9694" w14:textId="77777777">
      <w:r>
        <w:t>EESSI-komponentene har også funksjonalitet som oppretter en PDF-versjon av den mottatte SED-en. På denne måten kan den registrerte få innsyn i sendte og mottatte SED.</w:t>
      </w:r>
    </w:p>
    <w:p w:rsidRPr="003910D0" w:rsidR="00F116DD" w:rsidP="00392EB9" w:rsidRDefault="00F116DD" w14:paraId="7EA9750B" w14:textId="7B1F5105">
      <w:pPr>
        <w:pStyle w:val="Overskrift2"/>
        <w:numPr>
          <w:ilvl w:val="0"/>
          <w:numId w:val="22"/>
        </w:numPr>
        <w:spacing w:before="40" w:after="0"/>
        <w:rPr>
          <w:strike/>
          <w:highlight w:val="lightGray"/>
          <w:rPrChange w:author="Støylen, Mari" w:date="2021-05-04T10:13:00Z" w:id="504">
            <w:rPr>
              <w:highlight w:val="yellow"/>
            </w:rPr>
          </w:rPrChange>
        </w:rPr>
      </w:pPr>
      <w:r w:rsidRPr="003910D0">
        <w:rPr>
          <w:strike/>
          <w:highlight w:val="lightGray"/>
          <w:rPrChange w:author="Støylen, Mari" w:date="2021-05-04T10:13:00Z" w:id="505">
            <w:rPr>
              <w:highlight w:val="yellow"/>
            </w:rPr>
          </w:rPrChange>
        </w:rPr>
        <w:t>Selvbetjeningsløsning for innsamling av personopplysninger på pensjon og uføretrygd på utenlandsområdet</w:t>
      </w:r>
    </w:p>
    <w:p w:rsidRPr="003910D0" w:rsidR="00F116DD" w:rsidP="00F116DD" w:rsidRDefault="00F116DD" w14:paraId="45FC1990" w14:textId="77777777">
      <w:pPr>
        <w:pStyle w:val="Listeavsnitt"/>
        <w:rPr>
          <w:highlight w:val="lightGray"/>
          <w:rPrChange w:author="Støylen, Mari" w:date="2021-05-04T10:13:00Z" w:id="506">
            <w:rPr>
              <w:highlight w:val="yellow"/>
            </w:rPr>
          </w:rPrChange>
        </w:rPr>
      </w:pPr>
    </w:p>
    <w:p w:rsidRPr="003910D0" w:rsidR="00F116DD" w:rsidP="00F116DD" w:rsidRDefault="00F116DD" w14:paraId="736D78CF" w14:textId="77777777">
      <w:pPr>
        <w:pStyle w:val="Bildetekst"/>
        <w:keepNext/>
        <w:jc w:val="center"/>
        <w:rPr>
          <w:strike/>
          <w:highlight w:val="lightGray"/>
          <w:rPrChange w:author="Støylen, Mari" w:date="2021-05-04T10:13:00Z" w:id="507">
            <w:rPr>
              <w:highlight w:val="yellow"/>
            </w:rPr>
          </w:rPrChange>
        </w:rPr>
      </w:pPr>
      <w:r w:rsidRPr="003910D0">
        <w:rPr>
          <w:strike/>
          <w:highlight w:val="lightGray"/>
          <w:rPrChange w:author="Støylen, Mari" w:date="2021-05-04T10:13:00Z" w:id="508">
            <w:rPr>
              <w:highlight w:val="yellow"/>
            </w:rPr>
          </w:rPrChange>
        </w:rPr>
        <w:t xml:space="preserve">Tabell </w:t>
      </w:r>
      <w:r w:rsidRPr="003910D0" w:rsidR="000418BB">
        <w:rPr>
          <w:strike/>
          <w:highlight w:val="lightGray"/>
          <w:rPrChange w:author="Støylen, Mari" w:date="2021-05-04T10:13:00Z" w:id="509">
            <w:rPr>
              <w:highlight w:val="yellow"/>
            </w:rPr>
          </w:rPrChange>
        </w:rPr>
        <w:fldChar w:fldCharType="begin"/>
      </w:r>
      <w:r w:rsidRPr="003910D0" w:rsidR="000418BB">
        <w:rPr>
          <w:strike/>
          <w:highlight w:val="lightGray"/>
          <w:rPrChange w:author="Støylen, Mari" w:date="2021-05-04T10:13:00Z" w:id="510">
            <w:rPr>
              <w:highlight w:val="yellow"/>
            </w:rPr>
          </w:rPrChange>
        </w:rPr>
        <w:instrText xml:space="preserve"> SEQ Tabell \* ARABIC </w:instrText>
      </w:r>
      <w:r w:rsidRPr="003910D0" w:rsidR="000418BB">
        <w:rPr>
          <w:strike/>
          <w:highlight w:val="lightGray"/>
          <w:rPrChange w:author="Støylen, Mari" w:date="2021-05-04T10:13:00Z" w:id="511">
            <w:rPr>
              <w:noProof/>
              <w:highlight w:val="yellow"/>
            </w:rPr>
          </w:rPrChange>
        </w:rPr>
        <w:fldChar w:fldCharType="separate"/>
      </w:r>
      <w:r w:rsidRPr="003910D0">
        <w:rPr>
          <w:strike/>
          <w:noProof/>
          <w:highlight w:val="lightGray"/>
          <w:rPrChange w:author="Støylen, Mari" w:date="2021-05-04T10:13:00Z" w:id="512">
            <w:rPr>
              <w:noProof/>
              <w:highlight w:val="yellow"/>
            </w:rPr>
          </w:rPrChange>
        </w:rPr>
        <w:t>3</w:t>
      </w:r>
      <w:r w:rsidRPr="003910D0" w:rsidR="000418BB">
        <w:rPr>
          <w:strike/>
          <w:noProof/>
          <w:highlight w:val="lightGray"/>
          <w:rPrChange w:author="Støylen, Mari" w:date="2021-05-04T10:13:00Z" w:id="513">
            <w:rPr>
              <w:noProof/>
              <w:highlight w:val="yellow"/>
            </w:rPr>
          </w:rPrChange>
        </w:rPr>
        <w:fldChar w:fldCharType="end"/>
      </w:r>
      <w:r w:rsidRPr="003910D0">
        <w:rPr>
          <w:strike/>
          <w:highlight w:val="lightGray"/>
          <w:rPrChange w:author="Støylen, Mari" w:date="2021-05-04T10:13:00Z" w:id="514">
            <w:rPr>
              <w:highlight w:val="yellow"/>
            </w:rPr>
          </w:rPrChange>
        </w:rPr>
        <w:t xml:space="preserve"> En skjematisk fremstilling av selvbetjeningsløsningen</w:t>
      </w:r>
    </w:p>
    <w:p w:rsidRPr="00886E65" w:rsidR="00F116DD" w:rsidP="00F116DD" w:rsidRDefault="00F116DD" w14:paraId="49C092B0" w14:textId="77777777">
      <w:pPr>
        <w:rPr>
          <w:highlight w:val="yellow"/>
        </w:rPr>
      </w:pPr>
      <w:r w:rsidRPr="00654C51">
        <w:rPr>
          <w:noProof/>
          <w:highlight w:val="yellow"/>
          <w:lang w:eastAsia="nb-NO"/>
        </w:rPr>
        <w:drawing>
          <wp:inline distT="0" distB="0" distL="0" distR="0" wp14:anchorId="75D2AA8D" wp14:editId="2DE5DA96">
            <wp:extent cx="6601570" cy="3586038"/>
            <wp:effectExtent l="0" t="0" r="889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sse.png"/>
                    <pic:cNvPicPr/>
                  </pic:nvPicPr>
                  <pic:blipFill>
                    <a:blip r:embed="rId25">
                      <a:extLst>
                        <a:ext uri="{28A0092B-C50C-407E-A947-70E740481C1C}">
                          <a14:useLocalDpi xmlns:a14="http://schemas.microsoft.com/office/drawing/2010/main" val="0"/>
                        </a:ext>
                      </a:extLst>
                    </a:blip>
                    <a:stretch>
                      <a:fillRect/>
                    </a:stretch>
                  </pic:blipFill>
                  <pic:spPr>
                    <a:xfrm>
                      <a:off x="0" y="0"/>
                      <a:ext cx="6606128" cy="3588514"/>
                    </a:xfrm>
                    <a:prstGeom prst="rect">
                      <a:avLst/>
                    </a:prstGeom>
                  </pic:spPr>
                </pic:pic>
              </a:graphicData>
            </a:graphic>
          </wp:inline>
        </w:drawing>
      </w:r>
    </w:p>
    <w:p w:rsidRPr="003910D0" w:rsidR="00F116DD" w:rsidP="00F116DD" w:rsidRDefault="00F116DD" w14:paraId="7BC83C95" w14:textId="77777777">
      <w:pPr>
        <w:rPr>
          <w:strike/>
          <w:highlight w:val="lightGray"/>
          <w:rPrChange w:author="Støylen, Mari" w:date="2021-05-04T10:13:00Z" w:id="515">
            <w:rPr>
              <w:highlight w:val="yellow"/>
            </w:rPr>
          </w:rPrChange>
        </w:rPr>
      </w:pPr>
      <w:r w:rsidRPr="003910D0">
        <w:rPr>
          <w:strike/>
          <w:highlight w:val="lightGray"/>
          <w:rPrChange w:author="Støylen, Mari" w:date="2021-05-04T10:13:00Z" w:id="516">
            <w:rPr>
              <w:highlight w:val="yellow"/>
            </w:rPr>
          </w:rPrChange>
        </w:rPr>
        <w:t>NAV har utviklet en selvbetjeningsløsning som en modul i EESSI (EP-modul). Selvbetjeningsløsningen har en kobling til EESSI som gjør at brukere kan sende inn dokumentasjon som er relevant for å søke om uføretrygd i et annet EU/EØS-land. Denne dokumentasjonen blir lagret på et filområde som kalles S3. Selvbetjeningsløsningen er en nettverksbasert tjeneste som brukerne får tilgang til etter at saksbehandler i NAV sender dem en invitasjon med en lenke. Selvbetjeningsløsningen ligger i det som kalles «selvbetjeningssonen» (SBS), som er tilgjengelig for brukerne via nav.no etter at de har logget seg på med sikkerhetsnivå 4 (</w:t>
      </w:r>
      <w:proofErr w:type="spellStart"/>
      <w:r w:rsidRPr="003910D0">
        <w:rPr>
          <w:strike/>
          <w:highlight w:val="lightGray"/>
          <w:rPrChange w:author="Støylen, Mari" w:date="2021-05-04T10:13:00Z" w:id="517">
            <w:rPr>
              <w:highlight w:val="yellow"/>
            </w:rPr>
          </w:rPrChange>
        </w:rPr>
        <w:t>BankId</w:t>
      </w:r>
      <w:proofErr w:type="spellEnd"/>
      <w:r w:rsidRPr="003910D0">
        <w:rPr>
          <w:strike/>
          <w:highlight w:val="lightGray"/>
          <w:rPrChange w:author="Støylen, Mari" w:date="2021-05-04T10:13:00Z" w:id="518">
            <w:rPr>
              <w:highlight w:val="yellow"/>
            </w:rPr>
          </w:rPrChange>
        </w:rPr>
        <w:t xml:space="preserve">, </w:t>
      </w:r>
      <w:proofErr w:type="spellStart"/>
      <w:r w:rsidRPr="003910D0">
        <w:rPr>
          <w:strike/>
          <w:highlight w:val="lightGray"/>
          <w:rPrChange w:author="Støylen, Mari" w:date="2021-05-04T10:13:00Z" w:id="519">
            <w:rPr>
              <w:highlight w:val="yellow"/>
            </w:rPr>
          </w:rPrChange>
        </w:rPr>
        <w:t>Commfides</w:t>
      </w:r>
      <w:proofErr w:type="spellEnd"/>
      <w:r w:rsidRPr="003910D0">
        <w:rPr>
          <w:strike/>
          <w:highlight w:val="lightGray"/>
          <w:rPrChange w:author="Støylen, Mari" w:date="2021-05-04T10:13:00Z" w:id="520">
            <w:rPr>
              <w:highlight w:val="yellow"/>
            </w:rPr>
          </w:rPrChange>
        </w:rPr>
        <w:t xml:space="preserve"> eller </w:t>
      </w:r>
      <w:proofErr w:type="spellStart"/>
      <w:r w:rsidRPr="003910D0">
        <w:rPr>
          <w:strike/>
          <w:highlight w:val="lightGray"/>
          <w:rPrChange w:author="Støylen, Mari" w:date="2021-05-04T10:13:00Z" w:id="521">
            <w:rPr>
              <w:highlight w:val="yellow"/>
            </w:rPr>
          </w:rPrChange>
        </w:rPr>
        <w:t>Buypass</w:t>
      </w:r>
      <w:proofErr w:type="spellEnd"/>
      <w:r w:rsidRPr="003910D0">
        <w:rPr>
          <w:strike/>
          <w:highlight w:val="lightGray"/>
          <w:rPrChange w:author="Støylen, Mari" w:date="2021-05-04T10:13:00Z" w:id="522">
            <w:rPr>
              <w:highlight w:val="yellow"/>
            </w:rPr>
          </w:rPrChange>
        </w:rPr>
        <w:t xml:space="preserve">). All informasjon som lagres i denne sonen er kryptert. </w:t>
      </w:r>
    </w:p>
    <w:p w:rsidRPr="003910D0" w:rsidR="00F116DD" w:rsidP="00F116DD" w:rsidRDefault="00F116DD" w14:paraId="4BC90761" w14:textId="77777777">
      <w:pPr>
        <w:rPr>
          <w:strike/>
          <w:highlight w:val="lightGray"/>
          <w:rPrChange w:author="Støylen, Mari" w:date="2021-05-04T10:13:00Z" w:id="523">
            <w:rPr>
              <w:highlight w:val="yellow"/>
            </w:rPr>
          </w:rPrChange>
        </w:rPr>
      </w:pPr>
      <w:proofErr w:type="spellStart"/>
      <w:r w:rsidRPr="003910D0">
        <w:rPr>
          <w:strike/>
          <w:highlight w:val="lightGray"/>
          <w:rPrChange w:author="Støylen, Mari" w:date="2021-05-04T10:13:00Z" w:id="524">
            <w:rPr>
              <w:highlight w:val="yellow"/>
            </w:rPr>
          </w:rPrChange>
        </w:rPr>
        <w:t>NAVs</w:t>
      </w:r>
      <w:proofErr w:type="spellEnd"/>
      <w:r w:rsidRPr="003910D0">
        <w:rPr>
          <w:strike/>
          <w:highlight w:val="lightGray"/>
          <w:rPrChange w:author="Støylen, Mari" w:date="2021-05-04T10:13:00Z" w:id="525">
            <w:rPr>
              <w:highlight w:val="yellow"/>
            </w:rPr>
          </w:rPrChange>
        </w:rPr>
        <w:t xml:space="preserve"> interne fagsystem som behandler dokumentasjonen fra </w:t>
      </w:r>
      <w:proofErr w:type="gramStart"/>
      <w:r w:rsidRPr="003910D0">
        <w:rPr>
          <w:strike/>
          <w:highlight w:val="lightGray"/>
          <w:rPrChange w:author="Støylen, Mari" w:date="2021-05-04T10:13:00Z" w:id="526">
            <w:rPr>
              <w:highlight w:val="yellow"/>
            </w:rPr>
          </w:rPrChange>
        </w:rPr>
        <w:t>brukerne</w:t>
      </w:r>
      <w:proofErr w:type="gramEnd"/>
      <w:r w:rsidRPr="003910D0">
        <w:rPr>
          <w:strike/>
          <w:highlight w:val="lightGray"/>
          <w:rPrChange w:author="Støylen, Mari" w:date="2021-05-04T10:13:00Z" w:id="527">
            <w:rPr>
              <w:highlight w:val="yellow"/>
            </w:rPr>
          </w:rPrChange>
        </w:rPr>
        <w:t xml:space="preserve"> ligger innenfor en sikker sone kalt «fagsystemsone» (FSS). Kommunikasjonen som skjer innenfor denne </w:t>
      </w:r>
      <w:proofErr w:type="gramStart"/>
      <w:r w:rsidRPr="003910D0">
        <w:rPr>
          <w:strike/>
          <w:highlight w:val="lightGray"/>
          <w:rPrChange w:author="Støylen, Mari" w:date="2021-05-04T10:13:00Z" w:id="528">
            <w:rPr>
              <w:highlight w:val="yellow"/>
            </w:rPr>
          </w:rPrChange>
        </w:rPr>
        <w:t>sonen</w:t>
      </w:r>
      <w:proofErr w:type="gramEnd"/>
      <w:r w:rsidRPr="003910D0">
        <w:rPr>
          <w:strike/>
          <w:highlight w:val="lightGray"/>
          <w:rPrChange w:author="Støylen, Mari" w:date="2021-05-04T10:13:00Z" w:id="529">
            <w:rPr>
              <w:highlight w:val="yellow"/>
            </w:rPr>
          </w:rPrChange>
        </w:rPr>
        <w:t xml:space="preserve"> er ukryptert. </w:t>
      </w:r>
    </w:p>
    <w:p w:rsidRPr="003910D0" w:rsidR="00F116DD" w:rsidP="00F116DD" w:rsidRDefault="00F116DD" w14:paraId="7A2CF9C3" w14:textId="77777777">
      <w:pPr>
        <w:rPr>
          <w:strike/>
          <w:highlight w:val="lightGray"/>
          <w:rPrChange w:author="Støylen, Mari" w:date="2021-05-04T10:13:00Z" w:id="530">
            <w:rPr>
              <w:highlight w:val="yellow"/>
            </w:rPr>
          </w:rPrChange>
        </w:rPr>
      </w:pPr>
      <w:r w:rsidRPr="003910D0">
        <w:rPr>
          <w:strike/>
          <w:highlight w:val="lightGray"/>
          <w:rPrChange w:author="Støylen, Mari" w:date="2021-05-04T10:13:00Z" w:id="531">
            <w:rPr>
              <w:highlight w:val="yellow"/>
            </w:rPr>
          </w:rPrChange>
        </w:rPr>
        <w:t xml:space="preserve">NAV styrer hvilke brukere som får adgang til selvbetjeningsløsninger ved automatisk whitelisting av brukeren i fagsystemsonen idet brukeren blir invitert til å bruke selvbetjeningsløsningen av en saksbehandler. </w:t>
      </w:r>
    </w:p>
    <w:p w:rsidRPr="003910D0" w:rsidR="00F116DD" w:rsidP="00F116DD" w:rsidRDefault="00F116DD" w14:paraId="2A76B2C4" w14:textId="77777777">
      <w:pPr>
        <w:rPr>
          <w:strike/>
          <w:highlight w:val="lightGray"/>
          <w:rPrChange w:author="Støylen, Mari" w:date="2021-05-04T10:13:00Z" w:id="532">
            <w:rPr>
              <w:highlight w:val="yellow"/>
            </w:rPr>
          </w:rPrChange>
        </w:rPr>
      </w:pPr>
      <w:r w:rsidRPr="003910D0">
        <w:rPr>
          <w:strike/>
          <w:highlight w:val="lightGray"/>
          <w:rPrChange w:author="Støylen, Mari" w:date="2021-05-04T10:13:00Z" w:id="533">
            <w:rPr>
              <w:highlight w:val="yellow"/>
            </w:rPr>
          </w:rPrChange>
        </w:rPr>
        <w:t xml:space="preserve">Når en bruker tar i bruk selvbetjeningsløsningen, vil informasjonen som bruker legger inn lagres kryptert i S3 «selvbetjeningssonen» (SBS) så lenge brukeren ikke sender den inn. Ved neste pålogging vil disse opplysningene hentes fra filområdet S3 i SBS. Fordi informasjon i denne sonen er kryptert, vil systemet </w:t>
      </w:r>
      <w:proofErr w:type="spellStart"/>
      <w:r w:rsidRPr="003910D0">
        <w:rPr>
          <w:strike/>
          <w:highlight w:val="lightGray"/>
          <w:rPrChange w:author="Støylen, Mari" w:date="2021-05-04T10:13:00Z" w:id="534">
            <w:rPr>
              <w:highlight w:val="yellow"/>
            </w:rPr>
          </w:rPrChange>
        </w:rPr>
        <w:t>dekryptere</w:t>
      </w:r>
      <w:proofErr w:type="spellEnd"/>
      <w:r w:rsidRPr="003910D0">
        <w:rPr>
          <w:strike/>
          <w:highlight w:val="lightGray"/>
          <w:rPrChange w:author="Støylen, Mari" w:date="2021-05-04T10:13:00Z" w:id="535">
            <w:rPr>
              <w:highlight w:val="yellow"/>
            </w:rPr>
          </w:rPrChange>
        </w:rPr>
        <w:t xml:space="preserve"> filene og vise de for den innloggede brukeren. Idet brukeren har fullført utfyllingen, lagres informasjonen i filområdet S3 i FSS. Applikasjonen vil etter dette ikke endre på den informasjonen som brukeren har lastet opp. </w:t>
      </w:r>
    </w:p>
    <w:p w:rsidR="00F116DD" w:rsidP="00F116DD" w:rsidRDefault="00F116DD" w14:paraId="26B4C5AC" w14:textId="43A938F5">
      <w:r w:rsidRPr="003910D0">
        <w:rPr>
          <w:strike/>
          <w:highlight w:val="lightGray"/>
          <w:rPrChange w:author="Støylen, Mari" w:date="2021-05-04T10:13:00Z" w:id="536">
            <w:rPr>
              <w:highlight w:val="yellow"/>
            </w:rPr>
          </w:rPrChange>
        </w:rPr>
        <w:t xml:space="preserve">Informasjonen som brukeren har oppgitt blir synlig for saksbehandler og bruker i form av et </w:t>
      </w:r>
      <w:proofErr w:type="spellStart"/>
      <w:r w:rsidRPr="003910D0">
        <w:rPr>
          <w:strike/>
          <w:highlight w:val="lightGray"/>
          <w:rPrChange w:author="Støylen, Mari" w:date="2021-05-04T10:13:00Z" w:id="537">
            <w:rPr>
              <w:highlight w:val="yellow"/>
            </w:rPr>
          </w:rPrChange>
        </w:rPr>
        <w:t>pdf</w:t>
      </w:r>
      <w:proofErr w:type="spellEnd"/>
      <w:r w:rsidRPr="003910D0">
        <w:rPr>
          <w:strike/>
          <w:highlight w:val="lightGray"/>
          <w:rPrChange w:author="Støylen, Mari" w:date="2021-05-04T10:13:00Z" w:id="538">
            <w:rPr>
              <w:highlight w:val="yellow"/>
            </w:rPr>
          </w:rPrChange>
        </w:rPr>
        <w:t xml:space="preserve">-skjema som kalles E 207. Dette skjemaet arkivers i </w:t>
      </w:r>
      <w:proofErr w:type="spellStart"/>
      <w:r w:rsidRPr="003910D0">
        <w:rPr>
          <w:strike/>
          <w:highlight w:val="lightGray"/>
          <w:rPrChange w:author="Støylen, Mari" w:date="2021-05-04T10:13:00Z" w:id="539">
            <w:rPr>
              <w:highlight w:val="yellow"/>
            </w:rPr>
          </w:rPrChange>
        </w:rPr>
        <w:t>NAVs</w:t>
      </w:r>
      <w:proofErr w:type="spellEnd"/>
      <w:r w:rsidRPr="003910D0">
        <w:rPr>
          <w:strike/>
          <w:highlight w:val="lightGray"/>
          <w:rPrChange w:author="Støylen, Mari" w:date="2021-05-04T10:13:00Z" w:id="540">
            <w:rPr>
              <w:highlight w:val="yellow"/>
            </w:rPr>
          </w:rPrChange>
        </w:rPr>
        <w:t xml:space="preserve"> elektroniske arkivsystem JOARK som et inngående dokument.</w:t>
      </w:r>
      <w:r>
        <w:t xml:space="preserve"> </w:t>
      </w:r>
    </w:p>
    <w:p w:rsidR="00F116DD" w:rsidP="00F116DD" w:rsidRDefault="00F116DD" w14:paraId="0010215E" w14:textId="77777777">
      <w:pPr>
        <w:rPr>
          <w:rFonts w:asciiTheme="majorHAnsi" w:hAnsiTheme="majorHAnsi" w:eastAsiaTheme="majorEastAsia" w:cstheme="majorBidi"/>
          <w:color w:val="2E74B5" w:themeColor="accent1" w:themeShade="BF"/>
          <w:sz w:val="32"/>
          <w:szCs w:val="32"/>
        </w:rPr>
      </w:pPr>
    </w:p>
    <w:p w:rsidR="00C8153C" w:rsidRDefault="00C8153C" w14:paraId="48382A5E" w14:textId="77777777">
      <w:pPr>
        <w:spacing w:before="0"/>
        <w:rPr>
          <w:rFonts w:asciiTheme="majorHAnsi" w:hAnsiTheme="majorHAnsi" w:eastAsiaTheme="majorEastAsia" w:cstheme="majorBidi"/>
          <w:color w:val="2E74B5" w:themeColor="accent1" w:themeShade="BF"/>
          <w:sz w:val="32"/>
          <w:szCs w:val="32"/>
        </w:rPr>
      </w:pPr>
      <w:r>
        <w:br w:type="page"/>
      </w:r>
    </w:p>
    <w:p w:rsidR="00F116DD" w:rsidP="004E2441" w:rsidRDefault="00F116DD" w14:paraId="618D3938" w14:textId="77777777">
      <w:pPr>
        <w:pStyle w:val="Overskrift1"/>
        <w:sectPr w:rsidR="00F116DD" w:rsidSect="008C136F">
          <w:pgSz w:w="11906" w:h="16838" w:orient="portrait"/>
          <w:pgMar w:top="1417" w:right="1417" w:bottom="1417" w:left="1417" w:header="708" w:footer="708" w:gutter="0"/>
          <w:cols w:space="708"/>
          <w:docGrid w:linePitch="360"/>
        </w:sectPr>
      </w:pPr>
      <w:bookmarkStart w:name="_Ref8033211" w:id="541"/>
    </w:p>
    <w:p w:rsidR="004E2441" w:rsidP="004E2441" w:rsidRDefault="00C8153C" w14:paraId="22A18604" w14:textId="5B081EAA">
      <w:pPr>
        <w:pStyle w:val="Overskrift1"/>
      </w:pPr>
      <w:bookmarkStart w:name="_Ref8637974" w:id="542"/>
      <w:bookmarkStart w:name="_Toc22546460" w:id="543"/>
      <w:r>
        <w:t xml:space="preserve">Vedlegg 4 </w:t>
      </w:r>
      <w:r w:rsidR="004E2441">
        <w:t>Etterlevelseskrav</w:t>
      </w:r>
      <w:bookmarkEnd w:id="541"/>
      <w:bookmarkEnd w:id="542"/>
      <w:bookmarkEnd w:id="543"/>
    </w:p>
    <w:tbl>
      <w:tblPr>
        <w:tblStyle w:val="Tabellrutenett"/>
        <w:tblW w:w="14283"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DBDB" w:themeFill="accent3" w:themeFillTint="66"/>
        <w:tblLayout w:type="fixed"/>
        <w:tblLook w:val="04A0" w:firstRow="1" w:lastRow="0" w:firstColumn="1" w:lastColumn="0" w:noHBand="0" w:noVBand="1"/>
      </w:tblPr>
      <w:tblGrid>
        <w:gridCol w:w="534"/>
        <w:gridCol w:w="4961"/>
        <w:gridCol w:w="850"/>
        <w:gridCol w:w="7938"/>
      </w:tblGrid>
      <w:tr w:rsidR="00F116DD" w:rsidTr="00EE4606" w14:paraId="4D48C5C3" w14:textId="77777777">
        <w:tc>
          <w:tcPr>
            <w:tcW w:w="14283" w:type="dxa"/>
            <w:gridSpan w:val="4"/>
            <w:shd w:val="clear" w:color="auto" w:fill="FF9999"/>
          </w:tcPr>
          <w:p w:rsidRPr="00076F12" w:rsidR="00F116DD" w:rsidP="00DA334D" w:rsidRDefault="00F116DD" w14:paraId="278C5294" w14:textId="77777777">
            <w:pPr>
              <w:spacing w:after="160" w:line="259" w:lineRule="auto"/>
              <w:jc w:val="center"/>
              <w:rPr>
                <w:b/>
                <w:bCs/>
              </w:rPr>
            </w:pPr>
            <w:r w:rsidRPr="00076F12">
              <w:rPr>
                <w:b/>
                <w:bCs/>
              </w:rPr>
              <w:t>Etterlevelseskrav personvern</w:t>
            </w:r>
            <w:r w:rsidRPr="00C41647">
              <w:rPr>
                <w:b/>
                <w:bCs/>
                <w:vertAlign w:val="superscript"/>
              </w:rPr>
              <w:footnoteReference w:id="20"/>
            </w:r>
          </w:p>
        </w:tc>
      </w:tr>
      <w:tr w:rsidR="00F116DD" w:rsidTr="00EE4606" w14:paraId="66CBC497" w14:textId="77777777">
        <w:trPr>
          <w:trHeight w:val="266"/>
        </w:trPr>
        <w:tc>
          <w:tcPr>
            <w:tcW w:w="534" w:type="dxa"/>
            <w:shd w:val="clear" w:color="auto" w:fill="FFCCCC"/>
          </w:tcPr>
          <w:p w:rsidRPr="009924FD" w:rsidR="00F116DD" w:rsidP="00DA334D" w:rsidRDefault="00F116DD" w14:paraId="7BD79643" w14:textId="77777777">
            <w:pPr>
              <w:jc w:val="center"/>
              <w:rPr>
                <w:b/>
                <w:bCs/>
                <w:sz w:val="16"/>
              </w:rPr>
            </w:pPr>
            <w:r w:rsidRPr="009924FD">
              <w:rPr>
                <w:b/>
                <w:bCs/>
                <w:sz w:val="16"/>
              </w:rPr>
              <w:t>Nr.</w:t>
            </w:r>
          </w:p>
        </w:tc>
        <w:tc>
          <w:tcPr>
            <w:tcW w:w="4961" w:type="dxa"/>
            <w:shd w:val="clear" w:color="auto" w:fill="FFCCCC"/>
          </w:tcPr>
          <w:p w:rsidRPr="009924FD" w:rsidR="00F116DD" w:rsidP="00DA334D" w:rsidRDefault="00F116DD" w14:paraId="18AC9309" w14:textId="77777777">
            <w:pPr>
              <w:spacing w:after="160" w:line="259" w:lineRule="auto"/>
              <w:jc w:val="center"/>
              <w:rPr>
                <w:b/>
                <w:bCs/>
                <w:sz w:val="16"/>
              </w:rPr>
            </w:pPr>
            <w:r w:rsidRPr="009924FD">
              <w:rPr>
                <w:b/>
                <w:bCs/>
                <w:sz w:val="16"/>
              </w:rPr>
              <w:t>Overordnet krav</w:t>
            </w:r>
          </w:p>
        </w:tc>
        <w:tc>
          <w:tcPr>
            <w:tcW w:w="850" w:type="dxa"/>
            <w:shd w:val="clear" w:color="auto" w:fill="FFCCCC"/>
          </w:tcPr>
          <w:p w:rsidRPr="009924FD" w:rsidR="00F116DD" w:rsidP="00DA334D" w:rsidRDefault="00F116DD" w14:paraId="2F917C23" w14:textId="77777777">
            <w:pPr>
              <w:spacing w:after="160" w:line="259" w:lineRule="auto"/>
              <w:jc w:val="center"/>
              <w:rPr>
                <w:b/>
                <w:bCs/>
                <w:sz w:val="16"/>
              </w:rPr>
            </w:pPr>
            <w:r w:rsidRPr="009924FD">
              <w:rPr>
                <w:b/>
                <w:bCs/>
                <w:sz w:val="16"/>
              </w:rPr>
              <w:t>Er kravet relevant?</w:t>
            </w:r>
          </w:p>
        </w:tc>
        <w:tc>
          <w:tcPr>
            <w:tcW w:w="7938" w:type="dxa"/>
            <w:shd w:val="clear" w:color="auto" w:fill="FFCCCC"/>
          </w:tcPr>
          <w:p w:rsidRPr="009924FD" w:rsidR="00F116DD" w:rsidP="00DA334D" w:rsidRDefault="00F116DD" w14:paraId="7B542992" w14:textId="77777777">
            <w:pPr>
              <w:spacing w:after="160" w:line="259" w:lineRule="auto"/>
              <w:jc w:val="center"/>
              <w:rPr>
                <w:b/>
                <w:bCs/>
                <w:sz w:val="16"/>
              </w:rPr>
            </w:pPr>
            <w:r w:rsidRPr="009924FD">
              <w:rPr>
                <w:b/>
                <w:bCs/>
                <w:sz w:val="16"/>
              </w:rPr>
              <w:t>Begrunnelse/ beskrivelse av hvordan kravet er ivaretatt</w:t>
            </w:r>
          </w:p>
        </w:tc>
      </w:tr>
      <w:tr w:rsidR="00F116DD" w:rsidTr="00EE4606" w14:paraId="61A5438C" w14:textId="77777777">
        <w:tc>
          <w:tcPr>
            <w:tcW w:w="534" w:type="dxa"/>
            <w:shd w:val="clear" w:color="auto" w:fill="DBDBDB" w:themeFill="accent3" w:themeFillTint="66"/>
          </w:tcPr>
          <w:p w:rsidR="00F116DD" w:rsidP="00DA334D" w:rsidRDefault="00F116DD" w14:paraId="3241CD1E" w14:textId="77777777">
            <w:r>
              <w:t>1</w:t>
            </w:r>
          </w:p>
        </w:tc>
        <w:tc>
          <w:tcPr>
            <w:tcW w:w="4961" w:type="dxa"/>
            <w:shd w:val="clear" w:color="auto" w:fill="DBDBDB" w:themeFill="accent3" w:themeFillTint="66"/>
          </w:tcPr>
          <w:p w:rsidRPr="001D3268" w:rsidR="00F116DD" w:rsidP="00DA334D" w:rsidRDefault="00F116DD" w14:paraId="2166BFD5" w14:textId="77777777">
            <w:pPr>
              <w:rPr>
                <w:b/>
              </w:rPr>
            </w:pPr>
            <w:r>
              <w:rPr>
                <w:b/>
              </w:rPr>
              <w:t>Behandlingsgrunnlag</w:t>
            </w:r>
          </w:p>
          <w:p w:rsidR="00F116DD" w:rsidP="00DA334D" w:rsidRDefault="00F116DD" w14:paraId="7DDA103D" w14:textId="77777777">
            <w:r>
              <w:t>All behandling av personopplysninger må ha et behandlingsgrunnlag for at det skal være tillatt å bruke personopplysningene.</w:t>
            </w:r>
          </w:p>
        </w:tc>
        <w:tc>
          <w:tcPr>
            <w:tcW w:w="850" w:type="dxa"/>
            <w:shd w:val="clear" w:color="auto" w:fill="F2F2F2" w:themeFill="background1" w:themeFillShade="F2"/>
          </w:tcPr>
          <w:p w:rsidR="00F116DD" w:rsidP="00DA334D" w:rsidRDefault="00F116DD" w14:paraId="31ADE767" w14:textId="77777777">
            <w:r>
              <w:t>Ja</w:t>
            </w:r>
          </w:p>
        </w:tc>
        <w:tc>
          <w:tcPr>
            <w:tcW w:w="7938" w:type="dxa"/>
            <w:shd w:val="clear" w:color="auto" w:fill="F2F2F2" w:themeFill="background1" w:themeFillShade="F2"/>
          </w:tcPr>
          <w:p w:rsidR="00F116DD" w:rsidP="00AA2508" w:rsidRDefault="00F116DD" w14:paraId="77931BFA" w14:textId="66781267">
            <w:r>
              <w:t>Se punkt</w:t>
            </w:r>
            <w:r w:rsidR="00AA2508">
              <w:t xml:space="preserve"> </w:t>
            </w:r>
            <w:r w:rsidR="00AA2508">
              <w:fldChar w:fldCharType="begin"/>
            </w:r>
            <w:r w:rsidR="00AA2508">
              <w:instrText xml:space="preserve"> REF _Ref8032652 \r \h </w:instrText>
            </w:r>
            <w:r w:rsidR="00AA2508">
              <w:fldChar w:fldCharType="separate"/>
            </w:r>
            <w:r w:rsidR="00AA2508">
              <w:t>2.3</w:t>
            </w:r>
            <w:r w:rsidR="00AA2508">
              <w:fldChar w:fldCharType="end"/>
            </w:r>
            <w:r>
              <w:t>.</w:t>
            </w:r>
          </w:p>
        </w:tc>
      </w:tr>
      <w:tr w:rsidR="00F116DD" w:rsidTr="00EE4606" w14:paraId="4E525875" w14:textId="77777777">
        <w:tc>
          <w:tcPr>
            <w:tcW w:w="534" w:type="dxa"/>
            <w:shd w:val="clear" w:color="auto" w:fill="DBDBDB" w:themeFill="accent3" w:themeFillTint="66"/>
          </w:tcPr>
          <w:p w:rsidR="00F116DD" w:rsidP="00DA334D" w:rsidRDefault="00F116DD" w14:paraId="1C1D4A46" w14:textId="77777777">
            <w:r>
              <w:t>2</w:t>
            </w:r>
          </w:p>
        </w:tc>
        <w:tc>
          <w:tcPr>
            <w:tcW w:w="4961" w:type="dxa"/>
            <w:shd w:val="clear" w:color="auto" w:fill="DBDBDB" w:themeFill="accent3" w:themeFillTint="66"/>
          </w:tcPr>
          <w:p w:rsidRPr="001D3268" w:rsidR="00F116DD" w:rsidP="00DA334D" w:rsidRDefault="00F116DD" w14:paraId="2AB70EF0" w14:textId="77777777">
            <w:pPr>
              <w:rPr>
                <w:b/>
              </w:rPr>
            </w:pPr>
            <w:r>
              <w:rPr>
                <w:b/>
              </w:rPr>
              <w:t>Formålsbegrensning</w:t>
            </w:r>
          </w:p>
          <w:p w:rsidR="00F116DD" w:rsidP="00DA334D" w:rsidRDefault="00F116DD" w14:paraId="4BC4C6CF" w14:textId="77777777">
            <w:r>
              <w:t xml:space="preserve">Personopplysninger skal kun samles inn for spesifikke, uttrykkelig angitte og berettigede formål og kan ikke uten videre </w:t>
            </w:r>
            <w:proofErr w:type="spellStart"/>
            <w:r>
              <w:t>viderebehandles</w:t>
            </w:r>
            <w:proofErr w:type="spellEnd"/>
            <w:r>
              <w:t xml:space="preserve"> til formål som er uforenlig med det opprinnelige formålet.</w:t>
            </w:r>
          </w:p>
        </w:tc>
        <w:tc>
          <w:tcPr>
            <w:tcW w:w="850" w:type="dxa"/>
            <w:shd w:val="clear" w:color="auto" w:fill="F2F2F2" w:themeFill="background1" w:themeFillShade="F2"/>
          </w:tcPr>
          <w:p w:rsidR="00F116DD" w:rsidP="00DA334D" w:rsidRDefault="00F116DD" w14:paraId="570BC0D3" w14:textId="77777777">
            <w:r>
              <w:t>Ja</w:t>
            </w:r>
          </w:p>
        </w:tc>
        <w:tc>
          <w:tcPr>
            <w:tcW w:w="7938" w:type="dxa"/>
            <w:shd w:val="clear" w:color="auto" w:fill="F2F2F2" w:themeFill="background1" w:themeFillShade="F2"/>
          </w:tcPr>
          <w:p w:rsidR="00F116DD" w:rsidP="00DA334D" w:rsidRDefault="00F116DD" w14:paraId="78F13F62" w14:textId="49A48018">
            <w:r>
              <w:t>Se punkt</w:t>
            </w:r>
            <w:r w:rsidR="00AA2508">
              <w:t xml:space="preserve"> </w:t>
            </w:r>
            <w:r w:rsidR="00AA2508">
              <w:fldChar w:fldCharType="begin"/>
            </w:r>
            <w:r w:rsidR="00AA2508">
              <w:instrText xml:space="preserve"> REF _Ref8032891 \r \h </w:instrText>
            </w:r>
            <w:r w:rsidR="00AA2508">
              <w:fldChar w:fldCharType="separate"/>
            </w:r>
            <w:r w:rsidR="00AA2508">
              <w:t>2.2</w:t>
            </w:r>
            <w:r w:rsidR="00AA2508">
              <w:fldChar w:fldCharType="end"/>
            </w:r>
            <w:r>
              <w:t>.</w:t>
            </w:r>
          </w:p>
          <w:p w:rsidR="00F116DD" w:rsidP="00DA334D" w:rsidRDefault="00F116DD" w14:paraId="5A197F8C" w14:textId="77777777"/>
          <w:p w:rsidRPr="00333732" w:rsidR="00F116DD" w:rsidP="00DA334D" w:rsidRDefault="00F116DD" w14:paraId="1F3EFBE6" w14:textId="77777777"/>
        </w:tc>
      </w:tr>
      <w:tr w:rsidR="00F116DD" w:rsidTr="00EE4606" w14:paraId="48788FC8" w14:textId="77777777">
        <w:tc>
          <w:tcPr>
            <w:tcW w:w="534" w:type="dxa"/>
            <w:shd w:val="clear" w:color="auto" w:fill="DBDBDB" w:themeFill="accent3" w:themeFillTint="66"/>
          </w:tcPr>
          <w:p w:rsidR="00F116DD" w:rsidP="00DA334D" w:rsidRDefault="00F116DD" w14:paraId="4818594B" w14:textId="77777777">
            <w:r>
              <w:t>3</w:t>
            </w:r>
          </w:p>
        </w:tc>
        <w:tc>
          <w:tcPr>
            <w:tcW w:w="4961" w:type="dxa"/>
            <w:shd w:val="clear" w:color="auto" w:fill="DBDBDB" w:themeFill="accent3" w:themeFillTint="66"/>
          </w:tcPr>
          <w:p w:rsidRPr="00475028" w:rsidR="00F116DD" w:rsidP="00DA334D" w:rsidRDefault="00F116DD" w14:paraId="69267573" w14:textId="77777777">
            <w:pPr>
              <w:rPr>
                <w:b/>
              </w:rPr>
            </w:pPr>
            <w:r w:rsidRPr="00475028">
              <w:rPr>
                <w:b/>
              </w:rPr>
              <w:t>Dataminimering</w:t>
            </w:r>
          </w:p>
          <w:p w:rsidR="00F116DD" w:rsidP="00DA334D" w:rsidRDefault="00F116DD" w14:paraId="0374A981" w14:textId="77777777">
            <w:r>
              <w:t>Personopplysningene skal være adekvate, relevante og begrenset til det som er nødvendig for å oppfylle formålet med behandlingen.</w:t>
            </w:r>
          </w:p>
        </w:tc>
        <w:tc>
          <w:tcPr>
            <w:tcW w:w="850" w:type="dxa"/>
            <w:shd w:val="clear" w:color="auto" w:fill="F2F2F2" w:themeFill="background1" w:themeFillShade="F2"/>
          </w:tcPr>
          <w:p w:rsidR="00F116DD" w:rsidP="00DA334D" w:rsidRDefault="00F116DD" w14:paraId="2D975C7B" w14:textId="77777777">
            <w:r>
              <w:t>Ja</w:t>
            </w:r>
          </w:p>
        </w:tc>
        <w:tc>
          <w:tcPr>
            <w:tcW w:w="7938" w:type="dxa"/>
            <w:shd w:val="clear" w:color="auto" w:fill="F2F2F2" w:themeFill="background1" w:themeFillShade="F2"/>
          </w:tcPr>
          <w:p w:rsidRPr="004F4E1B" w:rsidR="00F116DD" w:rsidP="00AA2508" w:rsidRDefault="00F116DD" w14:paraId="22C3B161" w14:textId="78120FF5">
            <w:r w:rsidRPr="004F4E1B">
              <w:t>Se punkt</w:t>
            </w:r>
            <w:r w:rsidR="00AA2508">
              <w:t xml:space="preserve"> </w:t>
            </w:r>
            <w:r w:rsidR="00AA2508">
              <w:fldChar w:fldCharType="begin"/>
            </w:r>
            <w:r w:rsidR="00AA2508">
              <w:instrText xml:space="preserve"> REF _Ref8032891 \r \h </w:instrText>
            </w:r>
            <w:r w:rsidR="00AA2508">
              <w:fldChar w:fldCharType="separate"/>
            </w:r>
            <w:r w:rsidR="00AA2508">
              <w:t>2.2</w:t>
            </w:r>
            <w:r w:rsidR="00AA2508">
              <w:fldChar w:fldCharType="end"/>
            </w:r>
            <w:r w:rsidRPr="004F4E1B">
              <w:t>.</w:t>
            </w:r>
          </w:p>
        </w:tc>
      </w:tr>
      <w:tr w:rsidR="00F116DD" w:rsidTr="00EE4606" w14:paraId="6F676184" w14:textId="77777777">
        <w:trPr>
          <w:trHeight w:val="268"/>
        </w:trPr>
        <w:tc>
          <w:tcPr>
            <w:tcW w:w="534" w:type="dxa"/>
            <w:shd w:val="clear" w:color="auto" w:fill="DBDBDB" w:themeFill="accent3" w:themeFillTint="66"/>
          </w:tcPr>
          <w:p w:rsidR="00F116DD" w:rsidP="00DA334D" w:rsidRDefault="00F116DD" w14:paraId="5430D8AD" w14:textId="77777777">
            <w:r>
              <w:t>4</w:t>
            </w:r>
          </w:p>
        </w:tc>
        <w:tc>
          <w:tcPr>
            <w:tcW w:w="4961" w:type="dxa"/>
            <w:shd w:val="clear" w:color="auto" w:fill="DBDBDB" w:themeFill="accent3" w:themeFillTint="66"/>
          </w:tcPr>
          <w:p w:rsidRPr="00475028" w:rsidR="00F116DD" w:rsidP="00DA334D" w:rsidRDefault="00F116DD" w14:paraId="70F549B3" w14:textId="77777777">
            <w:pPr>
              <w:rPr>
                <w:b/>
              </w:rPr>
            </w:pPr>
            <w:r w:rsidRPr="00475028">
              <w:rPr>
                <w:b/>
              </w:rPr>
              <w:t>Riktighet</w:t>
            </w:r>
          </w:p>
          <w:p w:rsidR="00F116DD" w:rsidP="00DA334D" w:rsidRDefault="00F116DD" w14:paraId="0D19449A" w14:textId="77777777">
            <w:r>
              <w:t>Det må sikres at personopplysninger som behandles er korrekte og oppdaterte, og at opplysninger som er uriktige slettes eller korrigeres.</w:t>
            </w:r>
          </w:p>
        </w:tc>
        <w:tc>
          <w:tcPr>
            <w:tcW w:w="850" w:type="dxa"/>
            <w:shd w:val="clear" w:color="auto" w:fill="F2F2F2" w:themeFill="background1" w:themeFillShade="F2"/>
          </w:tcPr>
          <w:p w:rsidR="00F116DD" w:rsidP="00DA334D" w:rsidRDefault="00F116DD" w14:paraId="1D698311" w14:textId="77777777">
            <w:r>
              <w:t>Ja</w:t>
            </w:r>
          </w:p>
        </w:tc>
        <w:tc>
          <w:tcPr>
            <w:tcW w:w="7938" w:type="dxa"/>
            <w:shd w:val="clear" w:color="auto" w:fill="F2F2F2" w:themeFill="background1" w:themeFillShade="F2"/>
          </w:tcPr>
          <w:p w:rsidR="00F116DD" w:rsidP="00AA2508" w:rsidRDefault="00AA2508" w14:paraId="73D5E2B6" w14:textId="345347B7">
            <w:r w:rsidRPr="00AA2508">
              <w:t xml:space="preserve">NAV verifiserer personopplysningenes riktighet i behandlingen av søknadene. Dette skjer imidlertid ikke i EESSI, men i det enkelte fagsystemet. EESSI er et system for oversendelse av informasjon fra andre EØS-lands trygdemyndigheter. Denne </w:t>
            </w:r>
            <w:r w:rsidRPr="00AA2508">
              <w:t xml:space="preserve">informasjonen blir brukt som underlag for </w:t>
            </w:r>
            <w:proofErr w:type="spellStart"/>
            <w:r w:rsidRPr="00AA2508">
              <w:t>NAVs</w:t>
            </w:r>
            <w:proofErr w:type="spellEnd"/>
            <w:r w:rsidRPr="00AA2508">
              <w:t xml:space="preserve"> behandling av søknader og NAV verifiserer personopplysningenes riktighet i behandlingen av søknadene.</w:t>
            </w:r>
            <w:r>
              <w:rPr>
                <w:rStyle w:val="Fotnotereferanse"/>
              </w:rPr>
              <w:t xml:space="preserve"> </w:t>
            </w:r>
            <w:r>
              <w:rPr>
                <w:rStyle w:val="Fotnotereferanse"/>
              </w:rPr>
              <w:footnoteReference w:id="21"/>
            </w:r>
          </w:p>
        </w:tc>
      </w:tr>
      <w:tr w:rsidR="00F116DD" w:rsidTr="00EE4606" w14:paraId="7C736A1A" w14:textId="77777777">
        <w:tc>
          <w:tcPr>
            <w:tcW w:w="534" w:type="dxa"/>
            <w:shd w:val="clear" w:color="auto" w:fill="DBDBDB" w:themeFill="accent3" w:themeFillTint="66"/>
          </w:tcPr>
          <w:p w:rsidR="00F116DD" w:rsidP="00DA334D" w:rsidRDefault="00F116DD" w14:paraId="6C14F977" w14:textId="77777777">
            <w:r>
              <w:t>5</w:t>
            </w:r>
          </w:p>
        </w:tc>
        <w:tc>
          <w:tcPr>
            <w:tcW w:w="4961" w:type="dxa"/>
            <w:shd w:val="clear" w:color="auto" w:fill="DBDBDB" w:themeFill="accent3" w:themeFillTint="66"/>
          </w:tcPr>
          <w:p w:rsidRPr="00475028" w:rsidR="00F116DD" w:rsidP="00DA334D" w:rsidRDefault="00F116DD" w14:paraId="7BB33573" w14:textId="77777777">
            <w:pPr>
              <w:rPr>
                <w:b/>
              </w:rPr>
            </w:pPr>
            <w:r w:rsidRPr="00475028">
              <w:rPr>
                <w:b/>
              </w:rPr>
              <w:t>Lagringsbegrensning</w:t>
            </w:r>
            <w:r>
              <w:rPr>
                <w:b/>
              </w:rPr>
              <w:t xml:space="preserve"> og sletteplikt</w:t>
            </w:r>
          </w:p>
          <w:p w:rsidR="00F116DD" w:rsidP="00DA334D" w:rsidRDefault="00F116DD" w14:paraId="25167A49" w14:textId="77777777">
            <w:pPr>
              <w:spacing w:after="120"/>
            </w:pPr>
            <w:r>
              <w:t>Når det ikke lenger er nødvendig å lagre personopplysningene for formålet de ble innhentet for skal opplysningene slettes eller anonymiseres, med mindre annen lovgivning pålegger etaten en lengre lagringstid. Eksempler her er arkivloven og bokføringsloven. </w:t>
            </w:r>
          </w:p>
          <w:p w:rsidR="00F116DD" w:rsidP="00DA334D" w:rsidRDefault="00F116DD" w14:paraId="6A5DFF95" w14:textId="77777777">
            <w:pPr>
              <w:spacing w:after="120"/>
            </w:pPr>
            <w:r>
              <w:t>Det må etableres rutiner for sletting av personopplysninger, automatiske eller manuelle, som sikrer at personopplysninger ikke lagres lengre enn nødvendig. </w:t>
            </w:r>
          </w:p>
        </w:tc>
        <w:tc>
          <w:tcPr>
            <w:tcW w:w="850" w:type="dxa"/>
            <w:shd w:val="clear" w:color="auto" w:fill="F2F2F2" w:themeFill="background1" w:themeFillShade="F2"/>
          </w:tcPr>
          <w:p w:rsidR="00F116DD" w:rsidP="00DA334D" w:rsidRDefault="00F116DD" w14:paraId="3322F8C2" w14:textId="77777777">
            <w:r>
              <w:t>Ja</w:t>
            </w:r>
          </w:p>
        </w:tc>
        <w:tc>
          <w:tcPr>
            <w:tcW w:w="7938" w:type="dxa"/>
            <w:shd w:val="clear" w:color="auto" w:fill="F2F2F2" w:themeFill="background1" w:themeFillShade="F2"/>
          </w:tcPr>
          <w:p w:rsidR="00F116DD" w:rsidP="00DA334D" w:rsidRDefault="00F116DD" w14:paraId="5FADE718" w14:textId="2F0CC208">
            <w:pPr>
              <w:spacing w:after="120"/>
            </w:pPr>
            <w:r>
              <w:t xml:space="preserve">Arkivloven inneholder hjemmel for å lagre personopplysningene også utover at de enkelte søknadene er behandlet. All informasjonen fra </w:t>
            </w:r>
            <w:r w:rsidR="00040847">
              <w:t>EESSI Pensjon</w:t>
            </w:r>
            <w:r>
              <w:t xml:space="preserve"> blir arkivert i henhold til etatens interne kassasjonsregler. </w:t>
            </w:r>
          </w:p>
          <w:p w:rsidRPr="002952FB" w:rsidR="00F116DD" w:rsidP="00DA334D" w:rsidRDefault="00F116DD" w14:paraId="2D875B89" w14:textId="77777777">
            <w:pPr>
              <w:spacing w:after="120"/>
            </w:pPr>
            <w:r w:rsidRPr="002952FB">
              <w:t>NAV har retningslinjer for sletting som skal sikre at personopplysninger slettes i tråd med krav i personvernlovgivningen.</w:t>
            </w:r>
            <w:r w:rsidRPr="002952FB">
              <w:rPr>
                <w:rStyle w:val="Fotnotereferanse"/>
              </w:rPr>
              <w:footnoteReference w:id="22"/>
            </w:r>
            <w:r w:rsidRPr="002952FB">
              <w:t xml:space="preserve"> Disse retningslinjene er imidlertid ikke oppdatert i henhold til ny personvernlovgivning. </w:t>
            </w:r>
          </w:p>
          <w:p w:rsidR="00F116DD" w:rsidP="00DA334D" w:rsidRDefault="00F116DD" w14:paraId="737BBDD0" w14:textId="77777777">
            <w:pPr>
              <w:spacing w:after="120"/>
            </w:pPr>
            <w:r w:rsidRPr="008F27CE">
              <w:t>NAV er som offentlig organ bundet av arkivlovgivningen. Denne lovgivningen innebærer at all inngående post skal arkiveres slik som den er når den kommer inn til NAV. Dersom søknadsskjemaer inneholder overskuddsinformasjon, foreligger det rettslig grunnlag for fortsatt lagring i arkivloven. Dette fører til at sletting a</w:t>
            </w:r>
            <w:r w:rsidR="00AA2508">
              <w:t>v</w:t>
            </w:r>
            <w:r w:rsidRPr="008F27CE">
              <w:t xml:space="preserve"> overskuddsinformasjon ikke vil finne sted.</w:t>
            </w:r>
          </w:p>
          <w:p w:rsidR="00AA2508" w:rsidP="00662557" w:rsidRDefault="00AA2508" w14:paraId="62F182C5" w14:textId="77777777">
            <w:pPr>
              <w:spacing w:after="120"/>
            </w:pPr>
            <w:r>
              <w:t>Ett av risikoscenariene som personvernkonsekvensvurderingen til EESSI Basis tar opp, er risiko for at p</w:t>
            </w:r>
            <w:r w:rsidRPr="002952FB">
              <w:t>ersonopplysninger mellomlagres ut over bestemt lagringstid</w:t>
            </w:r>
            <w:r>
              <w:t xml:space="preserve"> i RINA. </w:t>
            </w:r>
            <w:proofErr w:type="spellStart"/>
            <w:r>
              <w:t>SEDene</w:t>
            </w:r>
            <w:proofErr w:type="spellEnd"/>
            <w:r>
              <w:t xml:space="preserve"> lagres i aksesspunktet, og det er behov for å fastsette hvor </w:t>
            </w:r>
            <w:r w:rsidR="00662557">
              <w:t xml:space="preserve">lenge de ulike </w:t>
            </w:r>
            <w:proofErr w:type="spellStart"/>
            <w:r w:rsidR="00662557">
              <w:t>SEDene</w:t>
            </w:r>
            <w:proofErr w:type="spellEnd"/>
            <w:r w:rsidR="00662557">
              <w:t xml:space="preserve"> skal lagres ut i fra de forskjellige fagområdenes behov. Det gjenstår for EESSI Pensjon å ta stilling til denne lagringstiden</w:t>
            </w:r>
            <w:r>
              <w:t xml:space="preserve">.  </w:t>
            </w:r>
          </w:p>
          <w:p w:rsidRPr="0091594C" w:rsidR="00D43D9C" w:rsidP="00662557" w:rsidRDefault="00D43D9C" w14:paraId="3CCF6C1D" w14:textId="6E1E4326">
            <w:pPr>
              <w:spacing w:after="120"/>
              <w:rPr>
                <w:strike/>
                <w:rPrChange w:author="Støylen, Mari" w:date="2021-04-12T17:40:00Z" w:id="544">
                  <w:rPr/>
                </w:rPrChange>
              </w:rPr>
            </w:pPr>
            <w:r w:rsidRPr="003910D0">
              <w:rPr>
                <w:rFonts w:eastAsia="Times New Roman" w:cs="Times New Roman"/>
                <w:strike/>
                <w:highlight w:val="lightGray"/>
                <w:rPrChange w:author="Støylen, Mari" w:date="2021-05-04T10:14:00Z" w:id="545">
                  <w:rPr>
                    <w:rFonts w:eastAsia="Times New Roman" w:cs="Times New Roman"/>
                  </w:rPr>
                </w:rPrChange>
              </w:rPr>
              <w:t xml:space="preserve">Videre lagres personopplysningene kryptert i en database (S3) i selvbetjeningsløsningen og ukryptert i S3-databasen i EESSI Pensjon i en udefinert tidsperiode. Det er definert et behov for å fastsette sletteregler i S3-databasen knyttet </w:t>
            </w:r>
            <w:r w:rsidRPr="003910D0">
              <w:rPr>
                <w:rFonts w:eastAsia="Times New Roman" w:cs="Times New Roman"/>
                <w:strike/>
                <w:highlight w:val="lightGray"/>
                <w:rPrChange w:author="Støylen, Mari" w:date="2021-05-04T10:14:00Z" w:id="546">
                  <w:rPr>
                    <w:rFonts w:eastAsia="Times New Roman" w:cs="Times New Roman"/>
                  </w:rPr>
                </w:rPrChange>
              </w:rPr>
              <w:t>til personvernscenarioet P10. «Lagring ut over det som er formålet med behandlingen».</w:t>
            </w:r>
          </w:p>
        </w:tc>
      </w:tr>
      <w:tr w:rsidR="00F116DD" w:rsidTr="00EE4606" w14:paraId="297F0D7D" w14:textId="77777777">
        <w:tc>
          <w:tcPr>
            <w:tcW w:w="534" w:type="dxa"/>
            <w:shd w:val="clear" w:color="auto" w:fill="DBDBDB" w:themeFill="accent3" w:themeFillTint="66"/>
          </w:tcPr>
          <w:p w:rsidR="00F116DD" w:rsidP="00DA334D" w:rsidRDefault="00F116DD" w14:paraId="72BA51EA" w14:textId="77777777">
            <w:r>
              <w:t>6</w:t>
            </w:r>
          </w:p>
        </w:tc>
        <w:tc>
          <w:tcPr>
            <w:tcW w:w="4961" w:type="dxa"/>
            <w:shd w:val="clear" w:color="auto" w:fill="DBDBDB" w:themeFill="accent3" w:themeFillTint="66"/>
          </w:tcPr>
          <w:p w:rsidRPr="00475028" w:rsidR="00F116DD" w:rsidP="00DA334D" w:rsidRDefault="00F116DD" w14:paraId="70E5828E" w14:textId="77777777">
            <w:pPr>
              <w:rPr>
                <w:b/>
              </w:rPr>
            </w:pPr>
            <w:r w:rsidRPr="00475028">
              <w:rPr>
                <w:b/>
              </w:rPr>
              <w:t>Informasjonsplikt</w:t>
            </w:r>
          </w:p>
          <w:p w:rsidR="00F116DD" w:rsidP="00DA334D" w:rsidRDefault="00F116DD" w14:paraId="2FCE67DD" w14:textId="77777777">
            <w:pPr>
              <w:spacing w:after="120"/>
            </w:pPr>
            <w:r>
              <w:t>NAV har en plikt til å informere de registrerte når vi innhenter personopplysninger. Informasjon skal være tilgjengelig, kortfattet, og lett å forstå. Språket skal være klart og enkelt. Det gjelder særlig informasjon til barn.</w:t>
            </w:r>
          </w:p>
          <w:p w:rsidRPr="00DE4C4B" w:rsidR="00F116DD" w:rsidP="00DA334D" w:rsidRDefault="00F116DD" w14:paraId="1C7360E1" w14:textId="77777777">
            <w:pPr>
              <w:spacing w:after="120"/>
            </w:pPr>
            <w:r w:rsidRPr="00DE4C4B">
              <w:t xml:space="preserve">Det skal opplyses om hvem som er behandlingsansvarlig og kontaktopplysninger til personvernombud, hva som er formålet med behandlingen, eventuelle mottakere som opplysningene er utlevert til, hvor lenge opplysningene vil bli lagret, informasjon om hvilke personvernrettigheter den registrerte </w:t>
            </w:r>
            <w:r>
              <w:t>har, og om klageadgang.</w:t>
            </w:r>
          </w:p>
          <w:p w:rsidR="00F116DD" w:rsidP="00DA334D" w:rsidRDefault="00F116DD" w14:paraId="1158582E" w14:textId="77777777">
            <w:pPr>
              <w:spacing w:after="120"/>
            </w:pPr>
            <w:r w:rsidRPr="00DE4C4B">
              <w:t>Det skal informeres om hvilke prosesser som er helautomatiske og hvilke som er manuelle. Regelinnholdet i automatisert saksbehandling skal dokumenteres og presenteres på en måte som er forståelig for både den registrerte og for saksbehandlerne.</w:t>
            </w:r>
          </w:p>
        </w:tc>
        <w:tc>
          <w:tcPr>
            <w:tcW w:w="850" w:type="dxa"/>
            <w:shd w:val="clear" w:color="auto" w:fill="F2F2F2" w:themeFill="background1" w:themeFillShade="F2"/>
          </w:tcPr>
          <w:p w:rsidR="00F116DD" w:rsidP="00DA334D" w:rsidRDefault="00F116DD" w14:paraId="053B9848" w14:textId="77777777">
            <w:r>
              <w:t>Ja</w:t>
            </w:r>
          </w:p>
        </w:tc>
        <w:tc>
          <w:tcPr>
            <w:tcW w:w="7938" w:type="dxa"/>
            <w:shd w:val="clear" w:color="auto" w:fill="F2F2F2" w:themeFill="background1" w:themeFillShade="F2"/>
          </w:tcPr>
          <w:p w:rsidR="00F116DD" w:rsidP="00DA334D" w:rsidRDefault="00662557" w14:paraId="5A4DC524" w14:textId="7EC4DBE8">
            <w:pPr>
              <w:spacing w:after="120"/>
            </w:pPr>
            <w:r>
              <w:t xml:space="preserve">Personopplysninger behandles i EESSI Pensjon </w:t>
            </w:r>
            <w:r w:rsidRPr="003910D0">
              <w:rPr>
                <w:strike/>
                <w:highlight w:val="lightGray"/>
                <w:rPrChange w:author="Støylen, Mari" w:date="2021-05-04T10:14:00Z" w:id="547">
                  <w:rPr/>
                </w:rPrChange>
              </w:rPr>
              <w:t>og selvbetjeningsløsningen</w:t>
            </w:r>
            <w:r>
              <w:t xml:space="preserve"> fordi en søker har søkt om en tjeneste eller ytelse overfor NAV. </w:t>
            </w:r>
            <w:r w:rsidR="00F116DD">
              <w:t xml:space="preserve">NAV informerer den registrerte om hvordan deres personopplysninger behandles på følgende måter: </w:t>
            </w:r>
          </w:p>
          <w:p w:rsidRPr="00AA2508" w:rsidR="00F116DD" w:rsidP="00392EB9" w:rsidRDefault="00F116DD" w14:paraId="7490DEC0" w14:textId="69274B47">
            <w:pPr>
              <w:pStyle w:val="Listeavsnitt"/>
              <w:numPr>
                <w:ilvl w:val="0"/>
                <w:numId w:val="18"/>
              </w:numPr>
              <w:spacing w:before="160" w:after="120"/>
              <w:ind w:left="714" w:hanging="357"/>
              <w:contextualSpacing w:val="0"/>
              <w:rPr>
                <w:sz w:val="22"/>
              </w:rPr>
            </w:pPr>
            <w:r w:rsidRPr="00AA2508">
              <w:rPr>
                <w:sz w:val="22"/>
              </w:rPr>
              <w:t xml:space="preserve">NAV gir </w:t>
            </w:r>
            <w:r w:rsidR="00DF56AD">
              <w:rPr>
                <w:sz w:val="22"/>
              </w:rPr>
              <w:t>personer</w:t>
            </w:r>
            <w:r w:rsidRPr="00AA2508">
              <w:rPr>
                <w:sz w:val="22"/>
              </w:rPr>
              <w:t xml:space="preserve"> generell informasjon på nav.no om de ytelsene og tjenestene som man kan ha krav på. Informasjonen gis på norsk</w:t>
            </w:r>
            <w:r w:rsidRPr="00AA2508">
              <w:rPr>
                <w:rStyle w:val="Fotnotereferanse"/>
                <w:sz w:val="22"/>
              </w:rPr>
              <w:footnoteReference w:id="23"/>
            </w:r>
            <w:r w:rsidRPr="00AA2508">
              <w:rPr>
                <w:sz w:val="22"/>
              </w:rPr>
              <w:t xml:space="preserve"> og på engelsk</w:t>
            </w:r>
            <w:r w:rsidRPr="00AA2508">
              <w:rPr>
                <w:rStyle w:val="Fotnotereferanse"/>
                <w:sz w:val="22"/>
              </w:rPr>
              <w:footnoteReference w:id="24"/>
            </w:r>
            <w:r w:rsidRPr="00AA2508">
              <w:rPr>
                <w:sz w:val="22"/>
              </w:rPr>
              <w:t xml:space="preserve">. Denne informasjonen er med å oppfylle </w:t>
            </w:r>
            <w:proofErr w:type="spellStart"/>
            <w:r w:rsidRPr="00AA2508">
              <w:rPr>
                <w:sz w:val="22"/>
              </w:rPr>
              <w:t>NAVs</w:t>
            </w:r>
            <w:proofErr w:type="spellEnd"/>
            <w:r w:rsidRPr="00AA2508">
              <w:rPr>
                <w:sz w:val="22"/>
              </w:rPr>
              <w:t xml:space="preserve"> forvaltningsmessige informasjons- og opplysningsplikt, jf. forvaltningsloven § 11. Informasjonen er dermed vinklet mot hvilke ytelser man kan ha krav på, og mindre på hvordan den enkeltes personopplysninger behandles. Imidlertid tydeliggjør beskrivelsene formålet med behandlingen, nemlig at NAV skal kunne vurdere om vilkårene for å få ytelsen er oppfylt, og hvilke personopplysninger som en søker må oppgi for å få ytelsen. </w:t>
            </w:r>
          </w:p>
          <w:p w:rsidRPr="00AA2508" w:rsidR="00F116DD" w:rsidP="00392EB9" w:rsidRDefault="00F116DD" w14:paraId="74BE626F" w14:textId="7DE20B03">
            <w:pPr>
              <w:pStyle w:val="Listeavsnitt"/>
              <w:numPr>
                <w:ilvl w:val="0"/>
                <w:numId w:val="18"/>
              </w:numPr>
              <w:spacing w:before="160" w:after="120"/>
              <w:contextualSpacing w:val="0"/>
              <w:rPr>
                <w:sz w:val="22"/>
              </w:rPr>
            </w:pPr>
            <w:r w:rsidRPr="00AA2508">
              <w:rPr>
                <w:sz w:val="22"/>
              </w:rPr>
              <w:t xml:space="preserve">Hvis en </w:t>
            </w:r>
            <w:r w:rsidR="00DF56AD">
              <w:rPr>
                <w:sz w:val="22"/>
              </w:rPr>
              <w:t>person</w:t>
            </w:r>
            <w:r w:rsidRPr="00AA2508">
              <w:rPr>
                <w:sz w:val="22"/>
              </w:rPr>
              <w:t xml:space="preserve"> søker på en ytelse eller tjeneste, informerer </w:t>
            </w:r>
            <w:proofErr w:type="spellStart"/>
            <w:r w:rsidRPr="00AA2508">
              <w:rPr>
                <w:sz w:val="22"/>
              </w:rPr>
              <w:t>NAVs</w:t>
            </w:r>
            <w:proofErr w:type="spellEnd"/>
            <w:r w:rsidRPr="00AA2508">
              <w:rPr>
                <w:sz w:val="22"/>
              </w:rPr>
              <w:t xml:space="preserve"> saksbehandlere søkeren om hvordan vedkommendes personopplysninger behandles underveis i søknadsprosessen. Dette kalles «søknadsdialogen». Informasjonen kan f.eks. gis ved at saksbehandler forklarer hvilke dokumenter som må ettersendes for å vise at søker oppfyller vilkårene for å få ytelsen, eller ved at det </w:t>
            </w:r>
            <w:proofErr w:type="gramStart"/>
            <w:r w:rsidRPr="00AA2508">
              <w:rPr>
                <w:sz w:val="22"/>
              </w:rPr>
              <w:t>fremgår</w:t>
            </w:r>
            <w:proofErr w:type="gramEnd"/>
            <w:r w:rsidRPr="00AA2508">
              <w:rPr>
                <w:sz w:val="22"/>
              </w:rPr>
              <w:t xml:space="preserve"> av det enkelte vedtaket hvilke personopplysninger som er lagt til grunn. Det presiseres at det er ikke på alle områder at NAV informerer spesifikt om bruk av personopplysninger i søknadsdialogen. Dette skjer f.eks. ikke på området for barnetrygd. </w:t>
            </w:r>
          </w:p>
          <w:p w:rsidRPr="00AA2508" w:rsidR="00F116DD" w:rsidP="00392EB9" w:rsidRDefault="00F116DD" w14:paraId="46D331BD" w14:textId="77777777">
            <w:pPr>
              <w:pStyle w:val="Listeavsnitt"/>
              <w:numPr>
                <w:ilvl w:val="0"/>
                <w:numId w:val="18"/>
              </w:numPr>
              <w:spacing w:before="160" w:after="120"/>
              <w:contextualSpacing w:val="0"/>
              <w:rPr>
                <w:sz w:val="22"/>
              </w:rPr>
            </w:pPr>
            <w:r w:rsidRPr="00AA2508">
              <w:rPr>
                <w:sz w:val="22"/>
              </w:rPr>
              <w:t xml:space="preserve">NAV har gitt de registrerte generell informert om hvordan deres personopplysninger behandles når de søker om ytelser eller tjenester i </w:t>
            </w:r>
            <w:r w:rsidRPr="00AA2508">
              <w:rPr>
                <w:sz w:val="22"/>
              </w:rPr>
              <w:t>personvernerklæringen</w:t>
            </w:r>
            <w:r w:rsidRPr="00AA2508">
              <w:rPr>
                <w:rStyle w:val="Fotnotereferanse"/>
                <w:sz w:val="22"/>
              </w:rPr>
              <w:footnoteReference w:id="25"/>
            </w:r>
            <w:r w:rsidRPr="00AA2508">
              <w:rPr>
                <w:sz w:val="22"/>
              </w:rPr>
              <w:t xml:space="preserve"> som er publisert på nav.no. Personvernerklæringen inneholder blant annet informasjon om hvordan den registrerte skal håndheve sine rettigheter etter personopplysningslovgivningen</w:t>
            </w:r>
            <w:r w:rsidRPr="00AA2508">
              <w:rPr>
                <w:rStyle w:val="Fotnotereferanse"/>
                <w:sz w:val="22"/>
              </w:rPr>
              <w:footnoteReference w:id="26"/>
            </w:r>
            <w:r w:rsidRPr="00AA2508">
              <w:rPr>
                <w:sz w:val="22"/>
              </w:rPr>
              <w:t xml:space="preserve"> og hvilke personopplysninger som utleveres til EØS-land.</w:t>
            </w:r>
          </w:p>
          <w:p w:rsidRPr="008E3A78" w:rsidR="00F116DD" w:rsidP="00662557" w:rsidRDefault="00F116DD" w14:paraId="2F27EB6A" w14:textId="0272FB7E">
            <w:pPr>
              <w:pStyle w:val="Merknadstekst"/>
            </w:pPr>
            <w:r w:rsidRPr="008F27CE">
              <w:rPr>
                <w:sz w:val="22"/>
              </w:rPr>
              <w:t xml:space="preserve">NAV informerer ikke </w:t>
            </w:r>
            <w:r w:rsidR="00662557">
              <w:rPr>
                <w:sz w:val="22"/>
              </w:rPr>
              <w:t xml:space="preserve">spesifikt </w:t>
            </w:r>
            <w:r w:rsidRPr="008F27CE">
              <w:rPr>
                <w:sz w:val="22"/>
              </w:rPr>
              <w:t xml:space="preserve">om bruk av </w:t>
            </w:r>
            <w:r w:rsidR="00662557">
              <w:rPr>
                <w:sz w:val="22"/>
              </w:rPr>
              <w:t xml:space="preserve">EESSI Pensjon </w:t>
            </w:r>
            <w:r w:rsidRPr="003910D0" w:rsidR="00662557">
              <w:rPr>
                <w:strike/>
                <w:sz w:val="22"/>
                <w:highlight w:val="lightGray"/>
                <w:rPrChange w:author="Støylen, Mari" w:date="2021-05-04T10:14:00Z" w:id="548">
                  <w:rPr>
                    <w:sz w:val="22"/>
                  </w:rPr>
                </w:rPrChange>
              </w:rPr>
              <w:t>og selvbetjeningsløsningen</w:t>
            </w:r>
            <w:r w:rsidR="00662557">
              <w:rPr>
                <w:sz w:val="22"/>
              </w:rPr>
              <w:t xml:space="preserve"> på nav.no</w:t>
            </w:r>
            <w:r w:rsidRPr="008F27CE">
              <w:rPr>
                <w:sz w:val="22"/>
              </w:rPr>
              <w:t xml:space="preserve">. Det antas at informasjonen som beskrevet ovenfor gjør den registrerte i stand til å håndheve sine personvernrettigheter på en tilfredsstillende måte.  </w:t>
            </w:r>
          </w:p>
        </w:tc>
      </w:tr>
      <w:tr w:rsidR="00F116DD" w:rsidTr="00EE4606" w14:paraId="73DCFECC" w14:textId="77777777">
        <w:tc>
          <w:tcPr>
            <w:tcW w:w="534" w:type="dxa"/>
            <w:shd w:val="clear" w:color="auto" w:fill="DBDBDB" w:themeFill="accent3" w:themeFillTint="66"/>
          </w:tcPr>
          <w:p w:rsidR="00F116DD" w:rsidP="00DA334D" w:rsidRDefault="00F116DD" w14:paraId="0A352EEF" w14:textId="77777777">
            <w:r>
              <w:t>7</w:t>
            </w:r>
          </w:p>
        </w:tc>
        <w:tc>
          <w:tcPr>
            <w:tcW w:w="4961" w:type="dxa"/>
            <w:shd w:val="clear" w:color="auto" w:fill="DBDBDB" w:themeFill="accent3" w:themeFillTint="66"/>
          </w:tcPr>
          <w:p w:rsidRPr="006234BC" w:rsidR="00F116DD" w:rsidP="00DA334D" w:rsidRDefault="00F116DD" w14:paraId="355634FB" w14:textId="77777777">
            <w:pPr>
              <w:rPr>
                <w:b/>
              </w:rPr>
            </w:pPr>
            <w:r w:rsidRPr="006234BC">
              <w:rPr>
                <w:b/>
              </w:rPr>
              <w:t>Innsyn</w:t>
            </w:r>
          </w:p>
          <w:p w:rsidR="00F116DD" w:rsidP="00DA334D" w:rsidRDefault="00F116DD" w14:paraId="473B56D4" w14:textId="77777777">
            <w:pPr>
              <w:spacing w:after="120"/>
            </w:pPr>
            <w:r>
              <w:t xml:space="preserve">Retten til innsyn omfatter alle registrerte personopplysninger og vurdering om en registrert person, dvs. ikke bare personopplysninger i </w:t>
            </w:r>
            <w:proofErr w:type="gramStart"/>
            <w:r>
              <w:t>dokumenter</w:t>
            </w:r>
            <w:proofErr w:type="gramEnd"/>
            <w:r>
              <w:t xml:space="preserve"> men også alle registrerte personopplysninger i it-systemer og databaser. Det krever god oversikt over hvor alle personopplysninger og vurderinger knyttet til den registrerte er lagret. </w:t>
            </w:r>
          </w:p>
          <w:p w:rsidR="00F116DD" w:rsidP="00DA334D" w:rsidRDefault="00F116DD" w14:paraId="4A7ECE18" w14:textId="77777777">
            <w:pPr>
              <w:spacing w:after="120"/>
            </w:pPr>
            <w:r>
              <w:t>Systemløsninger og prosesser må legge til rette for at den registrerte kan få innsyn i alle sakens dokumenter og registrerte personopplysninger når disse ikke er helt eller delvis unntatt fra innsyn. Det bør tilrettelegges for elektroniske innsynstjenester.</w:t>
            </w:r>
          </w:p>
        </w:tc>
        <w:tc>
          <w:tcPr>
            <w:tcW w:w="850" w:type="dxa"/>
            <w:shd w:val="clear" w:color="auto" w:fill="F2F2F2" w:themeFill="background1" w:themeFillShade="F2"/>
          </w:tcPr>
          <w:p w:rsidR="00F116DD" w:rsidP="00DA334D" w:rsidRDefault="00F116DD" w14:paraId="7DB548B4" w14:textId="77777777">
            <w:r>
              <w:t>Ja</w:t>
            </w:r>
          </w:p>
        </w:tc>
        <w:tc>
          <w:tcPr>
            <w:tcW w:w="7938" w:type="dxa"/>
            <w:shd w:val="clear" w:color="auto" w:fill="F2F2F2" w:themeFill="background1" w:themeFillShade="F2"/>
          </w:tcPr>
          <w:p w:rsidRPr="006C036F" w:rsidR="00F116DD" w:rsidP="00DA334D" w:rsidRDefault="00F116DD" w14:paraId="2EB3275D" w14:textId="54EF8784">
            <w:pPr>
              <w:spacing w:after="120"/>
              <w:rPr>
                <w:color w:val="767171" w:themeColor="background2" w:themeShade="80"/>
              </w:rPr>
            </w:pPr>
            <w:r>
              <w:t>NAV har en egen retningslinje for hvordan innsynskrav fra den registrerte skal behandles.</w:t>
            </w:r>
            <w:r>
              <w:rPr>
                <w:rStyle w:val="Fotnotereferanse"/>
              </w:rPr>
              <w:footnoteReference w:id="27"/>
            </w:r>
            <w:r>
              <w:t xml:space="preserve"> I den fremkommer det at NAV Kontaktsenter Buskerud skal behandle alle innsynskrav etter GDPR. En slik sentralisert behandling skal blant annet sikre at den registrerte får oppfylt retten til innsyn innen fristen. </w:t>
            </w:r>
            <w:r w:rsidR="00662557">
              <w:t xml:space="preserve">I forbindelse med personvernkonsekvensvurderingen til EESSI Basis, ble det identifisert et behov for å informere prosjektet som skal sørge for sentralisert behandling av innsynsbegjæringer etter personopplysningsloven informert om behandlingen av personopplysninger i EESSI. </w:t>
            </w:r>
            <w:r w:rsidR="00CA55A3">
              <w:t xml:space="preserve">I mai 2019 ble prosjektet informert om </w:t>
            </w:r>
            <w:r w:rsidR="00662557">
              <w:t xml:space="preserve">at de kunne henvende seg til EESSI </w:t>
            </w:r>
            <w:proofErr w:type="spellStart"/>
            <w:r w:rsidR="00662557">
              <w:t>helpdesk</w:t>
            </w:r>
            <w:proofErr w:type="spellEnd"/>
            <w:r w:rsidR="00662557">
              <w:t xml:space="preserve"> på </w:t>
            </w:r>
            <w:hyperlink w:history="1" r:id="rId26">
              <w:r w:rsidR="00662557">
                <w:rPr>
                  <w:rStyle w:val="Hyperkobling"/>
                </w:rPr>
                <w:t>nav.eessi.helpdesk@nav.no</w:t>
              </w:r>
            </w:hyperlink>
            <w:r w:rsidR="00662557">
              <w:t xml:space="preserve"> for å få oversikt over </w:t>
            </w:r>
            <w:proofErr w:type="spellStart"/>
            <w:r w:rsidR="00CA55A3">
              <w:t>SEDene</w:t>
            </w:r>
            <w:proofErr w:type="spellEnd"/>
            <w:r w:rsidR="00CA55A3">
              <w:t xml:space="preserve"> til en </w:t>
            </w:r>
            <w:r w:rsidR="00DF56AD">
              <w:t>person</w:t>
            </w:r>
            <w:r w:rsidR="00CA55A3">
              <w:t xml:space="preserve"> som søker </w:t>
            </w:r>
            <w:r w:rsidR="00662557">
              <w:t>innsyn.</w:t>
            </w:r>
            <w:r w:rsidR="00CA55A3">
              <w:t xml:space="preserve"> Det er nå utarbeidet en rutine for at </w:t>
            </w:r>
            <w:proofErr w:type="spellStart"/>
            <w:r w:rsidR="00CA55A3">
              <w:t>helpdesken</w:t>
            </w:r>
            <w:proofErr w:type="spellEnd"/>
            <w:r w:rsidR="00CA55A3">
              <w:t xml:space="preserve"> til EESSI kontaktes når en </w:t>
            </w:r>
            <w:r w:rsidR="00DF56AD">
              <w:t>person</w:t>
            </w:r>
            <w:r w:rsidR="00CA55A3">
              <w:t xml:space="preserve"> krever fullstendig innsyn etter personopplysningsloven. Det vil sikre at </w:t>
            </w:r>
            <w:r w:rsidR="00DF56AD">
              <w:t>personer</w:t>
            </w:r>
            <w:r w:rsidR="00CA55A3">
              <w:t xml:space="preserve"> hvis personopplysninger behandles i EESSI Pensjon får oppfylt sin rett til innsyn. </w:t>
            </w:r>
            <w:r w:rsidR="00662557">
              <w:t xml:space="preserve"> </w:t>
            </w:r>
            <w:r w:rsidRPr="00351F0B">
              <w:rPr>
                <w:color w:val="767171" w:themeColor="background2" w:themeShade="80"/>
              </w:rPr>
              <w:t xml:space="preserve"> </w:t>
            </w:r>
          </w:p>
          <w:p w:rsidR="00F116DD" w:rsidP="00DA334D" w:rsidRDefault="00F116DD" w14:paraId="29F9EBEF" w14:textId="77777777">
            <w:pPr>
              <w:spacing w:after="120"/>
            </w:pPr>
            <w:r w:rsidRPr="005C5B99">
              <w:t>NAV har også en selvbetjeningsløsning på nav.no hvor den registrerte kan logge på og få tilgang til hvilke personopplysninger som er lagret om vedkommende</w:t>
            </w:r>
            <w:r>
              <w:t xml:space="preserve"> </w:t>
            </w:r>
            <w:r w:rsidRPr="005C5B99">
              <w:t>i journalførte dokumenter, brev, meldinger til og fra NAV, pensjonsopptje</w:t>
            </w:r>
            <w:r>
              <w:t>ning, sykmeldinger, jobbsøk, CV og</w:t>
            </w:r>
            <w:r w:rsidRPr="005C5B99">
              <w:t xml:space="preserve"> aktivitetsplan</w:t>
            </w:r>
            <w:r>
              <w:t>er</w:t>
            </w:r>
            <w:r w:rsidRPr="005C5B99">
              <w:t>.</w:t>
            </w:r>
            <w:r>
              <w:rPr>
                <w:rStyle w:val="Fotnotereferanse"/>
              </w:rPr>
              <w:footnoteReference w:id="28"/>
            </w:r>
            <w:r w:rsidRPr="005C5B99">
              <w:t xml:space="preserve"> </w:t>
            </w:r>
            <w:r>
              <w:t xml:space="preserve">Dette er imidlertid ikke en fullstendig oversikt over </w:t>
            </w:r>
            <w:r>
              <w:t>de personopplysningene som NAV behandler om den registrerte. For å få en slik oversikt må den registrerte be om innsyn.</w:t>
            </w:r>
            <w:r>
              <w:rPr>
                <w:rStyle w:val="Fotnotereferanse"/>
              </w:rPr>
              <w:footnoteReference w:id="29"/>
            </w:r>
          </w:p>
        </w:tc>
      </w:tr>
      <w:tr w:rsidR="00F116DD" w:rsidTr="00EE4606" w14:paraId="449244F0" w14:textId="77777777">
        <w:tc>
          <w:tcPr>
            <w:tcW w:w="534" w:type="dxa"/>
            <w:shd w:val="clear" w:color="auto" w:fill="DBDBDB" w:themeFill="accent3" w:themeFillTint="66"/>
          </w:tcPr>
          <w:p w:rsidR="00F116DD" w:rsidP="00DA334D" w:rsidRDefault="00F116DD" w14:paraId="0027C330" w14:textId="77777777">
            <w:r>
              <w:t>8</w:t>
            </w:r>
          </w:p>
        </w:tc>
        <w:tc>
          <w:tcPr>
            <w:tcW w:w="4961" w:type="dxa"/>
            <w:shd w:val="clear" w:color="auto" w:fill="DBDBDB" w:themeFill="accent3" w:themeFillTint="66"/>
          </w:tcPr>
          <w:p w:rsidRPr="006234BC" w:rsidR="00F116DD" w:rsidP="00DA334D" w:rsidRDefault="00F116DD" w14:paraId="1077AB48" w14:textId="77777777">
            <w:pPr>
              <w:rPr>
                <w:b/>
              </w:rPr>
            </w:pPr>
            <w:r w:rsidRPr="006234BC">
              <w:rPr>
                <w:b/>
              </w:rPr>
              <w:t>Rett til retting</w:t>
            </w:r>
          </w:p>
          <w:p w:rsidR="00F116DD" w:rsidP="00DA334D" w:rsidRDefault="00F116DD" w14:paraId="59F2AE64" w14:textId="77777777">
            <w:r>
              <w:t>En registrert har rett til å få uriktige eller mangelfulle personopplysninger om seg korrigert eller komplettert uten ugrunnet opphold. Det må både systemløsninger og prosesser ta høyde for.</w:t>
            </w:r>
          </w:p>
        </w:tc>
        <w:tc>
          <w:tcPr>
            <w:tcW w:w="850" w:type="dxa"/>
            <w:shd w:val="clear" w:color="auto" w:fill="F2F2F2" w:themeFill="background1" w:themeFillShade="F2"/>
          </w:tcPr>
          <w:p w:rsidR="00F116DD" w:rsidP="00DA334D" w:rsidRDefault="00F116DD" w14:paraId="4E19143D" w14:textId="77777777">
            <w:r>
              <w:t>Ja</w:t>
            </w:r>
          </w:p>
        </w:tc>
        <w:tc>
          <w:tcPr>
            <w:tcW w:w="7938" w:type="dxa"/>
            <w:shd w:val="clear" w:color="auto" w:fill="F2F2F2" w:themeFill="background1" w:themeFillShade="F2"/>
          </w:tcPr>
          <w:p w:rsidR="00F116DD" w:rsidP="00DA334D" w:rsidRDefault="00F116DD" w14:paraId="332A5961" w14:textId="77777777">
            <w:pPr>
              <w:spacing w:after="120"/>
            </w:pPr>
            <w:r>
              <w:t>NAV har en egen retningslinje som skal sikre ivaretakelse av den registrertes rett til retting.</w:t>
            </w:r>
            <w:r>
              <w:rPr>
                <w:rStyle w:val="Fotnotereferanse"/>
              </w:rPr>
              <w:footnoteReference w:id="30"/>
            </w:r>
            <w:r>
              <w:t xml:space="preserve"> Denne retningslinjen er imidlertid ikke oppdatert i tråd med personvernlovgivningen. </w:t>
            </w:r>
          </w:p>
          <w:p w:rsidR="00F116DD" w:rsidP="00DA334D" w:rsidRDefault="00F116DD" w14:paraId="7AB3A352" w14:textId="77777777">
            <w:pPr>
              <w:spacing w:after="120"/>
            </w:pPr>
            <w:r>
              <w:t xml:space="preserve">NAV har opplyst den registrerte om hvordan håndheve retten til retting i personvernerklæringen. </w:t>
            </w:r>
          </w:p>
          <w:p w:rsidR="00F116DD" w:rsidP="00DA334D" w:rsidRDefault="00F116DD" w14:paraId="588D6CC2" w14:textId="77777777">
            <w:pPr>
              <w:spacing w:after="120"/>
            </w:pPr>
            <w:r>
              <w:t xml:space="preserve">For beskrivelse om </w:t>
            </w:r>
            <w:proofErr w:type="spellStart"/>
            <w:r>
              <w:t>NAVs</w:t>
            </w:r>
            <w:proofErr w:type="spellEnd"/>
            <w:r>
              <w:t xml:space="preserve"> selvstendige plikt til retting, se nr. 4 i dette skjemaet.</w:t>
            </w:r>
          </w:p>
        </w:tc>
      </w:tr>
      <w:tr w:rsidR="00F116DD" w:rsidTr="00EE4606" w14:paraId="374283AD" w14:textId="77777777">
        <w:tc>
          <w:tcPr>
            <w:tcW w:w="534" w:type="dxa"/>
            <w:shd w:val="clear" w:color="auto" w:fill="DBDBDB" w:themeFill="accent3" w:themeFillTint="66"/>
          </w:tcPr>
          <w:p w:rsidR="00F116DD" w:rsidP="00DA334D" w:rsidRDefault="00F116DD" w14:paraId="3A6B8BB2" w14:textId="77777777">
            <w:r>
              <w:t>9</w:t>
            </w:r>
          </w:p>
        </w:tc>
        <w:tc>
          <w:tcPr>
            <w:tcW w:w="4961" w:type="dxa"/>
            <w:shd w:val="clear" w:color="auto" w:fill="DBDBDB" w:themeFill="accent3" w:themeFillTint="66"/>
          </w:tcPr>
          <w:p w:rsidRPr="006234BC" w:rsidR="00F116DD" w:rsidP="00DA334D" w:rsidRDefault="00F116DD" w14:paraId="4ADB03B4" w14:textId="77777777">
            <w:pPr>
              <w:rPr>
                <w:b/>
              </w:rPr>
            </w:pPr>
            <w:r w:rsidRPr="006234BC">
              <w:rPr>
                <w:b/>
              </w:rPr>
              <w:t>Retten til begrensning</w:t>
            </w:r>
          </w:p>
          <w:p w:rsidR="00F116DD" w:rsidP="00DA334D" w:rsidRDefault="00F116DD" w14:paraId="4F29FAA3" w14:textId="77777777">
            <w:r>
              <w:t xml:space="preserve">Denne rettigheten vil typisk gjelde hvor den registrerte bestrider korrektheten av de opplysningene som er blitt behandlet, lovlighet av bruk av opplysningene, ber om begrenset behandling fremfor sletting, motsetter seg automatisering herunder profilering, eller trenger opplysningene for å fastslå, gjøre retten gjeldende eller forsvare et rettskrav. </w:t>
            </w:r>
          </w:p>
        </w:tc>
        <w:tc>
          <w:tcPr>
            <w:tcW w:w="850" w:type="dxa"/>
            <w:shd w:val="clear" w:color="auto" w:fill="F2F2F2" w:themeFill="background1" w:themeFillShade="F2"/>
          </w:tcPr>
          <w:p w:rsidR="00F116DD" w:rsidP="00DA334D" w:rsidRDefault="00F116DD" w14:paraId="18812EC9" w14:textId="77777777">
            <w:r>
              <w:t xml:space="preserve">Ja </w:t>
            </w:r>
          </w:p>
        </w:tc>
        <w:tc>
          <w:tcPr>
            <w:tcW w:w="7938" w:type="dxa"/>
            <w:shd w:val="clear" w:color="auto" w:fill="F2F2F2" w:themeFill="background1" w:themeFillShade="F2"/>
          </w:tcPr>
          <w:p w:rsidR="00F116DD" w:rsidP="00DA334D" w:rsidRDefault="00F116DD" w14:paraId="2EEC9A41" w14:textId="77777777">
            <w:pPr>
              <w:spacing w:after="120"/>
            </w:pPr>
            <w:r>
              <w:t>NAV har en egen retningslinje som skal sikre ivaretakelse av den registrertes rett til begrensning.</w:t>
            </w:r>
            <w:r>
              <w:rPr>
                <w:rStyle w:val="Fotnotereferanse"/>
              </w:rPr>
              <w:footnoteReference w:id="31"/>
            </w:r>
            <w:r>
              <w:t xml:space="preserve"> Direktoratet skal ifølge retningslinjene besvares henvendelser hvor den registrerte krever begrensning i behandlingen. </w:t>
            </w:r>
          </w:p>
          <w:p w:rsidR="00F116DD" w:rsidP="00DA334D" w:rsidRDefault="00F116DD" w14:paraId="45E68329" w14:textId="77777777">
            <w:pPr>
              <w:spacing w:after="120"/>
            </w:pPr>
            <w:r>
              <w:t xml:space="preserve">NAV har opplyst den registrerte om hvordan håndheve retten til begrensning i personvernerklæringen. </w:t>
            </w:r>
          </w:p>
        </w:tc>
      </w:tr>
      <w:tr w:rsidRPr="00067FE4" w:rsidR="00F116DD" w:rsidTr="00EE4606" w14:paraId="5565EC46" w14:textId="77777777">
        <w:tc>
          <w:tcPr>
            <w:tcW w:w="534" w:type="dxa"/>
            <w:shd w:val="clear" w:color="auto" w:fill="DBDBDB" w:themeFill="accent3" w:themeFillTint="66"/>
          </w:tcPr>
          <w:p w:rsidR="00F116DD" w:rsidP="00DA334D" w:rsidRDefault="00F116DD" w14:paraId="0DC25E24" w14:textId="77777777">
            <w:r>
              <w:t>10</w:t>
            </w:r>
          </w:p>
        </w:tc>
        <w:tc>
          <w:tcPr>
            <w:tcW w:w="4961" w:type="dxa"/>
            <w:shd w:val="clear" w:color="auto" w:fill="DBDBDB" w:themeFill="accent3" w:themeFillTint="66"/>
          </w:tcPr>
          <w:p w:rsidRPr="006234BC" w:rsidR="00F116DD" w:rsidP="00DA334D" w:rsidRDefault="00F116DD" w14:paraId="74A239D5" w14:textId="77777777">
            <w:pPr>
              <w:rPr>
                <w:b/>
              </w:rPr>
            </w:pPr>
            <w:r w:rsidRPr="006234BC">
              <w:rPr>
                <w:b/>
              </w:rPr>
              <w:t>Plikten til å varsle tredjeparter ved retting, sletting eller begrensning</w:t>
            </w:r>
          </w:p>
          <w:p w:rsidR="00F116DD" w:rsidP="00DA334D" w:rsidRDefault="00F116DD" w14:paraId="0E918769" w14:textId="77777777">
            <w:r>
              <w:t xml:space="preserve">NAV skal som hovedregel varsle tredjeparter som har mottatt personopplysningene dersom retting, sletting eller begrensning er etterkommet, med </w:t>
            </w:r>
            <w:r>
              <w:t>mindre det viser seg umulig eller innebærer en uforholdsmessig stor innsats. </w:t>
            </w:r>
          </w:p>
        </w:tc>
        <w:tc>
          <w:tcPr>
            <w:tcW w:w="850" w:type="dxa"/>
            <w:shd w:val="clear" w:color="auto" w:fill="F2F2F2" w:themeFill="background1" w:themeFillShade="F2"/>
          </w:tcPr>
          <w:p w:rsidR="00F116DD" w:rsidP="00DA334D" w:rsidRDefault="00F116DD" w14:paraId="00047155" w14:textId="77777777">
            <w:r>
              <w:t>Ja</w:t>
            </w:r>
          </w:p>
        </w:tc>
        <w:tc>
          <w:tcPr>
            <w:tcW w:w="7938" w:type="dxa"/>
            <w:shd w:val="clear" w:color="auto" w:fill="F2F2F2" w:themeFill="background1" w:themeFillShade="F2"/>
          </w:tcPr>
          <w:p w:rsidRPr="00CF4CB9" w:rsidR="00F116DD" w:rsidP="00DA334D" w:rsidRDefault="00AA2508" w14:paraId="457C8778" w14:textId="0408825A">
            <w:pPr>
              <w:rPr>
                <w:rFonts w:eastAsia="Times New Roman" w:cs="Times New Roman"/>
              </w:rPr>
            </w:pPr>
            <w:r w:rsidRPr="00AA2508">
              <w:rPr>
                <w:rFonts w:eastAsia="Times New Roman" w:cs="Times New Roman"/>
              </w:rPr>
              <w:t xml:space="preserve">EESSI inneholder egne </w:t>
            </w:r>
            <w:proofErr w:type="spellStart"/>
            <w:r w:rsidRPr="00AA2508">
              <w:rPr>
                <w:rFonts w:eastAsia="Times New Roman" w:cs="Times New Roman"/>
              </w:rPr>
              <w:t>SEDer</w:t>
            </w:r>
            <w:proofErr w:type="spellEnd"/>
            <w:r w:rsidRPr="00AA2508">
              <w:rPr>
                <w:rFonts w:eastAsia="Times New Roman" w:cs="Times New Roman"/>
              </w:rPr>
              <w:t xml:space="preserve"> som skal brukes til å etterspørre mer informasjon fra avsenderlandet eller for å rette feil informasjon. Dette er en funksjonalitet som gjør det mulig å varsle om at det har blitt sendt personopplysninger til feil adressat. EESSI inneholder også funksjonalitet for å kunne videresende </w:t>
            </w:r>
            <w:proofErr w:type="spellStart"/>
            <w:r w:rsidRPr="00AA2508">
              <w:rPr>
                <w:rFonts w:eastAsia="Times New Roman" w:cs="Times New Roman"/>
              </w:rPr>
              <w:t>SEDer</w:t>
            </w:r>
            <w:proofErr w:type="spellEnd"/>
            <w:r w:rsidRPr="00AA2508">
              <w:rPr>
                <w:rFonts w:eastAsia="Times New Roman" w:cs="Times New Roman"/>
              </w:rPr>
              <w:t xml:space="preserve"> som er sendt til feil mottaker. Dette er funksjonalitet som er utviklet fordi det er sannsynlig at feilsendinger vil skje.   </w:t>
            </w:r>
          </w:p>
        </w:tc>
      </w:tr>
      <w:tr w:rsidR="00F116DD" w:rsidTr="00EE4606" w14:paraId="4413FEC5" w14:textId="77777777">
        <w:tc>
          <w:tcPr>
            <w:tcW w:w="534" w:type="dxa"/>
            <w:shd w:val="clear" w:color="auto" w:fill="DBDBDB" w:themeFill="accent3" w:themeFillTint="66"/>
          </w:tcPr>
          <w:p w:rsidR="00F116DD" w:rsidP="00DA334D" w:rsidRDefault="00F116DD" w14:paraId="42260D6D" w14:textId="77777777">
            <w:r>
              <w:t>11</w:t>
            </w:r>
          </w:p>
        </w:tc>
        <w:tc>
          <w:tcPr>
            <w:tcW w:w="4961" w:type="dxa"/>
            <w:shd w:val="clear" w:color="auto" w:fill="DBDBDB" w:themeFill="accent3" w:themeFillTint="66"/>
          </w:tcPr>
          <w:p w:rsidRPr="006234BC" w:rsidR="00F116DD" w:rsidP="00DA334D" w:rsidRDefault="00F116DD" w14:paraId="48DDD9D3" w14:textId="77777777">
            <w:pPr>
              <w:rPr>
                <w:b/>
              </w:rPr>
            </w:pPr>
            <w:r w:rsidRPr="006234BC">
              <w:rPr>
                <w:b/>
              </w:rPr>
              <w:t xml:space="preserve">Retten til å protestere </w:t>
            </w:r>
          </w:p>
          <w:p w:rsidRPr="006C036F" w:rsidR="00F116DD" w:rsidP="00DA334D" w:rsidRDefault="00F116DD" w14:paraId="01FA5B95" w14:textId="77777777">
            <w:pPr>
              <w:spacing w:after="120"/>
              <w:rPr>
                <w:color w:val="767171" w:themeColor="background2" w:themeShade="80"/>
              </w:rPr>
            </w:pPr>
            <w:r>
              <w:t xml:space="preserve">En registrert kan protestere mot behandlingen av personopplysninger i gitte situasjoner og behandlingen må i slike tilfelle som utgangspunktet stanses med mindre berettigede grunner tilsier fortsatt behandling. </w:t>
            </w:r>
          </w:p>
          <w:p w:rsidR="00F116DD" w:rsidP="00DA334D" w:rsidRDefault="00F116DD" w14:paraId="7C981421" w14:textId="77777777">
            <w:pPr>
              <w:spacing w:after="120"/>
            </w:pPr>
            <w:r>
              <w:t>Når en registrert har fremsatt en innsigelse mot behandling av personopplysninger, skal opplysningene behandles på samme måte som ved begrensning (se ovenfor).</w:t>
            </w:r>
          </w:p>
          <w:p w:rsidR="00F116DD" w:rsidP="00DA334D" w:rsidRDefault="00F116DD" w14:paraId="71492E3F" w14:textId="77777777">
            <w:pPr>
              <w:spacing w:after="120"/>
            </w:pPr>
            <w:r>
              <w:t>Det skal uttrykkelig informeres om retten til innsigelse og adskilt fra annen informasjon som vi er pliktig til å gi til den registrerte.</w:t>
            </w:r>
          </w:p>
        </w:tc>
        <w:tc>
          <w:tcPr>
            <w:tcW w:w="850" w:type="dxa"/>
            <w:shd w:val="clear" w:color="auto" w:fill="F2F2F2" w:themeFill="background1" w:themeFillShade="F2"/>
          </w:tcPr>
          <w:p w:rsidR="00F116DD" w:rsidP="00DA334D" w:rsidRDefault="00F116DD" w14:paraId="1F802C30" w14:textId="77777777">
            <w:r>
              <w:t>Ja</w:t>
            </w:r>
          </w:p>
        </w:tc>
        <w:tc>
          <w:tcPr>
            <w:tcW w:w="7938" w:type="dxa"/>
            <w:shd w:val="clear" w:color="auto" w:fill="F2F2F2" w:themeFill="background1" w:themeFillShade="F2"/>
          </w:tcPr>
          <w:p w:rsidR="00F116DD" w:rsidP="00DA334D" w:rsidRDefault="00F116DD" w14:paraId="132BE650" w14:textId="77777777">
            <w:pPr>
              <w:spacing w:after="120"/>
            </w:pPr>
            <w:r>
              <w:t>NAV har en egen retningslinje som skal sikre ivaretakelse av den registrertes rett til å protestere.</w:t>
            </w:r>
            <w:r>
              <w:rPr>
                <w:rStyle w:val="Fotnotereferanse"/>
              </w:rPr>
              <w:footnoteReference w:id="32"/>
            </w:r>
            <w:r>
              <w:t xml:space="preserve"> Direktoratet skal ifølge retningslinjene besvares henvendelser hvor den registrerte protesterer på behandlingen. </w:t>
            </w:r>
          </w:p>
          <w:p w:rsidR="00F116DD" w:rsidP="00DA334D" w:rsidRDefault="00F116DD" w14:paraId="162F395F" w14:textId="77777777">
            <w:pPr>
              <w:spacing w:after="120"/>
            </w:pPr>
            <w:r>
              <w:t xml:space="preserve">NAV har opplyst den registrerte om hvordan håndheve retten til å protestere i personvernerklæringen. </w:t>
            </w:r>
          </w:p>
          <w:p w:rsidR="00F116DD" w:rsidP="00DA334D" w:rsidRDefault="00F116DD" w14:paraId="2CB8AEBB" w14:textId="77777777">
            <w:pPr>
              <w:spacing w:after="120"/>
            </w:pPr>
            <w:r>
              <w:t xml:space="preserve">Den registrertes rett til å protestere på behandlingen ivaretas i tillegg via den generelle klageadgangen når vedkommende har søkt om en ytelse eller tjeneste fra NAV. </w:t>
            </w:r>
          </w:p>
        </w:tc>
      </w:tr>
      <w:tr w:rsidR="00F116DD" w:rsidTr="00EE4606" w14:paraId="0FBC030F" w14:textId="77777777">
        <w:tc>
          <w:tcPr>
            <w:tcW w:w="534" w:type="dxa"/>
            <w:shd w:val="clear" w:color="auto" w:fill="DBDBDB" w:themeFill="accent3" w:themeFillTint="66"/>
          </w:tcPr>
          <w:p w:rsidR="00F116DD" w:rsidP="00DA334D" w:rsidRDefault="00F116DD" w14:paraId="4E21A64E" w14:textId="77777777">
            <w:r>
              <w:t>12</w:t>
            </w:r>
          </w:p>
        </w:tc>
        <w:tc>
          <w:tcPr>
            <w:tcW w:w="4961" w:type="dxa"/>
            <w:shd w:val="clear" w:color="auto" w:fill="DBDBDB" w:themeFill="accent3" w:themeFillTint="66"/>
          </w:tcPr>
          <w:p w:rsidRPr="006234BC" w:rsidR="00F116DD" w:rsidP="00DA334D" w:rsidRDefault="00F116DD" w14:paraId="7BF5D6E6" w14:textId="77777777">
            <w:pPr>
              <w:rPr>
                <w:b/>
              </w:rPr>
            </w:pPr>
            <w:r w:rsidRPr="006234BC">
              <w:rPr>
                <w:b/>
              </w:rPr>
              <w:t xml:space="preserve">Retten til ikke å være gjenstand for en automatisk beslutning </w:t>
            </w:r>
          </w:p>
          <w:p w:rsidR="00F116DD" w:rsidP="00DA334D" w:rsidRDefault="00F116DD" w14:paraId="21422A38" w14:textId="77777777">
            <w:r>
              <w:t>Den registrerte har som hovedregel rett til ikke å være gjenstand for en avgjørelse som utelukkende er basert på automatiserte beslutningsprosesser herunder profilering, når avgjørelsen/beslutningen har rettsvirkninger eller i betydelig grad påvirker vedkommende. Forbudet er kun begrenset til heldigitaliserte beslutningsprosesser som vil ha konsekvenser for den enkelte og som er uten saksbehandlers involvering.</w:t>
            </w:r>
          </w:p>
        </w:tc>
        <w:tc>
          <w:tcPr>
            <w:tcW w:w="850" w:type="dxa"/>
            <w:shd w:val="clear" w:color="auto" w:fill="F2F2F2" w:themeFill="background1" w:themeFillShade="F2"/>
          </w:tcPr>
          <w:p w:rsidR="00F116DD" w:rsidP="00DA334D" w:rsidRDefault="00F116DD" w14:paraId="025A7925" w14:textId="77777777">
            <w:r>
              <w:t>Nei</w:t>
            </w:r>
          </w:p>
        </w:tc>
        <w:tc>
          <w:tcPr>
            <w:tcW w:w="7938" w:type="dxa"/>
            <w:shd w:val="clear" w:color="auto" w:fill="F2F2F2" w:themeFill="background1" w:themeFillShade="F2"/>
          </w:tcPr>
          <w:p w:rsidR="00F116DD" w:rsidP="00DA334D" w:rsidRDefault="00A15FE6" w14:paraId="63E628E7" w14:textId="47A4D185">
            <w:r w:rsidRPr="00A15FE6">
              <w:t xml:space="preserve">Behandling av personopplysninger i EESSI </w:t>
            </w:r>
            <w:r>
              <w:t xml:space="preserve">Pensjon </w:t>
            </w:r>
            <w:r w:rsidRPr="003910D0">
              <w:rPr>
                <w:strike/>
                <w:highlight w:val="lightGray"/>
                <w:rPrChange w:author="Støylen, Mari" w:date="2021-05-04T10:14:00Z" w:id="549">
                  <w:rPr/>
                </w:rPrChange>
              </w:rPr>
              <w:t>og selvbetjeningsløsningen</w:t>
            </w:r>
            <w:r>
              <w:t xml:space="preserve"> </w:t>
            </w:r>
            <w:r w:rsidRPr="00A15FE6">
              <w:t>innebærer ikke at den registrerte blir gjenstand for en automatisert avgjørelse. Selve avgjørelsen om en søker får tilkjent en ytelse eller tjeneste skjer i det enkelte fagsystemet etter vedtak fra en saksbehandler. Disse vedtakene vil i noen tilfeller være gjenstand for automatiserte individuelle avgjørelser, men dette er en behandling som skjer i det enkelte fagsystem, og faller derfor utenfor den behandling av personopplysninger som skjer i EESSI</w:t>
            </w:r>
            <w:r>
              <w:t xml:space="preserve"> Pensjon </w:t>
            </w:r>
            <w:r w:rsidRPr="003910D0">
              <w:rPr>
                <w:strike/>
                <w:highlight w:val="lightGray"/>
                <w:rPrChange w:author="Støylen, Mari" w:date="2021-05-04T10:14:00Z" w:id="550">
                  <w:rPr/>
                </w:rPrChange>
              </w:rPr>
              <w:t>og i selvbetjeningsløsningen</w:t>
            </w:r>
            <w:r w:rsidRPr="003910D0">
              <w:rPr>
                <w:highlight w:val="lightGray"/>
                <w:rPrChange w:author="Støylen, Mari" w:date="2021-05-04T10:14:00Z" w:id="551">
                  <w:rPr/>
                </w:rPrChange>
              </w:rPr>
              <w:t>.</w:t>
            </w:r>
          </w:p>
        </w:tc>
      </w:tr>
      <w:tr w:rsidR="00F116DD" w:rsidTr="00EE4606" w14:paraId="66F9E543" w14:textId="77777777">
        <w:tc>
          <w:tcPr>
            <w:tcW w:w="534" w:type="dxa"/>
            <w:shd w:val="clear" w:color="auto" w:fill="DBDBDB" w:themeFill="accent3" w:themeFillTint="66"/>
          </w:tcPr>
          <w:p w:rsidR="00F116DD" w:rsidP="00DA334D" w:rsidRDefault="00F116DD" w14:paraId="3ACE1876" w14:textId="77777777">
            <w:r>
              <w:t>13</w:t>
            </w:r>
          </w:p>
        </w:tc>
        <w:tc>
          <w:tcPr>
            <w:tcW w:w="4961" w:type="dxa"/>
            <w:shd w:val="clear" w:color="auto" w:fill="DBDBDB" w:themeFill="accent3" w:themeFillTint="66"/>
          </w:tcPr>
          <w:p w:rsidRPr="00873012" w:rsidR="00F116DD" w:rsidP="00DA334D" w:rsidRDefault="00F116DD" w14:paraId="0F8D41AF" w14:textId="77777777">
            <w:pPr>
              <w:rPr>
                <w:b/>
              </w:rPr>
            </w:pPr>
            <w:r w:rsidRPr="00873012">
              <w:rPr>
                <w:b/>
              </w:rPr>
              <w:t>Dataportabilitet</w:t>
            </w:r>
          </w:p>
          <w:p w:rsidR="00F116DD" w:rsidP="00DA334D" w:rsidRDefault="00F116DD" w14:paraId="391D8FBF" w14:textId="77777777">
            <w:r>
              <w:t>Innebærer rett til å motta opplysninger som vedkommende har gitt om seg selv og kunne overføre disse til andre.</w:t>
            </w:r>
          </w:p>
        </w:tc>
        <w:tc>
          <w:tcPr>
            <w:tcW w:w="850" w:type="dxa"/>
            <w:shd w:val="clear" w:color="auto" w:fill="F2F2F2" w:themeFill="background1" w:themeFillShade="F2"/>
          </w:tcPr>
          <w:p w:rsidR="00F116DD" w:rsidP="00DA334D" w:rsidRDefault="00F116DD" w14:paraId="3E205C91" w14:textId="77777777">
            <w:r>
              <w:t>Nei</w:t>
            </w:r>
          </w:p>
        </w:tc>
        <w:tc>
          <w:tcPr>
            <w:tcW w:w="7938" w:type="dxa"/>
            <w:shd w:val="clear" w:color="auto" w:fill="F2F2F2" w:themeFill="background1" w:themeFillShade="F2"/>
          </w:tcPr>
          <w:p w:rsidR="00F116DD" w:rsidP="00DA334D" w:rsidRDefault="00F116DD" w14:paraId="7A8BF9C5" w14:textId="77777777">
            <w:r>
              <w:t xml:space="preserve">Behandlingsgrunnlaget for denne behandlingen gir ikke rett til dataportabilitet. </w:t>
            </w:r>
          </w:p>
        </w:tc>
      </w:tr>
      <w:tr w:rsidR="00F116DD" w:rsidTr="00EE4606" w14:paraId="562F1257" w14:textId="77777777">
        <w:tc>
          <w:tcPr>
            <w:tcW w:w="534" w:type="dxa"/>
            <w:shd w:val="clear" w:color="auto" w:fill="DBDBDB" w:themeFill="accent3" w:themeFillTint="66"/>
          </w:tcPr>
          <w:p w:rsidR="00F116DD" w:rsidP="00DA334D" w:rsidRDefault="00F116DD" w14:paraId="1BDD2E5B" w14:textId="77777777">
            <w:r>
              <w:t>14</w:t>
            </w:r>
          </w:p>
        </w:tc>
        <w:tc>
          <w:tcPr>
            <w:tcW w:w="4961" w:type="dxa"/>
            <w:shd w:val="clear" w:color="auto" w:fill="DBDBDB" w:themeFill="accent3" w:themeFillTint="66"/>
          </w:tcPr>
          <w:p w:rsidRPr="00873012" w:rsidR="00F116DD" w:rsidP="00DA334D" w:rsidRDefault="00F116DD" w14:paraId="0F482BEF" w14:textId="77777777">
            <w:pPr>
              <w:rPr>
                <w:b/>
              </w:rPr>
            </w:pPr>
            <w:r w:rsidRPr="00873012">
              <w:rPr>
                <w:b/>
              </w:rPr>
              <w:t>Frist for å svare på henvendelser fra den registrerte</w:t>
            </w:r>
          </w:p>
          <w:p w:rsidR="00F116DD" w:rsidP="00DA334D" w:rsidRDefault="00F116DD" w14:paraId="5ECA1F41" w14:textId="77777777">
            <w:pPr>
              <w:spacing w:after="120"/>
            </w:pPr>
            <w:r>
              <w:t>Behandlingen av krav fra den registrerte skal skje uten ugrunnet opphold og senest innen en måned.</w:t>
            </w:r>
          </w:p>
          <w:p w:rsidR="00F116DD" w:rsidP="00DA334D" w:rsidRDefault="00F116DD" w14:paraId="0B1DD9A2" w14:textId="77777777">
            <w:pPr>
              <w:spacing w:after="120"/>
            </w:pPr>
            <w:r>
              <w:t>Det skal gis en begrunnelse for avslag og med informasjon om klageadgang.</w:t>
            </w:r>
          </w:p>
        </w:tc>
        <w:tc>
          <w:tcPr>
            <w:tcW w:w="850" w:type="dxa"/>
            <w:shd w:val="clear" w:color="auto" w:fill="F2F2F2" w:themeFill="background1" w:themeFillShade="F2"/>
          </w:tcPr>
          <w:p w:rsidR="00F116DD" w:rsidP="00DA334D" w:rsidRDefault="00F116DD" w14:paraId="1332C73D" w14:textId="77777777">
            <w:r>
              <w:t>Ja</w:t>
            </w:r>
          </w:p>
        </w:tc>
        <w:tc>
          <w:tcPr>
            <w:tcW w:w="7938" w:type="dxa"/>
            <w:shd w:val="clear" w:color="auto" w:fill="F2F2F2" w:themeFill="background1" w:themeFillShade="F2"/>
          </w:tcPr>
          <w:p w:rsidR="00F116DD" w:rsidP="00DA334D" w:rsidRDefault="00F116DD" w14:paraId="1E122928" w14:textId="77777777">
            <w:pPr>
              <w:spacing w:after="120"/>
            </w:pPr>
            <w:r>
              <w:t xml:space="preserve">NAV har egne, interne retningslinjer som skal sikre at den registrertes henvendelser blir behandlet innen fristene i </w:t>
            </w:r>
            <w:r w:rsidRPr="005C5B99">
              <w:t>personvernlovgivningen</w:t>
            </w:r>
            <w:r>
              <w:t>. Dette gjelder henvendelser om innsyn,</w:t>
            </w:r>
            <w:r w:rsidRPr="005C5B99">
              <w:t xml:space="preserve"> </w:t>
            </w:r>
            <w:r>
              <w:t xml:space="preserve">retting, sletting, begrensning eller retten til å protestere på behandlingen. </w:t>
            </w:r>
          </w:p>
          <w:p w:rsidR="00F116DD" w:rsidP="00DA334D" w:rsidRDefault="00F116DD" w14:paraId="39C1ADA3" w14:textId="77777777">
            <w:pPr>
              <w:spacing w:after="120"/>
            </w:pPr>
            <w:r>
              <w:t xml:space="preserve">Behandlingen av slike henvendelser er ifølge disse retningslinjene sentralisert, noe som skal sikre at svarfrister ikke blir oversittet. </w:t>
            </w:r>
          </w:p>
        </w:tc>
      </w:tr>
      <w:tr w:rsidR="00F116DD" w:rsidTr="00EE4606" w14:paraId="33E92D59" w14:textId="77777777">
        <w:tc>
          <w:tcPr>
            <w:tcW w:w="534" w:type="dxa"/>
            <w:shd w:val="clear" w:color="auto" w:fill="DBDBDB" w:themeFill="accent3" w:themeFillTint="66"/>
          </w:tcPr>
          <w:p w:rsidR="00F116DD" w:rsidP="00DA334D" w:rsidRDefault="00F116DD" w14:paraId="66DF826C" w14:textId="77777777">
            <w:r>
              <w:t>15</w:t>
            </w:r>
          </w:p>
        </w:tc>
        <w:tc>
          <w:tcPr>
            <w:tcW w:w="4961" w:type="dxa"/>
            <w:shd w:val="clear" w:color="auto" w:fill="DBDBDB" w:themeFill="accent3" w:themeFillTint="66"/>
          </w:tcPr>
          <w:p w:rsidRPr="00873012" w:rsidR="00F116DD" w:rsidP="00DA334D" w:rsidRDefault="00F116DD" w14:paraId="279B5BE0" w14:textId="77777777">
            <w:pPr>
              <w:rPr>
                <w:b/>
              </w:rPr>
            </w:pPr>
            <w:r w:rsidRPr="00873012">
              <w:rPr>
                <w:b/>
              </w:rPr>
              <w:t>Aldersgrense for samtykke fra barn</w:t>
            </w:r>
          </w:p>
          <w:p w:rsidR="00F116DD" w:rsidP="00DA334D" w:rsidRDefault="00F116DD" w14:paraId="0E2076C5" w14:textId="77777777">
            <w:r>
              <w:t>For sosiale medier og andre nettjenester, må det innhentes foreldrenes samtykke hvis barnet er under 16. Det kan i nasjonal lovgivning fastsettes en lavere aldersgrense forutsatt at den ikke er lavere enn 13 år. </w:t>
            </w:r>
          </w:p>
        </w:tc>
        <w:tc>
          <w:tcPr>
            <w:tcW w:w="850" w:type="dxa"/>
            <w:shd w:val="clear" w:color="auto" w:fill="F2F2F2" w:themeFill="background1" w:themeFillShade="F2"/>
          </w:tcPr>
          <w:p w:rsidR="00F116DD" w:rsidP="00DA334D" w:rsidRDefault="00F116DD" w14:paraId="0E79279B" w14:textId="77777777">
            <w:r>
              <w:t>Nei</w:t>
            </w:r>
          </w:p>
        </w:tc>
        <w:tc>
          <w:tcPr>
            <w:tcW w:w="7938" w:type="dxa"/>
            <w:shd w:val="clear" w:color="auto" w:fill="F2F2F2" w:themeFill="background1" w:themeFillShade="F2"/>
          </w:tcPr>
          <w:p w:rsidR="00F116DD" w:rsidP="00DA334D" w:rsidRDefault="00F116DD" w14:paraId="58F11616" w14:textId="77777777">
            <w:r>
              <w:t>Kravet gjør seg ikke gjeldende da det rettslige grunnlaget for behandlingen er ikke samtykke.</w:t>
            </w:r>
          </w:p>
        </w:tc>
      </w:tr>
      <w:tr w:rsidR="00F116DD" w:rsidTr="00EE4606" w14:paraId="0E524F78" w14:textId="77777777">
        <w:tc>
          <w:tcPr>
            <w:tcW w:w="534" w:type="dxa"/>
            <w:shd w:val="clear" w:color="auto" w:fill="DBDBDB" w:themeFill="accent3" w:themeFillTint="66"/>
          </w:tcPr>
          <w:p w:rsidR="00F116DD" w:rsidP="00DA334D" w:rsidRDefault="00F116DD" w14:paraId="137D83A1" w14:textId="77777777">
            <w:r>
              <w:t>16</w:t>
            </w:r>
          </w:p>
        </w:tc>
        <w:tc>
          <w:tcPr>
            <w:tcW w:w="4961" w:type="dxa"/>
            <w:shd w:val="clear" w:color="auto" w:fill="DBDBDB" w:themeFill="accent3" w:themeFillTint="66"/>
          </w:tcPr>
          <w:p w:rsidRPr="001838EA" w:rsidR="00F116DD" w:rsidP="00DA334D" w:rsidRDefault="00F116DD" w14:paraId="512F783A" w14:textId="77777777">
            <w:pPr>
              <w:rPr>
                <w:b/>
              </w:rPr>
            </w:pPr>
            <w:r w:rsidRPr="001838EA">
              <w:rPr>
                <w:b/>
              </w:rPr>
              <w:t>Krav til informasjonssikkerhet</w:t>
            </w:r>
          </w:p>
          <w:p w:rsidR="00F116DD" w:rsidP="00DA334D" w:rsidRDefault="00F116DD" w14:paraId="25242083" w14:textId="77777777">
            <w:pPr>
              <w:spacing w:after="120"/>
            </w:pPr>
            <w:r>
              <w:t>Alle prosesser og tilhørende systemløsninger skal tilfredsstille etterlevelse av personvernkravene og etatens sikkerhetskrav for å sikre integritet, konfidensialitet og tilgjengelighet. Dette krever gjennomføring av personvernkonsekvensvurderinger og risikoanalyse for den registrerte.</w:t>
            </w:r>
          </w:p>
          <w:p w:rsidR="00F116DD" w:rsidP="00DA334D" w:rsidRDefault="00F116DD" w14:paraId="76001A74" w14:textId="77777777">
            <w:pPr>
              <w:spacing w:after="120"/>
            </w:pPr>
            <w:r>
              <w:t xml:space="preserve">Ved en risikovurdering må det tas utgangpunkt i beskyttelsesbehovet før det gjennomføres risikoanalyse for å avdekke sannsynlighet og konsekvens for brudd på konfidensialitet, integritet eller tilgjengelighet. Hensikten er å identifisere mulige konsekvenser for rettighetene til den </w:t>
            </w:r>
            <w:r>
              <w:t>enkelte, knyttet til det aktuelle prosjektet/systemet/prosessen slik at behov for tekniske og organisatoriske sikkerhetstiltak for å beskytte mot utilsiktet tap, ødeleggelse, skade eller annen ulovlig behandling blir identifisert.</w:t>
            </w:r>
          </w:p>
          <w:p w:rsidR="00F116DD" w:rsidP="00DA334D" w:rsidRDefault="00F116DD" w14:paraId="7D03BE50" w14:textId="77777777">
            <w:pPr>
              <w:spacing w:after="120"/>
            </w:pPr>
            <w:r>
              <w:t xml:space="preserve">Etatens sikkerhetskrav </w:t>
            </w:r>
            <w:proofErr w:type="gramStart"/>
            <w:r>
              <w:t>fremkommer</w:t>
            </w:r>
            <w:proofErr w:type="gramEnd"/>
            <w:r>
              <w:t xml:space="preserve"> av «Overordnede sikkerhetskrav» og tilhørende operative rutiner, utarbeidet av Sikkerhetsseksjonen.</w:t>
            </w:r>
          </w:p>
        </w:tc>
        <w:tc>
          <w:tcPr>
            <w:tcW w:w="850" w:type="dxa"/>
            <w:shd w:val="clear" w:color="auto" w:fill="F2F2F2" w:themeFill="background1" w:themeFillShade="F2"/>
          </w:tcPr>
          <w:p w:rsidR="00F116DD" w:rsidP="00DA334D" w:rsidRDefault="00F116DD" w14:paraId="13A8EBBE" w14:textId="77777777">
            <w:r>
              <w:t>Ja</w:t>
            </w:r>
          </w:p>
        </w:tc>
        <w:tc>
          <w:tcPr>
            <w:tcW w:w="7938" w:type="dxa"/>
            <w:shd w:val="clear" w:color="auto" w:fill="F2F2F2" w:themeFill="background1" w:themeFillShade="F2"/>
          </w:tcPr>
          <w:p w:rsidR="00F116DD" w:rsidP="00A15FE6" w:rsidRDefault="00F116DD" w14:paraId="5268820F" w14:textId="0090E35F">
            <w:pPr>
              <w:spacing w:after="120"/>
            </w:pPr>
            <w:r>
              <w:t xml:space="preserve">Personvernkonsekvenser i </w:t>
            </w:r>
            <w:r w:rsidR="00A15FE6">
              <w:t xml:space="preserve">EESSI Pensjon </w:t>
            </w:r>
            <w:r w:rsidRPr="003910D0" w:rsidR="00A15FE6">
              <w:rPr>
                <w:strike/>
                <w:highlight w:val="lightGray"/>
                <w:rPrChange w:author="Støylen, Mari" w:date="2021-05-04T10:14:00Z" w:id="552">
                  <w:rPr/>
                </w:rPrChange>
              </w:rPr>
              <w:t>og selvbetjeningsløsningen</w:t>
            </w:r>
            <w:r>
              <w:t xml:space="preserve"> er beskrevet i denne </w:t>
            </w:r>
            <w:proofErr w:type="spellStart"/>
            <w:r>
              <w:t>PVKen</w:t>
            </w:r>
            <w:proofErr w:type="spellEnd"/>
            <w:r>
              <w:t xml:space="preserve">. </w:t>
            </w:r>
            <w:r w:rsidRPr="00BB220A">
              <w:t xml:space="preserve">Hvilke andre risikovurderinger som er gjennomført </w:t>
            </w:r>
            <w:proofErr w:type="gramStart"/>
            <w:r w:rsidR="00A15FE6">
              <w:t>fremgår</w:t>
            </w:r>
            <w:proofErr w:type="gramEnd"/>
            <w:r w:rsidR="00A15FE6">
              <w:t xml:space="preserve"> </w:t>
            </w:r>
            <w:r w:rsidRPr="00BB220A">
              <w:t xml:space="preserve">av </w:t>
            </w:r>
            <w:r w:rsidR="00A15FE6">
              <w:fldChar w:fldCharType="begin"/>
            </w:r>
            <w:r w:rsidR="00A15FE6">
              <w:instrText xml:space="preserve"> REF _Ref4395433 \h </w:instrText>
            </w:r>
            <w:r w:rsidR="00A15FE6">
              <w:fldChar w:fldCharType="separate"/>
            </w:r>
            <w:r w:rsidRPr="00A02A70" w:rsidR="00A15FE6">
              <w:t xml:space="preserve">Vedlegg </w:t>
            </w:r>
            <w:r w:rsidR="00A15FE6">
              <w:t>6</w:t>
            </w:r>
            <w:r w:rsidRPr="00A02A70" w:rsidR="00A15FE6">
              <w:t xml:space="preserve"> </w:t>
            </w:r>
            <w:r w:rsidR="00A15FE6">
              <w:t>Andre risikovurderinger for EESSI</w:t>
            </w:r>
            <w:r w:rsidR="00A15FE6">
              <w:fldChar w:fldCharType="end"/>
            </w:r>
            <w:r>
              <w:t xml:space="preserve">. </w:t>
            </w:r>
          </w:p>
        </w:tc>
      </w:tr>
      <w:tr w:rsidR="00F116DD" w:rsidTr="00EE4606" w14:paraId="7C91B599" w14:textId="77777777">
        <w:tc>
          <w:tcPr>
            <w:tcW w:w="534" w:type="dxa"/>
            <w:shd w:val="clear" w:color="auto" w:fill="DBDBDB" w:themeFill="accent3" w:themeFillTint="66"/>
          </w:tcPr>
          <w:p w:rsidR="00F116DD" w:rsidP="00DA334D" w:rsidRDefault="00F116DD" w14:paraId="06BF7627" w14:textId="77777777">
            <w:r>
              <w:t>17</w:t>
            </w:r>
          </w:p>
        </w:tc>
        <w:tc>
          <w:tcPr>
            <w:tcW w:w="4961" w:type="dxa"/>
            <w:shd w:val="clear" w:color="auto" w:fill="DBDBDB" w:themeFill="accent3" w:themeFillTint="66"/>
          </w:tcPr>
          <w:p w:rsidRPr="001838EA" w:rsidR="00F116DD" w:rsidP="00DA334D" w:rsidRDefault="00F116DD" w14:paraId="7A247B8C" w14:textId="77777777">
            <w:pPr>
              <w:rPr>
                <w:b/>
              </w:rPr>
            </w:pPr>
            <w:r w:rsidRPr="001838EA">
              <w:rPr>
                <w:b/>
              </w:rPr>
              <w:t>Beskyttelse av personer på sperret adresse</w:t>
            </w:r>
          </w:p>
          <w:p w:rsidR="00F116DD" w:rsidP="00DA334D" w:rsidRDefault="00F116DD" w14:paraId="64A4B1B4" w14:textId="77777777">
            <w:pPr>
              <w:spacing w:after="120"/>
            </w:pPr>
            <w:r>
              <w:t>Alle systemløsninger og prosesser skal sikre at det ikke utleveres opplysninger om bostedsadresse for personer med adressesperre kode 6 og 7. Det skal heller ikke utleveres annen informasjon til uautoriserte personer som kan avsløre den registrertes tilholdssted.</w:t>
            </w:r>
          </w:p>
          <w:p w:rsidR="00F116DD" w:rsidP="00DA334D" w:rsidRDefault="00F116DD" w14:paraId="1D422C5F" w14:textId="77777777">
            <w:pPr>
              <w:spacing w:after="120"/>
            </w:pPr>
            <w:r>
              <w:t>Det må etableres særskilt sikker og tilstrekkelig tilgangsstyring og tilgangskontroll for alle systemløsninger og prosesser som behandler personer med adressesperre kode 6 og 7.</w:t>
            </w:r>
          </w:p>
        </w:tc>
        <w:tc>
          <w:tcPr>
            <w:tcW w:w="850" w:type="dxa"/>
            <w:shd w:val="clear" w:color="auto" w:fill="F2F2F2" w:themeFill="background1" w:themeFillShade="F2"/>
          </w:tcPr>
          <w:p w:rsidR="00F116DD" w:rsidP="00DA334D" w:rsidRDefault="00F116DD" w14:paraId="0EACF428" w14:textId="77777777">
            <w:r>
              <w:t>Nei</w:t>
            </w:r>
          </w:p>
        </w:tc>
        <w:tc>
          <w:tcPr>
            <w:tcW w:w="7938" w:type="dxa"/>
            <w:shd w:val="clear" w:color="auto" w:fill="F2F2F2" w:themeFill="background1" w:themeFillShade="F2"/>
          </w:tcPr>
          <w:p w:rsidR="00F116DD" w:rsidP="00DA334D" w:rsidRDefault="00A15FE6" w14:paraId="1C1F6C7D" w14:textId="3C4FDA8C">
            <w:r w:rsidRPr="00A15FE6">
              <w:t>Beskyttelse av registrerte med adressesperre kode 6 og 7 er ivaretatt i EESSI. Nærmere beskyttelsestiltak beskrives av sikkerhetsmessige hensyn ikke i denne personvernkonsekvensvurderingen.</w:t>
            </w:r>
            <w:r>
              <w:t xml:space="preserve"> </w:t>
            </w:r>
          </w:p>
        </w:tc>
      </w:tr>
      <w:tr w:rsidR="00F116DD" w:rsidTr="00EE4606" w14:paraId="0EE7F14F" w14:textId="77777777">
        <w:tc>
          <w:tcPr>
            <w:tcW w:w="534" w:type="dxa"/>
            <w:shd w:val="clear" w:color="auto" w:fill="DBDBDB" w:themeFill="accent3" w:themeFillTint="66"/>
          </w:tcPr>
          <w:p w:rsidR="00F116DD" w:rsidP="00DA334D" w:rsidRDefault="00F116DD" w14:paraId="7CF0A5A4" w14:textId="77777777">
            <w:r>
              <w:t>18</w:t>
            </w:r>
          </w:p>
        </w:tc>
        <w:tc>
          <w:tcPr>
            <w:tcW w:w="4961" w:type="dxa"/>
            <w:shd w:val="clear" w:color="auto" w:fill="DBDBDB" w:themeFill="accent3" w:themeFillTint="66"/>
          </w:tcPr>
          <w:p w:rsidRPr="001838EA" w:rsidR="00F116DD" w:rsidP="00DA334D" w:rsidRDefault="00F116DD" w14:paraId="370F768C" w14:textId="77777777">
            <w:pPr>
              <w:rPr>
                <w:b/>
              </w:rPr>
            </w:pPr>
            <w:r w:rsidRPr="001838EA">
              <w:rPr>
                <w:b/>
              </w:rPr>
              <w:t>Klargjørelse av roller og ansvar for behandlingen</w:t>
            </w:r>
          </w:p>
          <w:p w:rsidR="00F116DD" w:rsidP="00DA334D" w:rsidRDefault="00F116DD" w14:paraId="674396F9" w14:textId="77777777">
            <w:pPr>
              <w:spacing w:after="120"/>
            </w:pPr>
            <w:r w:rsidRPr="0012416D">
              <w:t>Behandlingsansvarlig og utøvende behandlingsansvarlig for behandlingen av personopplysningene må være avklart. Det omfatter krav om å klargjøre roller og ansvar knyttet til personvern internt i virksomheten, som for eksempel hva som ligger i linjeansvaret og hva som ligger i nøkkelroller. Rolle- og ansvarsfordeling skal være dokumentert.</w:t>
            </w:r>
          </w:p>
          <w:p w:rsidR="00F116DD" w:rsidP="00DA334D" w:rsidRDefault="00F116DD" w14:paraId="2703BE8D" w14:textId="77777777">
            <w:pPr>
              <w:spacing w:after="120"/>
            </w:pPr>
            <w:r>
              <w:t>Foreligger felles behandlingsansvar med andre virksomheter for ulike deler av en og samme behandling, må det avklares hvem som er ansvarlig for hva. Fordelingen skal dokumenteres og gjøres kjent for de registrerte. </w:t>
            </w:r>
          </w:p>
        </w:tc>
        <w:tc>
          <w:tcPr>
            <w:tcW w:w="850" w:type="dxa"/>
            <w:shd w:val="clear" w:color="auto" w:fill="F2F2F2" w:themeFill="background1" w:themeFillShade="F2"/>
          </w:tcPr>
          <w:p w:rsidR="00F116DD" w:rsidP="00DA334D" w:rsidRDefault="00F116DD" w14:paraId="55B1F6DF" w14:textId="77777777">
            <w:r>
              <w:t>Ja</w:t>
            </w:r>
          </w:p>
        </w:tc>
        <w:tc>
          <w:tcPr>
            <w:tcW w:w="7938" w:type="dxa"/>
            <w:shd w:val="clear" w:color="auto" w:fill="F2F2F2" w:themeFill="background1" w:themeFillShade="F2"/>
          </w:tcPr>
          <w:p w:rsidR="00A15FE6" w:rsidP="00A15FE6" w:rsidRDefault="00A15FE6" w14:paraId="76BF5D2A" w14:textId="77777777">
            <w:pPr>
              <w:spacing w:after="120"/>
            </w:pPr>
            <w:r>
              <w:t xml:space="preserve">Dette er en behandling som faller inn under det generelle behandlingsansvaret som er beskrevet i </w:t>
            </w:r>
            <w:proofErr w:type="spellStart"/>
            <w:r>
              <w:t>NAVs</w:t>
            </w:r>
            <w:proofErr w:type="spellEnd"/>
            <w:r>
              <w:t xml:space="preserve"> personvernerklæring.</w:t>
            </w:r>
          </w:p>
          <w:p w:rsidRPr="009A13F7" w:rsidR="009A13F7" w:rsidP="001558D7" w:rsidRDefault="009A13F7" w14:paraId="2758A613" w14:textId="74EA6890">
            <w:pPr>
              <w:spacing w:after="120"/>
              <w:rPr>
                <w:highlight w:val="yellow"/>
              </w:rPr>
            </w:pPr>
            <w:r w:rsidRPr="009A13F7">
              <w:rPr>
                <w:rStyle w:val="Hyperkobling"/>
                <w:color w:val="auto"/>
                <w:u w:val="none"/>
              </w:rPr>
              <w:t xml:space="preserve">Fra 01.11.19 skal EESSI Pensjon gå over til å bli et tverrfaglig team organisert i ytelsesavdelingen. Dette er per denne </w:t>
            </w:r>
            <w:proofErr w:type="spellStart"/>
            <w:r w:rsidRPr="009A13F7">
              <w:rPr>
                <w:rStyle w:val="Hyperkobling"/>
                <w:color w:val="auto"/>
                <w:u w:val="none"/>
              </w:rPr>
              <w:t>PVKen</w:t>
            </w:r>
            <w:proofErr w:type="spellEnd"/>
            <w:r w:rsidRPr="009A13F7">
              <w:rPr>
                <w:rStyle w:val="Hyperkobling"/>
                <w:color w:val="auto"/>
                <w:u w:val="none"/>
              </w:rPr>
              <w:t xml:space="preserve"> ikke fastsatt, men vil beskrives ved en senere anledning. </w:t>
            </w:r>
          </w:p>
        </w:tc>
      </w:tr>
      <w:tr w:rsidR="00F116DD" w:rsidTr="00EE4606" w14:paraId="3AB7B7AB" w14:textId="77777777">
        <w:tc>
          <w:tcPr>
            <w:tcW w:w="534" w:type="dxa"/>
            <w:shd w:val="clear" w:color="auto" w:fill="DBDBDB" w:themeFill="accent3" w:themeFillTint="66"/>
          </w:tcPr>
          <w:p w:rsidR="00F116DD" w:rsidP="00DA334D" w:rsidRDefault="00F116DD" w14:paraId="73212555" w14:textId="77777777">
            <w:r>
              <w:t>19</w:t>
            </w:r>
          </w:p>
        </w:tc>
        <w:tc>
          <w:tcPr>
            <w:tcW w:w="4961" w:type="dxa"/>
            <w:shd w:val="clear" w:color="auto" w:fill="DBDBDB" w:themeFill="accent3" w:themeFillTint="66"/>
          </w:tcPr>
          <w:p w:rsidRPr="001838EA" w:rsidR="00F116DD" w:rsidP="00DA334D" w:rsidRDefault="00F116DD" w14:paraId="59A23293" w14:textId="77777777">
            <w:pPr>
              <w:rPr>
                <w:b/>
              </w:rPr>
            </w:pPr>
            <w:r w:rsidRPr="001838EA">
              <w:rPr>
                <w:b/>
              </w:rPr>
              <w:t>Databehandleravtale</w:t>
            </w:r>
          </w:p>
          <w:p w:rsidR="00F116DD" w:rsidP="00DA334D" w:rsidRDefault="00F116DD" w14:paraId="3E7B259E" w14:textId="77777777">
            <w:pPr>
              <w:spacing w:after="120"/>
            </w:pPr>
            <w:r>
              <w:t>Dersom behandlingsansvarlig benytter seg av en ekstern virksomhet/leverandør til å behandle personopplysninger på vegne av seg, skal det inngås en skriftlig databehandleravtale som regulerer behandlingen av personopplysninger. Databehandlers bruk av egne underleverandører (underdatabehandlere) skal underlegges det samme regime.</w:t>
            </w:r>
          </w:p>
          <w:p w:rsidR="00F116DD" w:rsidP="00DA334D" w:rsidRDefault="00F116DD" w14:paraId="155EEDAD" w14:textId="77777777">
            <w:pPr>
              <w:spacing w:after="120"/>
            </w:pPr>
            <w:r>
              <w:t>Databehandler kan bare behandle personopplysninger etter dokumenterte instrukser fra den behandlingsansvarlige.</w:t>
            </w:r>
          </w:p>
          <w:p w:rsidR="00F116DD" w:rsidP="00DA334D" w:rsidRDefault="00F116DD" w14:paraId="75D0C010" w14:textId="77777777">
            <w:pPr>
              <w:spacing w:after="120"/>
            </w:pPr>
            <w:r>
              <w:t>Det skal foreligge tiltak og rutiner for å sikre ivaretakelse og oppfølging av krav til databehandlere og databehandleravtaler på jevnlig basis.</w:t>
            </w:r>
          </w:p>
          <w:p w:rsidR="00F116DD" w:rsidP="00DA334D" w:rsidRDefault="00F116DD" w14:paraId="64652B2F" w14:textId="77777777">
            <w:pPr>
              <w:spacing w:after="120"/>
            </w:pPr>
            <w:r>
              <w:t>Databehandler må ha gitt tilstrekkelige garantier gjennom den etablerte databehandleravtalen for at de har gjennomført egnede tekniske og organisatoriske tiltak før behandling starter opp.</w:t>
            </w:r>
          </w:p>
        </w:tc>
        <w:tc>
          <w:tcPr>
            <w:tcW w:w="850" w:type="dxa"/>
            <w:shd w:val="clear" w:color="auto" w:fill="F2F2F2" w:themeFill="background1" w:themeFillShade="F2"/>
          </w:tcPr>
          <w:p w:rsidR="00F116DD" w:rsidP="00DA334D" w:rsidRDefault="00F116DD" w14:paraId="18369034" w14:textId="77777777">
            <w:r>
              <w:t>Nei</w:t>
            </w:r>
          </w:p>
        </w:tc>
        <w:tc>
          <w:tcPr>
            <w:tcW w:w="7938" w:type="dxa"/>
            <w:shd w:val="clear" w:color="auto" w:fill="F2F2F2" w:themeFill="background1" w:themeFillShade="F2"/>
          </w:tcPr>
          <w:p w:rsidR="00BC1760" w:rsidP="00D96E46" w:rsidRDefault="00D96E46" w14:paraId="4603FD2A" w14:textId="77777777">
            <w:r>
              <w:t>NAV utvikler løsningene knyttet til EESSI Pensjon «in house» og benytter seg ikke av en ekstern databehandler. Det er dermed ikke nødvendig å inngå en databehandleravtale</w:t>
            </w:r>
            <w:r w:rsidR="00116F0F">
              <w:t xml:space="preserve"> for utviklingen av EESSI Pensjon</w:t>
            </w:r>
            <w:r>
              <w:t>.</w:t>
            </w:r>
          </w:p>
          <w:p w:rsidR="00D96E46" w:rsidP="00D96E46" w:rsidRDefault="00D266D3" w14:paraId="7E74A030" w14:textId="221418E3">
            <w:r>
              <w:t>Når det gjelder behovet for å inngå en databehandleravtale med EU om behandlingen i den sentrale delen av EESSI som EU sentralt leverer til EØS-landene, har EU konkludert med at dette ikke er nødvendig. Nærmere bestemt har organet Security Experts Forum (SEF) som en del av g</w:t>
            </w:r>
            <w:r w:rsidRPr="00645E01">
              <w:t>eneraldirektoratet for sysselsetting,</w:t>
            </w:r>
            <w:r>
              <w:t xml:space="preserve"> sosialpolitikk og inkludering</w:t>
            </w:r>
            <w:r>
              <w:rPr>
                <w:rStyle w:val="Fotnotereferanse"/>
              </w:rPr>
              <w:footnoteReference w:id="33"/>
            </w:r>
            <w:r>
              <w:t xml:space="preserve"> gjort analyser og avklaringer knyttet til personvern i EESSI. Norge er representert i SEF med en representant og i et møte i SEF avhold den 26.10.17, kom organet med en redegjørelse for hvilket ansvar EU-kommisjonen skulle ha for EESSI. Konkret ble det redegjort for hvorvidt EU-kommisjonen var databehandler eller behandlingsansvarlig for EESSI. Figuren under er hentet fra presentasjonen av denne redegjørelsen.</w:t>
            </w:r>
            <w:r w:rsidR="00D96E46">
              <w:t xml:space="preserve">  </w:t>
            </w:r>
          </w:p>
          <w:p w:rsidR="00D266D3" w:rsidP="00D266D3" w:rsidRDefault="00D266D3" w14:paraId="540D565F" w14:textId="77777777">
            <w:pPr>
              <w:pStyle w:val="Bildetekst"/>
              <w:keepNext/>
            </w:pPr>
            <w:r>
              <w:t xml:space="preserve">Figur </w:t>
            </w:r>
            <w:r>
              <w:fldChar w:fldCharType="begin"/>
            </w:r>
            <w:r>
              <w:instrText>SEQ Figur \* ARABIC</w:instrText>
            </w:r>
            <w:r>
              <w:fldChar w:fldCharType="separate"/>
            </w:r>
            <w:r>
              <w:rPr>
                <w:noProof/>
              </w:rPr>
              <w:t>5</w:t>
            </w:r>
            <w:r>
              <w:fldChar w:fldCharType="end"/>
            </w:r>
            <w:r w:rsidRPr="00CA5B19">
              <w:t xml:space="preserve"> Konklusjon fra SEF om EU-kommisjonens ansvar for behandling av personopplysninger i EESSI, 26.10.17</w:t>
            </w:r>
          </w:p>
          <w:p w:rsidR="00D96E46" w:rsidP="00D96E46" w:rsidRDefault="00D96E46" w14:paraId="33C939E2" w14:textId="77777777">
            <w:pPr>
              <w:keepNext/>
              <w:keepLines/>
              <w:pageBreakBefore/>
            </w:pPr>
            <w:r>
              <w:rPr>
                <w:noProof/>
                <w:lang w:eastAsia="nb-NO"/>
              </w:rPr>
              <w:drawing>
                <wp:inline distT="0" distB="0" distL="0" distR="0" wp14:anchorId="258677D8" wp14:editId="138D71B5">
                  <wp:extent cx="4941909" cy="3713243"/>
                  <wp:effectExtent l="19050" t="19050" r="11430" b="20955"/>
                  <wp:docPr id="1127" name="Bild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th SEF meeting (26th October 2017) on GDPR and EUs status as controller or processor.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44231" cy="3714988"/>
                          </a:xfrm>
                          <a:prstGeom prst="rect">
                            <a:avLst/>
                          </a:prstGeom>
                          <a:ln>
                            <a:solidFill>
                              <a:schemeClr val="accent1"/>
                            </a:solidFill>
                            <a:prstDash val="dash"/>
                          </a:ln>
                        </pic:spPr>
                      </pic:pic>
                    </a:graphicData>
                  </a:graphic>
                </wp:inline>
              </w:drawing>
            </w:r>
          </w:p>
          <w:p w:rsidR="00F116DD" w:rsidP="00D96E46" w:rsidRDefault="00D266D3" w14:paraId="6D1EDAD3" w14:textId="77777777">
            <w:pPr>
              <w:keepNext/>
            </w:pPr>
            <w:r>
              <w:t>Som vist ovenfor konkluderte SEF med at EU-kommisjonen verken er behandlingsansvarlig eller databehandler for EESSI. NAV er enig i denne vurderingen i og med at det ikke behandles personopplysninger i den sentrale servicenoden.</w:t>
            </w:r>
            <w:r>
              <w:rPr>
                <w:rStyle w:val="Fotnotereferanse"/>
              </w:rPr>
              <w:footnoteReference w:id="34"/>
            </w:r>
          </w:p>
          <w:p w:rsidRPr="0091594C" w:rsidR="00116F0F" w:rsidP="00A1591B" w:rsidRDefault="00116F0F" w14:paraId="0046E479" w14:textId="559C35F8">
            <w:pPr>
              <w:rPr>
                <w:strike/>
                <w:rPrChange w:author="Støylen, Mari" w:date="2021-04-12T17:47:00Z" w:id="553">
                  <w:rPr/>
                </w:rPrChange>
              </w:rPr>
            </w:pPr>
            <w:r w:rsidRPr="00287AA1">
              <w:rPr>
                <w:strike/>
                <w:highlight w:val="lightGray"/>
                <w:rPrChange w:author="Støylen, Mari" w:date="2021-05-04T10:15:00Z" w:id="554">
                  <w:rPr/>
                </w:rPrChange>
              </w:rPr>
              <w:t xml:space="preserve">NAV har inngått en databehandleravtale med </w:t>
            </w:r>
            <w:proofErr w:type="spellStart"/>
            <w:r w:rsidRPr="00287AA1">
              <w:rPr>
                <w:strike/>
                <w:highlight w:val="lightGray"/>
                <w:rPrChange w:author="Støylen, Mari" w:date="2021-05-04T10:15:00Z" w:id="555">
                  <w:rPr/>
                </w:rPrChange>
              </w:rPr>
              <w:t>Hotjar</w:t>
            </w:r>
            <w:proofErr w:type="spellEnd"/>
            <w:r w:rsidRPr="00287AA1">
              <w:rPr>
                <w:strike/>
                <w:highlight w:val="lightGray"/>
                <w:rPrChange w:author="Støylen, Mari" w:date="2021-05-04T10:15:00Z" w:id="556">
                  <w:rPr/>
                </w:rPrChange>
              </w:rPr>
              <w:t xml:space="preserve"> for selvbetjeningsløsningen.</w:t>
            </w:r>
            <w:r w:rsidRPr="0091594C">
              <w:rPr>
                <w:strike/>
                <w:rPrChange w:author="Støylen, Mari" w:date="2021-04-12T17:47:00Z" w:id="557">
                  <w:rPr/>
                </w:rPrChange>
              </w:rPr>
              <w:t xml:space="preserve">  </w:t>
            </w:r>
          </w:p>
        </w:tc>
      </w:tr>
      <w:tr w:rsidR="00F116DD" w:rsidTr="00EE4606" w14:paraId="1CDD5537" w14:textId="77777777">
        <w:tc>
          <w:tcPr>
            <w:tcW w:w="534" w:type="dxa"/>
            <w:shd w:val="clear" w:color="auto" w:fill="DBDBDB" w:themeFill="accent3" w:themeFillTint="66"/>
          </w:tcPr>
          <w:p w:rsidR="00F116DD" w:rsidP="00DA334D" w:rsidRDefault="00F116DD" w14:paraId="350E006D" w14:textId="77777777">
            <w:r>
              <w:t>20</w:t>
            </w:r>
          </w:p>
        </w:tc>
        <w:tc>
          <w:tcPr>
            <w:tcW w:w="4961" w:type="dxa"/>
            <w:shd w:val="clear" w:color="auto" w:fill="DBDBDB" w:themeFill="accent3" w:themeFillTint="66"/>
          </w:tcPr>
          <w:p w:rsidRPr="000924C0" w:rsidR="00F116DD" w:rsidP="00DA334D" w:rsidRDefault="00F116DD" w14:paraId="75332DA3" w14:textId="77777777">
            <w:pPr>
              <w:rPr>
                <w:b/>
              </w:rPr>
            </w:pPr>
            <w:r w:rsidRPr="000924C0">
              <w:rPr>
                <w:b/>
              </w:rPr>
              <w:t>Personvernkonsekvensvurdering</w:t>
            </w:r>
            <w:r>
              <w:rPr>
                <w:b/>
              </w:rPr>
              <w:t xml:space="preserve"> (PVK)</w:t>
            </w:r>
          </w:p>
          <w:p w:rsidR="00F116DD" w:rsidP="00DA334D" w:rsidRDefault="00F116DD" w14:paraId="476AB077" w14:textId="77777777">
            <w:pPr>
              <w:spacing w:after="120"/>
            </w:pPr>
            <w:r>
              <w:t xml:space="preserve">Før en ny behandling starter opp, skal det gjøres en vurdering av personvernkonsekvenser for behandlingen av personopplysninger. Typiske eksempler er ved automatisering og profilering som danner grunnlag for avgjørelser som har rettsvirkning eller på lignende måte påvirker den registrerte, behandling av sensitive opplysninger i stor skala mv. </w:t>
            </w:r>
          </w:p>
          <w:p w:rsidR="00F116DD" w:rsidP="00DA334D" w:rsidRDefault="00F116DD" w14:paraId="63008E95" w14:textId="77777777">
            <w:pPr>
              <w:spacing w:after="120"/>
            </w:pPr>
            <w:r>
              <w:t>Personvernombud skal rådføres og involveres i denne prosessen.</w:t>
            </w:r>
          </w:p>
          <w:p w:rsidR="00F116DD" w:rsidP="00DA334D" w:rsidRDefault="00F116DD" w14:paraId="276AE3AA" w14:textId="77777777">
            <w:pPr>
              <w:spacing w:after="120"/>
            </w:pPr>
            <w:r>
              <w:t>Det bør også vurderes om det er relevant å innhente synspunkter fra de registrerte eventuelt deres interesseorganisasjoner i prosessen.</w:t>
            </w:r>
          </w:p>
        </w:tc>
        <w:tc>
          <w:tcPr>
            <w:tcW w:w="850" w:type="dxa"/>
            <w:shd w:val="clear" w:color="auto" w:fill="F2F2F2" w:themeFill="background1" w:themeFillShade="F2"/>
          </w:tcPr>
          <w:p w:rsidR="00F116DD" w:rsidP="00DA334D" w:rsidRDefault="00F116DD" w14:paraId="4AACBC0F" w14:textId="77777777">
            <w:r>
              <w:t>Ja</w:t>
            </w:r>
          </w:p>
        </w:tc>
        <w:tc>
          <w:tcPr>
            <w:tcW w:w="7938" w:type="dxa"/>
            <w:shd w:val="clear" w:color="auto" w:fill="F2F2F2" w:themeFill="background1" w:themeFillShade="F2"/>
          </w:tcPr>
          <w:p w:rsidR="00F116DD" w:rsidP="00B74642" w:rsidRDefault="00F116DD" w14:paraId="5FB77A57" w14:textId="4F8F78A8">
            <w:r>
              <w:t xml:space="preserve">Personvernkonsekvenser i </w:t>
            </w:r>
            <w:r w:rsidR="00B74642">
              <w:t xml:space="preserve">EESSI Pensjon </w:t>
            </w:r>
            <w:r w:rsidRPr="00287AA1" w:rsidR="00B74642">
              <w:rPr>
                <w:strike/>
                <w:highlight w:val="lightGray"/>
                <w:rPrChange w:author="Støylen, Mari" w:date="2021-05-04T10:14:00Z" w:id="558">
                  <w:rPr/>
                </w:rPrChange>
              </w:rPr>
              <w:t>og selvbetjeningsløsningen</w:t>
            </w:r>
            <w:r>
              <w:t xml:space="preserve"> er beskrevet i denne </w:t>
            </w:r>
            <w:proofErr w:type="spellStart"/>
            <w:r>
              <w:t>PVKen</w:t>
            </w:r>
            <w:proofErr w:type="spellEnd"/>
            <w:r>
              <w:t xml:space="preserve">. </w:t>
            </w:r>
          </w:p>
        </w:tc>
      </w:tr>
      <w:tr w:rsidR="00F116DD" w:rsidTr="00EE4606" w14:paraId="4F2AFC86" w14:textId="77777777">
        <w:tc>
          <w:tcPr>
            <w:tcW w:w="534" w:type="dxa"/>
            <w:shd w:val="clear" w:color="auto" w:fill="DBDBDB" w:themeFill="accent3" w:themeFillTint="66"/>
          </w:tcPr>
          <w:p w:rsidR="00F116DD" w:rsidP="00DA334D" w:rsidRDefault="00F116DD" w14:paraId="721AF140" w14:textId="77777777">
            <w:r>
              <w:t>21</w:t>
            </w:r>
          </w:p>
        </w:tc>
        <w:tc>
          <w:tcPr>
            <w:tcW w:w="4961" w:type="dxa"/>
            <w:shd w:val="clear" w:color="auto" w:fill="DBDBDB" w:themeFill="accent3" w:themeFillTint="66"/>
          </w:tcPr>
          <w:p w:rsidRPr="001838EA" w:rsidR="00F116DD" w:rsidP="00DA334D" w:rsidRDefault="00F116DD" w14:paraId="0EA60F07" w14:textId="77777777">
            <w:pPr>
              <w:rPr>
                <w:b/>
              </w:rPr>
            </w:pPr>
            <w:r w:rsidRPr="001838EA">
              <w:rPr>
                <w:b/>
              </w:rPr>
              <w:t>Forhåndsdrøftelse med Datatilsynet</w:t>
            </w:r>
          </w:p>
          <w:p w:rsidR="00F116DD" w:rsidP="00DA334D" w:rsidRDefault="00F116DD" w14:paraId="139B2CE1" w14:textId="77777777">
            <w:pPr>
              <w:spacing w:after="120"/>
            </w:pPr>
            <w:r>
              <w:t>Dersom vurdering av personvernkonsekvenser tilsier at behandlingen vil medføre høy risiko og det ikke treffes tiltak for å redusere risikoen, så skal Datatilsynet rådføres.</w:t>
            </w:r>
          </w:p>
          <w:p w:rsidR="00F116DD" w:rsidP="00DA334D" w:rsidRDefault="00F116DD" w14:paraId="43156318" w14:textId="77777777">
            <w:pPr>
              <w:spacing w:after="120"/>
            </w:pPr>
            <w:r>
              <w:t>Personvernombudet skal rådføres om forhåndsdrøftelser med Datatilsynet og er også kontaktpunktet mot tilsynet når det gjelder forhåndsdrøftelser.</w:t>
            </w:r>
          </w:p>
        </w:tc>
        <w:tc>
          <w:tcPr>
            <w:tcW w:w="850" w:type="dxa"/>
            <w:shd w:val="clear" w:color="auto" w:fill="F2F2F2" w:themeFill="background1" w:themeFillShade="F2"/>
          </w:tcPr>
          <w:p w:rsidR="00F116DD" w:rsidP="00DA334D" w:rsidRDefault="00F116DD" w14:paraId="268761C4" w14:textId="77777777">
            <w:r>
              <w:t>Ja</w:t>
            </w:r>
          </w:p>
        </w:tc>
        <w:tc>
          <w:tcPr>
            <w:tcW w:w="7938" w:type="dxa"/>
            <w:shd w:val="clear" w:color="auto" w:fill="F2F2F2" w:themeFill="background1" w:themeFillShade="F2"/>
          </w:tcPr>
          <w:p w:rsidR="00F116DD" w:rsidP="00B74642" w:rsidRDefault="00F116DD" w14:paraId="32BE7212" w14:textId="2BF20B87">
            <w:r>
              <w:t>Se punkt</w:t>
            </w:r>
            <w:r w:rsidR="00B74642">
              <w:t xml:space="preserve"> </w:t>
            </w:r>
            <w:r w:rsidR="00B74642">
              <w:fldChar w:fldCharType="begin"/>
            </w:r>
            <w:r w:rsidR="00B74642">
              <w:instrText xml:space="preserve"> REF _Ref8652175 \r \h </w:instrText>
            </w:r>
            <w:r w:rsidR="00B74642">
              <w:fldChar w:fldCharType="separate"/>
            </w:r>
            <w:r w:rsidR="00B74642">
              <w:t>6.3</w:t>
            </w:r>
            <w:r w:rsidR="00B74642">
              <w:fldChar w:fldCharType="end"/>
            </w:r>
            <w:r w:rsidR="00B74642">
              <w:t>.</w:t>
            </w:r>
          </w:p>
        </w:tc>
      </w:tr>
      <w:tr w:rsidR="00F116DD" w:rsidTr="00EE4606" w14:paraId="5F03B621" w14:textId="77777777">
        <w:tc>
          <w:tcPr>
            <w:tcW w:w="534" w:type="dxa"/>
            <w:shd w:val="clear" w:color="auto" w:fill="DBDBDB" w:themeFill="accent3" w:themeFillTint="66"/>
          </w:tcPr>
          <w:p w:rsidR="00F116DD" w:rsidP="00DA334D" w:rsidRDefault="00F116DD" w14:paraId="3F266E4E" w14:textId="77777777">
            <w:r>
              <w:t>22</w:t>
            </w:r>
          </w:p>
        </w:tc>
        <w:tc>
          <w:tcPr>
            <w:tcW w:w="4961" w:type="dxa"/>
            <w:shd w:val="clear" w:color="auto" w:fill="DBDBDB" w:themeFill="accent3" w:themeFillTint="66"/>
          </w:tcPr>
          <w:p w:rsidRPr="001838EA" w:rsidR="00F116DD" w:rsidP="00DA334D" w:rsidRDefault="00F116DD" w14:paraId="40628712" w14:textId="77777777">
            <w:pPr>
              <w:rPr>
                <w:b/>
              </w:rPr>
            </w:pPr>
            <w:r w:rsidRPr="001838EA">
              <w:rPr>
                <w:b/>
              </w:rPr>
              <w:t>Innebygd personvern</w:t>
            </w:r>
          </w:p>
          <w:p w:rsidR="00F116DD" w:rsidP="00DA334D" w:rsidRDefault="00F116DD" w14:paraId="1EE48420" w14:textId="77777777">
            <w:pPr>
              <w:spacing w:after="120"/>
            </w:pPr>
            <w:r>
              <w:t xml:space="preserve">Det skal ved starttidspunktet for utvikling og endring av systemløsninger tas hensyn til at personvern og personverntiltak skal bygges inn i løsningene. </w:t>
            </w:r>
          </w:p>
          <w:p w:rsidR="00F116DD" w:rsidP="00DA334D" w:rsidRDefault="00F116DD" w14:paraId="3FAD7726" w14:textId="77777777">
            <w:pPr>
              <w:spacing w:after="120"/>
            </w:pPr>
            <w:r>
              <w:t>Det skal gjennomføres egnede tekniske og organisatoriske tiltak for å sikre at det som "standard" bare behandles personopplysninger som er nødvendige ut fra formålet med behandlingen. Det gjelder mengden av opplysninger om den enkelte, omfang personkrets, lagringstid og hvem som skal ha tilgang.</w:t>
            </w:r>
          </w:p>
        </w:tc>
        <w:tc>
          <w:tcPr>
            <w:tcW w:w="850" w:type="dxa"/>
            <w:shd w:val="clear" w:color="auto" w:fill="F2F2F2" w:themeFill="background1" w:themeFillShade="F2"/>
          </w:tcPr>
          <w:p w:rsidR="00F116DD" w:rsidP="00DA334D" w:rsidRDefault="00F116DD" w14:paraId="7CC0B721" w14:textId="77777777">
            <w:r>
              <w:t>Ja</w:t>
            </w:r>
          </w:p>
        </w:tc>
        <w:tc>
          <w:tcPr>
            <w:tcW w:w="7938" w:type="dxa"/>
            <w:shd w:val="clear" w:color="auto" w:fill="F2F2F2" w:themeFill="background1" w:themeFillShade="F2"/>
          </w:tcPr>
          <w:p w:rsidRPr="00C44666" w:rsidR="00F116DD" w:rsidP="00AA2508" w:rsidRDefault="00F116DD" w14:paraId="083E7463" w14:textId="769DA4A0">
            <w:pPr>
              <w:spacing w:after="120"/>
              <w:rPr>
                <w:rFonts w:eastAsia="Times New Roman" w:cs="Times New Roman"/>
              </w:rPr>
            </w:pPr>
            <w:r w:rsidRPr="00C44666">
              <w:rPr>
                <w:rFonts w:eastAsia="Times New Roman" w:cs="Times New Roman"/>
              </w:rPr>
              <w:t xml:space="preserve">Krav i personvernforordningen er inntatt og har satt føringer for designet til </w:t>
            </w:r>
            <w:r w:rsidR="00AA2508">
              <w:rPr>
                <w:rFonts w:eastAsia="Times New Roman" w:cs="Times New Roman"/>
              </w:rPr>
              <w:t xml:space="preserve">EESSI Pensjon </w:t>
            </w:r>
            <w:r w:rsidRPr="00287AA1" w:rsidR="00AA2508">
              <w:rPr>
                <w:rFonts w:eastAsia="Times New Roman" w:cs="Times New Roman"/>
                <w:strike/>
                <w:highlight w:val="lightGray"/>
                <w:rPrChange w:author="Støylen, Mari" w:date="2021-05-04T10:15:00Z" w:id="559">
                  <w:rPr>
                    <w:rFonts w:eastAsia="Times New Roman" w:cs="Times New Roman"/>
                  </w:rPr>
                </w:rPrChange>
              </w:rPr>
              <w:t>og selvbetjeningsløsningen</w:t>
            </w:r>
            <w:r w:rsidR="00AA2508">
              <w:rPr>
                <w:rFonts w:eastAsia="Times New Roman" w:cs="Times New Roman"/>
              </w:rPr>
              <w:t xml:space="preserve"> </w:t>
            </w:r>
            <w:r w:rsidRPr="00C44666" w:rsidR="00AA2508">
              <w:rPr>
                <w:rFonts w:eastAsia="Times New Roman" w:cs="Times New Roman"/>
              </w:rPr>
              <w:t>fra</w:t>
            </w:r>
            <w:r w:rsidRPr="00C44666">
              <w:rPr>
                <w:rFonts w:eastAsia="Times New Roman" w:cs="Times New Roman"/>
              </w:rPr>
              <w:t xml:space="preserve"> starten av prosjektet, gjennom distribusjonsfasen til implementeringsfasen. Dette gjelder arkitektur, driftsmodell og informasjonsflyt.</w:t>
            </w:r>
            <w:r w:rsidR="00D266D3">
              <w:rPr>
                <w:rFonts w:eastAsia="Times New Roman" w:cs="Times New Roman"/>
              </w:rPr>
              <w:t xml:space="preserve"> </w:t>
            </w:r>
          </w:p>
        </w:tc>
      </w:tr>
      <w:tr w:rsidR="00F116DD" w:rsidTr="00EE4606" w14:paraId="1C5DA1C2" w14:textId="77777777">
        <w:tc>
          <w:tcPr>
            <w:tcW w:w="534" w:type="dxa"/>
            <w:shd w:val="clear" w:color="auto" w:fill="DBDBDB" w:themeFill="accent3" w:themeFillTint="66"/>
          </w:tcPr>
          <w:p w:rsidR="00F116DD" w:rsidP="00DA334D" w:rsidRDefault="00F116DD" w14:paraId="2C6F0AB9" w14:textId="77777777">
            <w:r>
              <w:t>23</w:t>
            </w:r>
          </w:p>
        </w:tc>
        <w:tc>
          <w:tcPr>
            <w:tcW w:w="4961" w:type="dxa"/>
            <w:shd w:val="clear" w:color="auto" w:fill="DBDBDB" w:themeFill="accent3" w:themeFillTint="66"/>
          </w:tcPr>
          <w:p w:rsidRPr="001838EA" w:rsidR="00F116DD" w:rsidP="00DA334D" w:rsidRDefault="00F116DD" w14:paraId="3AFB22EA" w14:textId="77777777">
            <w:pPr>
              <w:rPr>
                <w:b/>
              </w:rPr>
            </w:pPr>
            <w:r w:rsidRPr="001838EA">
              <w:rPr>
                <w:b/>
              </w:rPr>
              <w:t>Saklig behov for bruk av fødselsnummer</w:t>
            </w:r>
          </w:p>
          <w:p w:rsidR="00F116DD" w:rsidP="00DA334D" w:rsidRDefault="00F116DD" w14:paraId="4F773E54" w14:textId="77777777">
            <w:pPr>
              <w:spacing w:after="120"/>
            </w:pPr>
            <w:r>
              <w:t xml:space="preserve">Fødselsnummer kan bare benyttes når det er saklig behov for sikker identifisering og metoden er nødvendig for å sikre slik identifisering. </w:t>
            </w:r>
          </w:p>
          <w:p w:rsidR="00F116DD" w:rsidP="00DA334D" w:rsidRDefault="00F116DD" w14:paraId="2C9EF5C2" w14:textId="77777777">
            <w:pPr>
              <w:spacing w:after="120"/>
            </w:pPr>
            <w:r>
              <w:t>Fødselsnummer skal ved forsendelser ikke være tilgjengelig for andre enn den som er mottaker av forsendelser.</w:t>
            </w:r>
          </w:p>
        </w:tc>
        <w:tc>
          <w:tcPr>
            <w:tcW w:w="850" w:type="dxa"/>
            <w:shd w:val="clear" w:color="auto" w:fill="F2F2F2" w:themeFill="background1" w:themeFillShade="F2"/>
          </w:tcPr>
          <w:p w:rsidR="00F116DD" w:rsidP="00DA334D" w:rsidRDefault="00F116DD" w14:paraId="6946D3C3" w14:textId="77777777">
            <w:r>
              <w:t>Ja</w:t>
            </w:r>
          </w:p>
        </w:tc>
        <w:tc>
          <w:tcPr>
            <w:tcW w:w="7938" w:type="dxa"/>
            <w:shd w:val="clear" w:color="auto" w:fill="F2F2F2" w:themeFill="background1" w:themeFillShade="F2"/>
          </w:tcPr>
          <w:p w:rsidR="00F116DD" w:rsidP="00DA334D" w:rsidRDefault="00F116DD" w14:paraId="5D36DA32" w14:textId="77777777">
            <w:r>
              <w:t xml:space="preserve">Sikker identifisering via fødselsnummer eller D-nummer er i utgangspunktet nødvendig for å sikre at rett ytelse blir tildelt rett person. Der dette ikke finnes bruker man andre, men mindre sikre identifikatorer. </w:t>
            </w:r>
          </w:p>
        </w:tc>
      </w:tr>
      <w:tr w:rsidR="00F116DD" w:rsidTr="00EE4606" w14:paraId="584D4361" w14:textId="77777777">
        <w:tc>
          <w:tcPr>
            <w:tcW w:w="534" w:type="dxa"/>
            <w:shd w:val="clear" w:color="auto" w:fill="DBDBDB" w:themeFill="accent3" w:themeFillTint="66"/>
          </w:tcPr>
          <w:p w:rsidR="00F116DD" w:rsidP="00DA334D" w:rsidRDefault="00F116DD" w14:paraId="4F13510A" w14:textId="77777777">
            <w:r>
              <w:t>24</w:t>
            </w:r>
          </w:p>
        </w:tc>
        <w:tc>
          <w:tcPr>
            <w:tcW w:w="4961" w:type="dxa"/>
            <w:shd w:val="clear" w:color="auto" w:fill="DBDBDB" w:themeFill="accent3" w:themeFillTint="66"/>
          </w:tcPr>
          <w:p w:rsidRPr="001838EA" w:rsidR="00F116DD" w:rsidP="00DA334D" w:rsidRDefault="00F116DD" w14:paraId="3318C400" w14:textId="77777777">
            <w:pPr>
              <w:rPr>
                <w:b/>
              </w:rPr>
            </w:pPr>
            <w:r w:rsidRPr="001838EA">
              <w:rPr>
                <w:b/>
              </w:rPr>
              <w:t>Utlevering av personopplysninger til tredjeland</w:t>
            </w:r>
          </w:p>
          <w:p w:rsidR="00F116DD" w:rsidP="00DA334D" w:rsidRDefault="00F116DD" w14:paraId="582405E5" w14:textId="77777777">
            <w:r>
              <w:t>For å kunne overføre personopplysninger til tredjeland, dvs. land utenfor EØS som EU-kommisjonen ikke har fastslått sikrer et tilstrekkelig beskyttelsesnivå, må det foreligge et gyldig overføringsgrunnlag etter personopplysningsloven.</w:t>
            </w:r>
          </w:p>
        </w:tc>
        <w:tc>
          <w:tcPr>
            <w:tcW w:w="850" w:type="dxa"/>
            <w:shd w:val="clear" w:color="auto" w:fill="F2F2F2" w:themeFill="background1" w:themeFillShade="F2"/>
          </w:tcPr>
          <w:p w:rsidR="00F116DD" w:rsidP="00DA334D" w:rsidRDefault="00F116DD" w14:paraId="7903107C" w14:textId="77777777">
            <w:r>
              <w:t>Nei</w:t>
            </w:r>
          </w:p>
        </w:tc>
        <w:tc>
          <w:tcPr>
            <w:tcW w:w="7938" w:type="dxa"/>
            <w:shd w:val="clear" w:color="auto" w:fill="F2F2F2" w:themeFill="background1" w:themeFillShade="F2"/>
          </w:tcPr>
          <w:p w:rsidRPr="00C44666" w:rsidR="00F116DD" w:rsidP="00AA2508" w:rsidRDefault="00F116DD" w14:paraId="059C4D47" w14:textId="29BC4A69">
            <w:r w:rsidRPr="00C44666">
              <w:t xml:space="preserve">Ikke relevant for </w:t>
            </w:r>
            <w:r w:rsidR="00AA2508">
              <w:t xml:space="preserve">EESSI Pensjon </w:t>
            </w:r>
            <w:r w:rsidRPr="00287AA1" w:rsidR="00AA2508">
              <w:rPr>
                <w:strike/>
                <w:highlight w:val="lightGray"/>
                <w:rPrChange w:author="Støylen, Mari" w:date="2021-05-04T10:15:00Z" w:id="560">
                  <w:rPr/>
                </w:rPrChange>
              </w:rPr>
              <w:t>og selvbetjeningsløsningen</w:t>
            </w:r>
            <w:r w:rsidRPr="00287AA1">
              <w:rPr>
                <w:highlight w:val="lightGray"/>
                <w:rPrChange w:author="Støylen, Mari" w:date="2021-05-04T10:15:00Z" w:id="561">
                  <w:rPr/>
                </w:rPrChange>
              </w:rPr>
              <w:t>.</w:t>
            </w:r>
            <w:r w:rsidRPr="00C44666">
              <w:t xml:space="preserve"> </w:t>
            </w:r>
          </w:p>
        </w:tc>
      </w:tr>
      <w:tr w:rsidR="00F116DD" w:rsidTr="00EE4606" w14:paraId="5E021907" w14:textId="77777777">
        <w:tc>
          <w:tcPr>
            <w:tcW w:w="534" w:type="dxa"/>
            <w:shd w:val="clear" w:color="auto" w:fill="DBDBDB" w:themeFill="accent3" w:themeFillTint="66"/>
          </w:tcPr>
          <w:p w:rsidR="00F116DD" w:rsidP="00DA334D" w:rsidRDefault="00F116DD" w14:paraId="271ECEFC" w14:textId="77777777">
            <w:r>
              <w:t>25</w:t>
            </w:r>
          </w:p>
        </w:tc>
        <w:tc>
          <w:tcPr>
            <w:tcW w:w="4961" w:type="dxa"/>
            <w:shd w:val="clear" w:color="auto" w:fill="DBDBDB" w:themeFill="accent3" w:themeFillTint="66"/>
          </w:tcPr>
          <w:p w:rsidRPr="001838EA" w:rsidR="00F116DD" w:rsidP="00DA334D" w:rsidRDefault="00F116DD" w14:paraId="63F75EDB" w14:textId="77777777">
            <w:pPr>
              <w:rPr>
                <w:b/>
              </w:rPr>
            </w:pPr>
            <w:r w:rsidRPr="001838EA">
              <w:rPr>
                <w:b/>
              </w:rPr>
              <w:t xml:space="preserve">Meldeplikt til Datatilsynet </w:t>
            </w:r>
            <w:r>
              <w:rPr>
                <w:b/>
              </w:rPr>
              <w:t xml:space="preserve">og den registrerte </w:t>
            </w:r>
            <w:r w:rsidRPr="001838EA">
              <w:rPr>
                <w:b/>
              </w:rPr>
              <w:t>om brudd på personopplysningssikkerheten</w:t>
            </w:r>
          </w:p>
          <w:p w:rsidR="00F116DD" w:rsidP="00DA334D" w:rsidRDefault="00F116DD" w14:paraId="23FED213" w14:textId="77777777">
            <w:pPr>
              <w:spacing w:after="120"/>
            </w:pPr>
            <w:r>
              <w:t xml:space="preserve">Hvis det skjer et brudd på personopplysningssikkerheten, skal rutiner for melding til Datatilsynet og de registrerte følges. Det </w:t>
            </w:r>
            <w:r>
              <w:t>omfatter brudd på sikkerheten som fører til utilsiktet eller ulovlig tilintetgjøring, tap, endring, ulovlig spredning av eller tilgang til personopplysninger som er overført, lagret eller på annen måte behandlet.</w:t>
            </w:r>
          </w:p>
          <w:p w:rsidR="00F116DD" w:rsidP="00DA334D" w:rsidRDefault="00F116DD" w14:paraId="01CDE691" w14:textId="77777777">
            <w:pPr>
              <w:spacing w:after="120"/>
            </w:pPr>
            <w:r>
              <w:t xml:space="preserve">Behandlingsansvarlig skal melde brudd til Datatilsynet uten ugrunnet opphold innen 72 timer når dette er mulig etter å ha fått kjennskap til det. </w:t>
            </w:r>
          </w:p>
          <w:p w:rsidR="00F116DD" w:rsidP="00DA334D" w:rsidRDefault="00F116DD" w14:paraId="5312FCFA" w14:textId="77777777">
            <w:pPr>
              <w:spacing w:after="120"/>
            </w:pPr>
            <w:r>
              <w:t xml:space="preserve">Den registrerte skal også varsles når det er sannsynlig at bruddet på personopplysningssikkerheten vil medføre høy risiko for fysiske personers rettigheter og friheter. </w:t>
            </w:r>
          </w:p>
          <w:p w:rsidR="00F116DD" w:rsidP="00DA334D" w:rsidRDefault="00F116DD" w14:paraId="1A7FD46C" w14:textId="77777777">
            <w:pPr>
              <w:spacing w:after="120"/>
            </w:pPr>
            <w:r>
              <w:t>Også andre avvikshendelser enn brudd på personopplysningssikkerhet skal følges opp for å lukke avvikene, iverksette tiltak samt benyttes til for kontinuerlig læring og forbedring.</w:t>
            </w:r>
          </w:p>
        </w:tc>
        <w:tc>
          <w:tcPr>
            <w:tcW w:w="850" w:type="dxa"/>
            <w:shd w:val="clear" w:color="auto" w:fill="F2F2F2" w:themeFill="background1" w:themeFillShade="F2"/>
          </w:tcPr>
          <w:p w:rsidR="00F116DD" w:rsidP="00DA334D" w:rsidRDefault="00F116DD" w14:paraId="3504F64C" w14:textId="77777777">
            <w:r>
              <w:t>Ja</w:t>
            </w:r>
          </w:p>
        </w:tc>
        <w:tc>
          <w:tcPr>
            <w:tcW w:w="7938" w:type="dxa"/>
            <w:shd w:val="clear" w:color="auto" w:fill="F2F2F2" w:themeFill="background1" w:themeFillShade="F2"/>
          </w:tcPr>
          <w:p w:rsidR="00F116DD" w:rsidP="00DA334D" w:rsidRDefault="00F116DD" w14:paraId="1A698AE4" w14:textId="77777777">
            <w:r>
              <w:t xml:space="preserve">NAV har en egen rutine for avvikshåndtering hvor det </w:t>
            </w:r>
            <w:proofErr w:type="gramStart"/>
            <w:r>
              <w:t>fremkommer</w:t>
            </w:r>
            <w:proofErr w:type="gramEnd"/>
            <w:r>
              <w:t xml:space="preserve"> at alle </w:t>
            </w:r>
            <w:proofErr w:type="spellStart"/>
            <w:r>
              <w:t>NAVs</w:t>
            </w:r>
            <w:proofErr w:type="spellEnd"/>
            <w:r>
              <w:t xml:space="preserve"> medarbeidere plikter å melde avvik i </w:t>
            </w:r>
            <w:proofErr w:type="spellStart"/>
            <w:r>
              <w:t>Asys</w:t>
            </w:r>
            <w:proofErr w:type="spellEnd"/>
            <w:r>
              <w:t xml:space="preserve">. Deretter skal leder og sikkerhetskoordinator følge opp lokalt, og sikkerhetsseksjonen skal involvere personvernombudet og har ansvaret for eventuelt å melde Datatilsynet innen 72-timer.   </w:t>
            </w:r>
          </w:p>
        </w:tc>
      </w:tr>
    </w:tbl>
    <w:p w:rsidR="00B74642" w:rsidRDefault="00B74642" w14:paraId="55BAAB26" w14:textId="77777777">
      <w:r>
        <w:br w:type="page"/>
      </w:r>
    </w:p>
    <w:tbl>
      <w:tblPr>
        <w:tblStyle w:val="Tabellrutenett"/>
        <w:tblW w:w="0" w:type="auto"/>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DBDB" w:themeFill="accent3" w:themeFillTint="66"/>
        <w:tblLayout w:type="fixed"/>
        <w:tblLook w:val="04A0" w:firstRow="1" w:lastRow="0" w:firstColumn="1" w:lastColumn="0" w:noHBand="0" w:noVBand="1"/>
      </w:tblPr>
      <w:tblGrid>
        <w:gridCol w:w="534"/>
        <w:gridCol w:w="4961"/>
        <w:gridCol w:w="850"/>
        <w:gridCol w:w="6946"/>
      </w:tblGrid>
      <w:tr w:rsidR="00F116DD" w:rsidTr="00DA334D" w14:paraId="26CD04A3" w14:textId="77777777">
        <w:tc>
          <w:tcPr>
            <w:tcW w:w="534" w:type="dxa"/>
            <w:shd w:val="clear" w:color="auto" w:fill="DBDBDB" w:themeFill="accent3" w:themeFillTint="66"/>
          </w:tcPr>
          <w:p w:rsidR="00F116DD" w:rsidP="00DA334D" w:rsidRDefault="00F116DD" w14:paraId="11871755" w14:textId="5CFFA06F">
            <w:r>
              <w:t>26</w:t>
            </w:r>
          </w:p>
        </w:tc>
        <w:tc>
          <w:tcPr>
            <w:tcW w:w="4961" w:type="dxa"/>
            <w:shd w:val="clear" w:color="auto" w:fill="DBDBDB" w:themeFill="accent3" w:themeFillTint="66"/>
          </w:tcPr>
          <w:p w:rsidRPr="00F31C0A" w:rsidR="00F116DD" w:rsidP="00DA334D" w:rsidRDefault="00F116DD" w14:paraId="0696E00A" w14:textId="77777777">
            <w:pPr>
              <w:rPr>
                <w:b/>
              </w:rPr>
            </w:pPr>
            <w:r w:rsidRPr="00F31C0A">
              <w:rPr>
                <w:b/>
              </w:rPr>
              <w:t>Internkontroll</w:t>
            </w:r>
          </w:p>
          <w:p w:rsidR="00F116DD" w:rsidP="00DA334D" w:rsidRDefault="00F116DD" w14:paraId="651D9009" w14:textId="77777777">
            <w:r>
              <w:t>Det skal foreligge etablerte kontrollrutiner som er egnet til å gi innsikt i om etablerte rutiner og andre tiltak følges opp, inkludert prosesser som sikrer jevnlig vurdering av behov for nye tiltak eller endring i eksisterende tiltak for å legge til rette for kontinuerlig forbedring. </w:t>
            </w:r>
          </w:p>
        </w:tc>
        <w:tc>
          <w:tcPr>
            <w:tcW w:w="850" w:type="dxa"/>
            <w:shd w:val="clear" w:color="auto" w:fill="F2F2F2" w:themeFill="background1" w:themeFillShade="F2"/>
          </w:tcPr>
          <w:p w:rsidR="00F116DD" w:rsidP="00DA334D" w:rsidRDefault="00F116DD" w14:paraId="3A2B9026" w14:textId="77777777">
            <w:r>
              <w:t>Ja</w:t>
            </w:r>
          </w:p>
        </w:tc>
        <w:tc>
          <w:tcPr>
            <w:tcW w:w="6946" w:type="dxa"/>
            <w:shd w:val="clear" w:color="auto" w:fill="F2F2F2" w:themeFill="background1" w:themeFillShade="F2"/>
          </w:tcPr>
          <w:p w:rsidRPr="00411EC7" w:rsidR="00F116DD" w:rsidP="00DA334D" w:rsidRDefault="00F116DD" w14:paraId="3445C458" w14:textId="77777777">
            <w:pPr>
              <w:spacing w:after="120"/>
            </w:pPr>
            <w:r w:rsidRPr="00411EC7">
              <w:t>NAV har etablert et overordnet internkontrollsystem for personvern som beskrevet i «Styringsdokument for personvern».</w:t>
            </w:r>
            <w:r w:rsidRPr="00411EC7">
              <w:rPr>
                <w:rStyle w:val="Fotnotereferanse"/>
              </w:rPr>
              <w:footnoteReference w:id="35"/>
            </w:r>
            <w:r w:rsidRPr="00411EC7">
              <w:t xml:space="preserve"> </w:t>
            </w:r>
          </w:p>
          <w:p w:rsidR="00F116DD" w:rsidP="00DA334D" w:rsidRDefault="00F116DD" w14:paraId="738A22D5" w14:textId="01A6D4C3">
            <w:pPr>
              <w:spacing w:after="120"/>
            </w:pPr>
            <w:r w:rsidRPr="00BC554A">
              <w:t xml:space="preserve">Det er utarbeidet en forvaltningsmodell for </w:t>
            </w:r>
            <w:r w:rsidRPr="00BC554A" w:rsidR="00AA2508">
              <w:t>EESSI</w:t>
            </w:r>
            <w:r w:rsidRPr="00BC554A">
              <w:t xml:space="preserve"> som inkluderer en servicedesk hvor roller og ansvar er tydeliggjort.</w:t>
            </w:r>
            <w:r>
              <w:t xml:space="preserve">  </w:t>
            </w:r>
          </w:p>
          <w:p w:rsidR="00F116DD" w:rsidP="00B74642" w:rsidRDefault="00F116DD" w14:paraId="326CFEEA" w14:textId="33D01FF0">
            <w:pPr>
              <w:pStyle w:val="Bildetekst"/>
              <w:keepNext/>
              <w:keepLines/>
              <w:pageBreakBefore/>
            </w:pPr>
            <w:r>
              <w:t xml:space="preserve">Figur </w:t>
            </w:r>
            <w:r>
              <w:fldChar w:fldCharType="begin"/>
            </w:r>
            <w:r>
              <w:instrText>SEQ Figur \* ARABIC</w:instrText>
            </w:r>
            <w:r>
              <w:fldChar w:fldCharType="separate"/>
            </w:r>
            <w:r w:rsidR="00D96E46">
              <w:rPr>
                <w:noProof/>
              </w:rPr>
              <w:t>6</w:t>
            </w:r>
            <w:r>
              <w:fldChar w:fldCharType="end"/>
            </w:r>
            <w:r>
              <w:t xml:space="preserve"> Forvaltningsmodell </w:t>
            </w:r>
            <w:r w:rsidR="00AA2508">
              <w:t>EESSI</w:t>
            </w:r>
            <w:r>
              <w:t xml:space="preserve"> Nasjonalt nivå Norge</w:t>
            </w:r>
          </w:p>
          <w:p w:rsidRPr="00C30246" w:rsidR="00BC554A" w:rsidP="00C30246" w:rsidRDefault="00B74642" w14:paraId="1A7C1F64" w14:textId="40782440">
            <w:pPr>
              <w:spacing w:after="120"/>
              <w:rPr>
                <w:highlight w:val="yellow"/>
              </w:rPr>
            </w:pPr>
            <w:r>
              <w:rPr>
                <w:noProof/>
                <w:lang w:eastAsia="nb-NO"/>
              </w:rPr>
              <w:drawing>
                <wp:inline distT="0" distB="0" distL="0" distR="0" wp14:anchorId="143CD298" wp14:editId="2D1F8BE2">
                  <wp:extent cx="4273550" cy="3079750"/>
                  <wp:effectExtent l="0" t="0" r="0" b="6350"/>
                  <wp:docPr id="25" name="Bil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jema forvaltningsmodell EESSI.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73550" cy="3079750"/>
                          </a:xfrm>
                          <a:prstGeom prst="rect">
                            <a:avLst/>
                          </a:prstGeom>
                        </pic:spPr>
                      </pic:pic>
                    </a:graphicData>
                  </a:graphic>
                </wp:inline>
              </w:drawing>
            </w:r>
          </w:p>
        </w:tc>
      </w:tr>
      <w:tr w:rsidR="00F116DD" w:rsidTr="00DA334D" w14:paraId="4F44C548" w14:textId="77777777">
        <w:tc>
          <w:tcPr>
            <w:tcW w:w="534" w:type="dxa"/>
            <w:shd w:val="clear" w:color="auto" w:fill="DBDBDB" w:themeFill="accent3" w:themeFillTint="66"/>
          </w:tcPr>
          <w:p w:rsidR="00F116DD" w:rsidP="00DA334D" w:rsidRDefault="00F116DD" w14:paraId="2237BBBB" w14:textId="77777777">
            <w:r>
              <w:t>27</w:t>
            </w:r>
          </w:p>
        </w:tc>
        <w:tc>
          <w:tcPr>
            <w:tcW w:w="4961" w:type="dxa"/>
            <w:shd w:val="clear" w:color="auto" w:fill="DBDBDB" w:themeFill="accent3" w:themeFillTint="66"/>
          </w:tcPr>
          <w:p w:rsidRPr="00F31C0A" w:rsidR="00F116DD" w:rsidP="00DA334D" w:rsidRDefault="00F116DD" w14:paraId="4F29B898" w14:textId="77777777">
            <w:pPr>
              <w:rPr>
                <w:b/>
              </w:rPr>
            </w:pPr>
            <w:r w:rsidRPr="00F31C0A">
              <w:rPr>
                <w:b/>
              </w:rPr>
              <w:t>Opplæringstiltak</w:t>
            </w:r>
          </w:p>
          <w:p w:rsidR="00F116DD" w:rsidP="00DA334D" w:rsidRDefault="00F116DD" w14:paraId="0E9B79E3" w14:textId="77777777">
            <w:pPr>
              <w:spacing w:after="120"/>
            </w:pPr>
            <w:r>
              <w:t xml:space="preserve">Det skal foreligge en helhetlig plan for systematisk opplæring og påfyll av sikkerhetskultur tilpasset ulike målgrupper. </w:t>
            </w:r>
          </w:p>
          <w:p w:rsidR="00F116DD" w:rsidP="00DA334D" w:rsidRDefault="00F116DD" w14:paraId="7D9FA4B2" w14:textId="77777777">
            <w:pPr>
              <w:spacing w:after="120"/>
            </w:pPr>
            <w:r>
              <w:t>Det skal gis særskilt opplæring i ivaretakelse av personvern ved innføring av nye behandlinger, prosesser, IT-systemer mv. </w:t>
            </w:r>
          </w:p>
        </w:tc>
        <w:tc>
          <w:tcPr>
            <w:tcW w:w="850" w:type="dxa"/>
            <w:shd w:val="clear" w:color="auto" w:fill="F2F2F2" w:themeFill="background1" w:themeFillShade="F2"/>
          </w:tcPr>
          <w:p w:rsidR="00F116DD" w:rsidP="00DA334D" w:rsidRDefault="00F116DD" w14:paraId="707E3972" w14:textId="77777777">
            <w:r>
              <w:t>Ja</w:t>
            </w:r>
          </w:p>
        </w:tc>
        <w:tc>
          <w:tcPr>
            <w:tcW w:w="6946" w:type="dxa"/>
            <w:shd w:val="clear" w:color="auto" w:fill="F2F2F2" w:themeFill="background1" w:themeFillShade="F2"/>
          </w:tcPr>
          <w:p w:rsidR="00B74642" w:rsidP="00B74642" w:rsidRDefault="00B74642" w14:paraId="724FE2D7" w14:textId="77777777">
            <w:pPr>
              <w:spacing w:after="120"/>
            </w:pPr>
            <w:r>
              <w:t xml:space="preserve">Det er stilt krav til utarbeidelse av rutiner og opplæring av saksbehandlere i «Production Readiness </w:t>
            </w:r>
            <w:proofErr w:type="spellStart"/>
            <w:r>
              <w:t>Checklist</w:t>
            </w:r>
            <w:proofErr w:type="spellEnd"/>
            <w:r>
              <w:t xml:space="preserve">» B3. Dette er et eget opplegg fra EU, hvor medarbeidere fra NAV og andre kompetente institusjoner deltar på kurs i </w:t>
            </w:r>
            <w:r>
              <w:t xml:space="preserve">Brussel. NAV sørger for intern opplæring av saksbehandlere etter etablert system. </w:t>
            </w:r>
          </w:p>
          <w:p w:rsidR="00BC554A" w:rsidP="00B74642" w:rsidRDefault="00B74642" w14:paraId="225919F0" w14:textId="72086A7E">
            <w:r>
              <w:t>Dette skjer i tillegg til det overordnede ansvaret for opplæring av sikkerhet fra sikkerhetsseksjonen i direktoratet og overordnet ansvar for opplæring av personvern fra personvernombudet.</w:t>
            </w:r>
          </w:p>
        </w:tc>
      </w:tr>
    </w:tbl>
    <w:p w:rsidR="00EE4606" w:rsidP="00A254CF" w:rsidRDefault="00EE4606" w14:paraId="1F9463DA" w14:textId="77777777">
      <w:pPr>
        <w:pStyle w:val="Overskrift1"/>
        <w:sectPr w:rsidR="00EE4606" w:rsidSect="00C30246">
          <w:pgSz w:w="16838" w:h="11906" w:orient="landscape"/>
          <w:pgMar w:top="1418" w:right="1418" w:bottom="1418" w:left="1418" w:header="709" w:footer="709" w:gutter="0"/>
          <w:cols w:space="708"/>
          <w:docGrid w:linePitch="360"/>
        </w:sectPr>
      </w:pPr>
      <w:bookmarkStart w:name="_Ref8030851" w:id="562"/>
    </w:p>
    <w:p w:rsidR="00A254CF" w:rsidP="00A254CF" w:rsidRDefault="00A254CF" w14:paraId="5D3E91F1" w14:textId="3E2153B0">
      <w:pPr>
        <w:pStyle w:val="Overskrift1"/>
      </w:pPr>
      <w:bookmarkStart w:name="_Ref18479355" w:id="563"/>
      <w:bookmarkStart w:name="_Ref21436746" w:id="564"/>
      <w:bookmarkStart w:name="_Toc22546461" w:id="565"/>
      <w:r>
        <w:t xml:space="preserve">Vedlegg </w:t>
      </w:r>
      <w:bookmarkEnd w:id="502"/>
      <w:r w:rsidR="00C8153C">
        <w:t>5</w:t>
      </w:r>
      <w:r w:rsidR="001747D7">
        <w:t xml:space="preserve"> Vurdering av personvernscenarioer</w:t>
      </w:r>
      <w:bookmarkEnd w:id="562"/>
      <w:bookmarkEnd w:id="563"/>
      <w:bookmarkEnd w:id="564"/>
      <w:bookmarkEnd w:id="565"/>
    </w:p>
    <w:p w:rsidRPr="00A254CF" w:rsidR="00A254CF" w:rsidP="00767E8D" w:rsidRDefault="001747D7" w14:paraId="4D6D6771" w14:textId="263C5AE0">
      <w:pPr>
        <w:pStyle w:val="Overskrift2"/>
        <w:numPr>
          <w:ilvl w:val="0"/>
          <w:numId w:val="9"/>
        </w:numPr>
      </w:pPr>
      <w:r>
        <w:t>Metode</w:t>
      </w:r>
    </w:p>
    <w:p w:rsidRPr="00A86419" w:rsidR="00A254CF" w:rsidP="001747D7" w:rsidRDefault="00A254CF" w14:paraId="20C3D77E" w14:textId="77777777">
      <w:pPr>
        <w:pStyle w:val="Overskrift3"/>
      </w:pPr>
      <w:r w:rsidRPr="00A86419">
        <w:t>Sannsynlighet</w:t>
      </w:r>
      <w:r>
        <w:t>snivå</w:t>
      </w:r>
    </w:p>
    <w:tbl>
      <w:tblPr>
        <w:tblW w:w="14024" w:type="dxa"/>
        <w:tblCellMar>
          <w:left w:w="0" w:type="dxa"/>
          <w:right w:w="0" w:type="dxa"/>
        </w:tblCellMar>
        <w:tblLook w:val="0600" w:firstRow="0" w:lastRow="0" w:firstColumn="0" w:lastColumn="0" w:noHBand="1" w:noVBand="1"/>
      </w:tblPr>
      <w:tblGrid>
        <w:gridCol w:w="712"/>
        <w:gridCol w:w="2680"/>
        <w:gridCol w:w="10632"/>
      </w:tblGrid>
      <w:tr w:rsidRPr="004179F9" w:rsidR="00A254CF" w:rsidTr="00F95AB1" w14:paraId="1B2406CA" w14:textId="77777777">
        <w:trPr>
          <w:trHeight w:val="283"/>
        </w:trPr>
        <w:tc>
          <w:tcPr>
            <w:tcW w:w="712" w:type="dxa"/>
            <w:tcBorders>
              <w:top w:val="single" w:color="FFFFFF" w:sz="8" w:space="0"/>
              <w:left w:val="single" w:color="FFFFFF" w:sz="8" w:space="0"/>
              <w:bottom w:val="single" w:color="FFFFFF" w:sz="8" w:space="0"/>
              <w:right w:val="single" w:color="FFFFFF" w:sz="8" w:space="0"/>
            </w:tcBorders>
            <w:shd w:val="clear" w:color="auto" w:fill="D9D9D9" w:themeFill="background1" w:themeFillShade="D9"/>
            <w:tcMar>
              <w:top w:w="9" w:type="dxa"/>
              <w:left w:w="132" w:type="dxa"/>
              <w:bottom w:w="0" w:type="dxa"/>
              <w:right w:w="9" w:type="dxa"/>
            </w:tcMar>
            <w:vAlign w:val="center"/>
          </w:tcPr>
          <w:p w:rsidRPr="009743F1" w:rsidR="00A254CF" w:rsidP="008B3C3F" w:rsidRDefault="00A254CF" w14:paraId="142EB3EC" w14:textId="77777777">
            <w:pPr>
              <w:jc w:val="center"/>
              <w:rPr>
                <w:b/>
                <w:bCs/>
              </w:rPr>
            </w:pPr>
            <w:r>
              <w:rPr>
                <w:b/>
                <w:bCs/>
              </w:rPr>
              <w:t>Nivå</w:t>
            </w:r>
          </w:p>
        </w:tc>
        <w:tc>
          <w:tcPr>
            <w:tcW w:w="2680" w:type="dxa"/>
            <w:tcBorders>
              <w:top w:val="single" w:color="FFFFFF" w:sz="8" w:space="0"/>
              <w:left w:val="single" w:color="FFFFFF" w:sz="8" w:space="0"/>
              <w:bottom w:val="single" w:color="FFFFFF" w:sz="8" w:space="0"/>
              <w:right w:val="single" w:color="FFFFFF" w:sz="8" w:space="0"/>
            </w:tcBorders>
            <w:shd w:val="clear" w:color="auto" w:fill="D9D9D9" w:themeFill="background1" w:themeFillShade="D9"/>
            <w:tcMar>
              <w:top w:w="9" w:type="dxa"/>
              <w:left w:w="132" w:type="dxa"/>
              <w:bottom w:w="0" w:type="dxa"/>
              <w:right w:w="9" w:type="dxa"/>
            </w:tcMar>
            <w:vAlign w:val="center"/>
          </w:tcPr>
          <w:p w:rsidRPr="00462527" w:rsidR="00A254CF" w:rsidP="008B3C3F" w:rsidRDefault="00A254CF" w14:paraId="5EB93295" w14:textId="77777777">
            <w:pPr>
              <w:jc w:val="center"/>
              <w:rPr>
                <w:b/>
              </w:rPr>
            </w:pPr>
            <w:r w:rsidRPr="00462527">
              <w:rPr>
                <w:b/>
              </w:rPr>
              <w:t>Beskrivelse</w:t>
            </w:r>
          </w:p>
        </w:tc>
        <w:tc>
          <w:tcPr>
            <w:tcW w:w="10632" w:type="dxa"/>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00A254CF" w:rsidP="008B3C3F" w:rsidRDefault="00A254CF" w14:paraId="01D673C5" w14:textId="77777777">
            <w:pPr>
              <w:jc w:val="center"/>
            </w:pPr>
            <w:r>
              <w:rPr>
                <w:rStyle w:val="Sterk"/>
              </w:rPr>
              <w:t xml:space="preserve">Veiledning (fra </w:t>
            </w:r>
            <w:proofErr w:type="spellStart"/>
            <w:r>
              <w:rPr>
                <w:rStyle w:val="Sterk"/>
              </w:rPr>
              <w:t>NAVs</w:t>
            </w:r>
            <w:proofErr w:type="spellEnd"/>
            <w:r>
              <w:rPr>
                <w:rStyle w:val="Sterk"/>
              </w:rPr>
              <w:t xml:space="preserve"> risikoverktøy for virksomhetsstyring)</w:t>
            </w:r>
          </w:p>
        </w:tc>
      </w:tr>
      <w:tr w:rsidRPr="004179F9" w:rsidR="00A254CF" w:rsidTr="00F95AB1" w14:paraId="66997852" w14:textId="77777777">
        <w:trPr>
          <w:trHeight w:val="283"/>
        </w:trPr>
        <w:tc>
          <w:tcPr>
            <w:tcW w:w="712" w:type="dxa"/>
            <w:tcBorders>
              <w:top w:val="single" w:color="FFFFFF" w:sz="8" w:space="0"/>
              <w:left w:val="single" w:color="FFFFFF" w:sz="8" w:space="0"/>
              <w:bottom w:val="single" w:color="FFFFFF" w:sz="8" w:space="0"/>
              <w:right w:val="single" w:color="FFFFFF" w:sz="8" w:space="0"/>
            </w:tcBorders>
            <w:shd w:val="clear" w:color="auto" w:fill="70AD47" w:themeFill="accent6"/>
            <w:tcMar>
              <w:top w:w="9" w:type="dxa"/>
              <w:left w:w="132" w:type="dxa"/>
              <w:bottom w:w="0" w:type="dxa"/>
              <w:right w:w="9" w:type="dxa"/>
            </w:tcMar>
            <w:vAlign w:val="center"/>
            <w:hideMark/>
          </w:tcPr>
          <w:p w:rsidRPr="009743F1" w:rsidR="00A254CF" w:rsidP="008B3C3F" w:rsidRDefault="00A254CF" w14:paraId="50252C08" w14:textId="77777777">
            <w:pPr>
              <w:jc w:val="center"/>
              <w:rPr>
                <w:b/>
              </w:rPr>
            </w:pPr>
            <w:r w:rsidRPr="009743F1">
              <w:rPr>
                <w:b/>
                <w:bCs/>
              </w:rPr>
              <w:t>1</w:t>
            </w:r>
          </w:p>
        </w:tc>
        <w:tc>
          <w:tcPr>
            <w:tcW w:w="2680" w:type="dxa"/>
            <w:tcBorders>
              <w:top w:val="single" w:color="FFFFFF" w:sz="8" w:space="0"/>
              <w:left w:val="single" w:color="FFFFFF" w:sz="8" w:space="0"/>
              <w:bottom w:val="single" w:color="FFFFFF" w:sz="8" w:space="0"/>
              <w:right w:val="single" w:color="FFFFFF" w:sz="8" w:space="0"/>
            </w:tcBorders>
            <w:shd w:val="clear" w:color="auto" w:fill="70AD47" w:themeFill="accent6"/>
            <w:tcMar>
              <w:top w:w="9" w:type="dxa"/>
              <w:left w:w="132" w:type="dxa"/>
              <w:bottom w:w="0" w:type="dxa"/>
              <w:right w:w="9" w:type="dxa"/>
            </w:tcMar>
            <w:vAlign w:val="center"/>
            <w:hideMark/>
          </w:tcPr>
          <w:p w:rsidRPr="004179F9" w:rsidR="00A254CF" w:rsidP="008B3C3F" w:rsidRDefault="00A254CF" w14:paraId="3D1705AC" w14:textId="77777777">
            <w:r>
              <w:t>D</w:t>
            </w:r>
            <w:r w:rsidRPr="004179F9">
              <w:t xml:space="preserve">et er </w:t>
            </w:r>
            <w:r>
              <w:t xml:space="preserve">meget lite </w:t>
            </w:r>
            <w:r w:rsidRPr="004179F9">
              <w:t xml:space="preserve">sannsynlig at de vil inntreffe. </w:t>
            </w:r>
          </w:p>
        </w:tc>
        <w:tc>
          <w:tcPr>
            <w:tcW w:w="10632" w:type="dxa"/>
            <w:tcBorders>
              <w:top w:val="single" w:color="FFFFFF" w:sz="8" w:space="0"/>
              <w:left w:val="single" w:color="FFFFFF" w:sz="8" w:space="0"/>
              <w:bottom w:val="single" w:color="FFFFFF" w:sz="8" w:space="0"/>
              <w:right w:val="single" w:color="FFFFFF" w:sz="8" w:space="0"/>
            </w:tcBorders>
            <w:shd w:val="clear" w:color="auto" w:fill="70AD47" w:themeFill="accent6"/>
          </w:tcPr>
          <w:p w:rsidR="00A254CF" w:rsidP="008B3C3F" w:rsidRDefault="00A254CF" w14:paraId="37417E5D" w14:textId="77777777">
            <w:r>
              <w:rPr>
                <w:color w:val="000000"/>
              </w:rPr>
              <w:t>Mindre enn 10 % sannsynlig og/eller inntreffer hvert 5. år eller sjeldnere.</w:t>
            </w:r>
          </w:p>
        </w:tc>
      </w:tr>
      <w:tr w:rsidRPr="004179F9" w:rsidR="00A254CF" w:rsidTr="00F95AB1" w14:paraId="63164C90" w14:textId="77777777">
        <w:trPr>
          <w:trHeight w:val="370"/>
        </w:trPr>
        <w:tc>
          <w:tcPr>
            <w:tcW w:w="712"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tcMar>
              <w:top w:w="9" w:type="dxa"/>
              <w:left w:w="132" w:type="dxa"/>
              <w:bottom w:w="0" w:type="dxa"/>
              <w:right w:w="9" w:type="dxa"/>
            </w:tcMar>
            <w:vAlign w:val="center"/>
            <w:hideMark/>
          </w:tcPr>
          <w:p w:rsidRPr="009743F1" w:rsidR="00A254CF" w:rsidP="008B3C3F" w:rsidRDefault="00A254CF" w14:paraId="28A9C705" w14:textId="77777777">
            <w:pPr>
              <w:jc w:val="center"/>
              <w:rPr>
                <w:b/>
              </w:rPr>
            </w:pPr>
            <w:r w:rsidRPr="009743F1">
              <w:rPr>
                <w:b/>
              </w:rPr>
              <w:t>2</w:t>
            </w:r>
          </w:p>
        </w:tc>
        <w:tc>
          <w:tcPr>
            <w:tcW w:w="2680"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tcMar>
              <w:top w:w="9" w:type="dxa"/>
              <w:left w:w="132" w:type="dxa"/>
              <w:bottom w:w="0" w:type="dxa"/>
              <w:right w:w="9" w:type="dxa"/>
            </w:tcMar>
            <w:vAlign w:val="center"/>
            <w:hideMark/>
          </w:tcPr>
          <w:p w:rsidRPr="004179F9" w:rsidR="00A254CF" w:rsidP="008B3C3F" w:rsidRDefault="00A254CF" w14:paraId="1444CD81" w14:textId="77777777">
            <w:r>
              <w:t xml:space="preserve">Det er lite sannsynlig at de vil inntreffe. </w:t>
            </w:r>
          </w:p>
        </w:tc>
        <w:tc>
          <w:tcPr>
            <w:tcW w:w="10632"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rsidR="00A254CF" w:rsidP="008B3C3F" w:rsidRDefault="00A254CF" w14:paraId="2E8C9AAB" w14:textId="77777777">
            <w:r>
              <w:t>10-30 % sannsynlig og/eller inntreffer hvert år eller sjeldnere.</w:t>
            </w:r>
          </w:p>
        </w:tc>
      </w:tr>
      <w:tr w:rsidRPr="004179F9" w:rsidR="00A254CF" w:rsidTr="00F95AB1" w14:paraId="3B91ECED" w14:textId="77777777">
        <w:trPr>
          <w:trHeight w:val="557"/>
        </w:trPr>
        <w:tc>
          <w:tcPr>
            <w:tcW w:w="712" w:type="dxa"/>
            <w:tcBorders>
              <w:top w:val="single" w:color="FFFFFF" w:sz="8" w:space="0"/>
              <w:left w:val="single" w:color="FFFFFF" w:sz="8" w:space="0"/>
              <w:bottom w:val="single" w:color="FFFFFF" w:sz="8" w:space="0"/>
              <w:right w:val="single" w:color="FFFFFF" w:sz="8" w:space="0"/>
            </w:tcBorders>
            <w:shd w:val="clear" w:color="auto" w:fill="FFE599" w:themeFill="accent4" w:themeFillTint="66"/>
            <w:tcMar>
              <w:top w:w="9" w:type="dxa"/>
              <w:left w:w="132" w:type="dxa"/>
              <w:bottom w:w="0" w:type="dxa"/>
              <w:right w:w="9" w:type="dxa"/>
            </w:tcMar>
            <w:vAlign w:val="center"/>
            <w:hideMark/>
          </w:tcPr>
          <w:p w:rsidRPr="009743F1" w:rsidR="00A254CF" w:rsidP="008B3C3F" w:rsidRDefault="00A254CF" w14:paraId="69842439" w14:textId="77777777">
            <w:pPr>
              <w:jc w:val="center"/>
              <w:rPr>
                <w:b/>
              </w:rPr>
            </w:pPr>
            <w:r w:rsidRPr="009743F1">
              <w:rPr>
                <w:b/>
              </w:rPr>
              <w:t>3</w:t>
            </w:r>
          </w:p>
        </w:tc>
        <w:tc>
          <w:tcPr>
            <w:tcW w:w="2680" w:type="dxa"/>
            <w:tcBorders>
              <w:top w:val="single" w:color="FFFFFF" w:sz="8" w:space="0"/>
              <w:left w:val="single" w:color="FFFFFF" w:sz="8" w:space="0"/>
              <w:bottom w:val="single" w:color="FFFFFF" w:sz="8" w:space="0"/>
              <w:right w:val="single" w:color="FFFFFF" w:sz="8" w:space="0"/>
            </w:tcBorders>
            <w:shd w:val="clear" w:color="auto" w:fill="FFE599" w:themeFill="accent4" w:themeFillTint="66"/>
            <w:tcMar>
              <w:top w:w="9" w:type="dxa"/>
              <w:left w:w="132" w:type="dxa"/>
              <w:bottom w:w="0" w:type="dxa"/>
              <w:right w:w="9" w:type="dxa"/>
            </w:tcMar>
            <w:vAlign w:val="center"/>
            <w:hideMark/>
          </w:tcPr>
          <w:p w:rsidRPr="004179F9" w:rsidR="00A254CF" w:rsidP="008B3C3F" w:rsidRDefault="00A254CF" w14:paraId="0D6E9ED6" w14:textId="77777777">
            <w:pPr>
              <w:spacing w:line="240" w:lineRule="auto"/>
            </w:pPr>
            <w:r>
              <w:t>D</w:t>
            </w:r>
            <w:r w:rsidRPr="004179F9">
              <w:t>e</w:t>
            </w:r>
            <w:r>
              <w:t>t er moderat sannsynlig at de vil inntreffe.</w:t>
            </w:r>
          </w:p>
        </w:tc>
        <w:tc>
          <w:tcPr>
            <w:tcW w:w="10632" w:type="dxa"/>
            <w:tcBorders>
              <w:top w:val="single" w:color="FFFFFF" w:sz="8" w:space="0"/>
              <w:left w:val="single" w:color="FFFFFF" w:sz="8" w:space="0"/>
              <w:bottom w:val="single" w:color="FFFFFF" w:sz="8" w:space="0"/>
              <w:right w:val="single" w:color="FFFFFF" w:sz="8" w:space="0"/>
            </w:tcBorders>
            <w:shd w:val="clear" w:color="auto" w:fill="FFE599" w:themeFill="accent4" w:themeFillTint="66"/>
          </w:tcPr>
          <w:p w:rsidR="00A254CF" w:rsidP="008B3C3F" w:rsidRDefault="00A254CF" w14:paraId="67D04272" w14:textId="77777777">
            <w:pPr>
              <w:spacing w:line="240" w:lineRule="auto"/>
            </w:pPr>
            <w:r>
              <w:t>30-60 % sannsynlig og/eller inntreffer 2-4 ganger pr år.</w:t>
            </w:r>
          </w:p>
        </w:tc>
      </w:tr>
      <w:tr w:rsidRPr="004179F9" w:rsidR="00A254CF" w:rsidTr="00F95AB1" w14:paraId="1CB61CD9" w14:textId="77777777">
        <w:trPr>
          <w:trHeight w:val="557"/>
        </w:trPr>
        <w:tc>
          <w:tcPr>
            <w:tcW w:w="712" w:type="dxa"/>
            <w:tcBorders>
              <w:top w:val="single" w:color="FFFFFF" w:sz="8" w:space="0"/>
              <w:left w:val="single" w:color="FFFFFF" w:sz="8" w:space="0"/>
              <w:bottom w:val="single" w:color="FFFFFF" w:sz="8" w:space="0"/>
              <w:right w:val="single" w:color="FFFFFF" w:sz="8" w:space="0"/>
            </w:tcBorders>
            <w:shd w:val="clear" w:color="auto" w:fill="FFC000"/>
            <w:tcMar>
              <w:top w:w="9" w:type="dxa"/>
              <w:left w:w="132" w:type="dxa"/>
              <w:bottom w:w="0" w:type="dxa"/>
              <w:right w:w="9" w:type="dxa"/>
            </w:tcMar>
            <w:vAlign w:val="center"/>
          </w:tcPr>
          <w:p w:rsidRPr="009743F1" w:rsidR="00A254CF" w:rsidP="008B3C3F" w:rsidRDefault="00A254CF" w14:paraId="683B0DF2" w14:textId="77777777">
            <w:pPr>
              <w:jc w:val="center"/>
              <w:rPr>
                <w:b/>
                <w:bCs/>
              </w:rPr>
            </w:pPr>
            <w:r w:rsidRPr="009743F1">
              <w:rPr>
                <w:b/>
                <w:bCs/>
              </w:rPr>
              <w:t>4</w:t>
            </w:r>
          </w:p>
        </w:tc>
        <w:tc>
          <w:tcPr>
            <w:tcW w:w="2680" w:type="dxa"/>
            <w:tcBorders>
              <w:top w:val="single" w:color="FFFFFF" w:sz="8" w:space="0"/>
              <w:left w:val="single" w:color="FFFFFF" w:sz="8" w:space="0"/>
              <w:bottom w:val="single" w:color="FFFFFF" w:sz="8" w:space="0"/>
              <w:right w:val="single" w:color="FFFFFF" w:sz="8" w:space="0"/>
            </w:tcBorders>
            <w:shd w:val="clear" w:color="auto" w:fill="FFC000"/>
            <w:tcMar>
              <w:top w:w="9" w:type="dxa"/>
              <w:left w:w="132" w:type="dxa"/>
              <w:bottom w:w="0" w:type="dxa"/>
              <w:right w:w="9" w:type="dxa"/>
            </w:tcMar>
            <w:vAlign w:val="center"/>
          </w:tcPr>
          <w:p w:rsidRPr="004179F9" w:rsidR="00A254CF" w:rsidP="008B3C3F" w:rsidRDefault="00A254CF" w14:paraId="3C92F28D" w14:textId="77777777">
            <w:r>
              <w:t>D</w:t>
            </w:r>
            <w:r w:rsidRPr="004179F9">
              <w:t>et er sannsynlig at de vil inntreffe.</w:t>
            </w:r>
          </w:p>
        </w:tc>
        <w:tc>
          <w:tcPr>
            <w:tcW w:w="10632" w:type="dxa"/>
            <w:tcBorders>
              <w:top w:val="single" w:color="FFFFFF" w:sz="8" w:space="0"/>
              <w:left w:val="single" w:color="FFFFFF" w:sz="8" w:space="0"/>
              <w:bottom w:val="single" w:color="FFFFFF" w:sz="8" w:space="0"/>
              <w:right w:val="single" w:color="FFFFFF" w:sz="8" w:space="0"/>
            </w:tcBorders>
            <w:shd w:val="clear" w:color="auto" w:fill="FFC000"/>
          </w:tcPr>
          <w:p w:rsidR="00A254CF" w:rsidP="008B3C3F" w:rsidRDefault="00A254CF" w14:paraId="6C6FEBCE" w14:textId="77777777">
            <w:r>
              <w:rPr>
                <w:color w:val="000000"/>
              </w:rPr>
              <w:t>60-90 % sannsynlig og/eller inntreffer månedlig.</w:t>
            </w:r>
          </w:p>
        </w:tc>
      </w:tr>
      <w:tr w:rsidRPr="004179F9" w:rsidR="00A254CF" w:rsidTr="00F95AB1" w14:paraId="21FE4A66" w14:textId="77777777">
        <w:trPr>
          <w:trHeight w:val="557"/>
        </w:trPr>
        <w:tc>
          <w:tcPr>
            <w:tcW w:w="712" w:type="dxa"/>
            <w:tcBorders>
              <w:top w:val="single" w:color="FFFFFF" w:sz="8" w:space="0"/>
              <w:left w:val="single" w:color="FFFFFF" w:sz="8" w:space="0"/>
              <w:bottom w:val="single" w:color="FFFFFF" w:sz="8" w:space="0"/>
              <w:right w:val="single" w:color="FFFFFF" w:sz="8" w:space="0"/>
            </w:tcBorders>
            <w:shd w:val="clear" w:color="auto" w:fill="C00000"/>
            <w:tcMar>
              <w:top w:w="9" w:type="dxa"/>
              <w:left w:w="132" w:type="dxa"/>
              <w:bottom w:w="0" w:type="dxa"/>
              <w:right w:w="9" w:type="dxa"/>
            </w:tcMar>
            <w:vAlign w:val="center"/>
          </w:tcPr>
          <w:p w:rsidRPr="009743F1" w:rsidR="00A254CF" w:rsidP="008B3C3F" w:rsidRDefault="00A254CF" w14:paraId="117D7099" w14:textId="77777777">
            <w:pPr>
              <w:jc w:val="center"/>
              <w:rPr>
                <w:b/>
                <w:bCs/>
              </w:rPr>
            </w:pPr>
            <w:r w:rsidRPr="007954FF">
              <w:rPr>
                <w:b/>
                <w:bCs/>
              </w:rPr>
              <w:t>5</w:t>
            </w:r>
          </w:p>
        </w:tc>
        <w:tc>
          <w:tcPr>
            <w:tcW w:w="2680" w:type="dxa"/>
            <w:tcBorders>
              <w:top w:val="single" w:color="FFFFFF" w:sz="8" w:space="0"/>
              <w:left w:val="single" w:color="FFFFFF" w:sz="8" w:space="0"/>
              <w:bottom w:val="single" w:color="FFFFFF" w:sz="8" w:space="0"/>
              <w:right w:val="single" w:color="FFFFFF" w:sz="8" w:space="0"/>
            </w:tcBorders>
            <w:shd w:val="clear" w:color="auto" w:fill="C00000"/>
            <w:tcMar>
              <w:top w:w="9" w:type="dxa"/>
              <w:left w:w="132" w:type="dxa"/>
              <w:bottom w:w="0" w:type="dxa"/>
              <w:right w:w="9" w:type="dxa"/>
            </w:tcMar>
            <w:vAlign w:val="center"/>
          </w:tcPr>
          <w:p w:rsidR="00A254CF" w:rsidP="008B3C3F" w:rsidRDefault="00A254CF" w14:paraId="1455672A" w14:textId="77777777">
            <w:r w:rsidRPr="007954FF">
              <w:t xml:space="preserve">Det </w:t>
            </w:r>
            <w:r w:rsidRPr="001B5750">
              <w:t xml:space="preserve">er nesten sikkert </w:t>
            </w:r>
            <w:r w:rsidRPr="00A36B8E">
              <w:t>at de vil inntreffe.</w:t>
            </w:r>
          </w:p>
        </w:tc>
        <w:tc>
          <w:tcPr>
            <w:tcW w:w="10632" w:type="dxa"/>
            <w:tcBorders>
              <w:top w:val="single" w:color="FFFFFF" w:sz="8" w:space="0"/>
              <w:left w:val="single" w:color="FFFFFF" w:sz="8" w:space="0"/>
              <w:bottom w:val="single" w:color="FFFFFF" w:sz="8" w:space="0"/>
              <w:right w:val="single" w:color="FFFFFF" w:sz="8" w:space="0"/>
            </w:tcBorders>
            <w:shd w:val="clear" w:color="auto" w:fill="C00000"/>
          </w:tcPr>
          <w:p w:rsidRPr="007954FF" w:rsidR="00A254CF" w:rsidP="008B3C3F" w:rsidRDefault="00A254CF" w14:paraId="2B6377F9" w14:textId="77777777">
            <w:r w:rsidRPr="00462527">
              <w:t>Over 90</w:t>
            </w:r>
            <w:r>
              <w:t xml:space="preserve"> </w:t>
            </w:r>
            <w:r w:rsidRPr="00462527">
              <w:t>% sannsynlig og/eller inntreffer ukentlig</w:t>
            </w:r>
            <w:r>
              <w:t>.</w:t>
            </w:r>
          </w:p>
        </w:tc>
      </w:tr>
    </w:tbl>
    <w:p w:rsidR="00A254CF" w:rsidP="00A254CF" w:rsidRDefault="00A254CF" w14:paraId="1A4D9294" w14:textId="77777777"/>
    <w:p w:rsidRPr="00A86419" w:rsidR="00A254CF" w:rsidP="001747D7" w:rsidRDefault="00A254CF" w14:paraId="3378F4B6" w14:textId="35ABC912">
      <w:pPr>
        <w:pStyle w:val="Overskrift3"/>
      </w:pPr>
      <w:r w:rsidRPr="00A86419">
        <w:t>Konsekvens</w:t>
      </w:r>
      <w:r>
        <w:t>nivå</w:t>
      </w:r>
    </w:p>
    <w:tbl>
      <w:tblPr>
        <w:tblW w:w="14024" w:type="dxa"/>
        <w:tblCellMar>
          <w:left w:w="0" w:type="dxa"/>
          <w:right w:w="0" w:type="dxa"/>
        </w:tblCellMar>
        <w:tblLook w:val="0600" w:firstRow="0" w:lastRow="0" w:firstColumn="0" w:lastColumn="0" w:noHBand="1" w:noVBand="1"/>
      </w:tblPr>
      <w:tblGrid>
        <w:gridCol w:w="658"/>
        <w:gridCol w:w="2734"/>
        <w:gridCol w:w="10632"/>
      </w:tblGrid>
      <w:tr w:rsidRPr="004179F9" w:rsidR="00A254CF" w:rsidTr="00F95AB1" w14:paraId="4683B8F4" w14:textId="77777777">
        <w:trPr>
          <w:trHeight w:val="283"/>
        </w:trPr>
        <w:tc>
          <w:tcPr>
            <w:tcW w:w="658" w:type="dxa"/>
            <w:tcBorders>
              <w:top w:val="single" w:color="FFFFFF" w:sz="8" w:space="0"/>
              <w:left w:val="single" w:color="FFFFFF" w:sz="8" w:space="0"/>
              <w:bottom w:val="single" w:color="FFFFFF" w:sz="8" w:space="0"/>
              <w:right w:val="single" w:color="FFFFFF" w:sz="8" w:space="0"/>
            </w:tcBorders>
            <w:shd w:val="clear" w:color="auto" w:fill="D9D9D9" w:themeFill="background1" w:themeFillShade="D9"/>
            <w:tcMar>
              <w:top w:w="9" w:type="dxa"/>
              <w:left w:w="132" w:type="dxa"/>
              <w:bottom w:w="0" w:type="dxa"/>
              <w:right w:w="9" w:type="dxa"/>
            </w:tcMar>
            <w:vAlign w:val="center"/>
          </w:tcPr>
          <w:p w:rsidRPr="001F76B6" w:rsidR="00A254CF" w:rsidP="008B3C3F" w:rsidRDefault="00A254CF" w14:paraId="4250B2CC" w14:textId="77777777">
            <w:pPr>
              <w:jc w:val="center"/>
              <w:rPr>
                <w:b/>
                <w:bCs/>
              </w:rPr>
            </w:pPr>
            <w:r w:rsidRPr="001F76B6">
              <w:rPr>
                <w:b/>
                <w:bCs/>
              </w:rPr>
              <w:t>Nivå</w:t>
            </w:r>
          </w:p>
        </w:tc>
        <w:tc>
          <w:tcPr>
            <w:tcW w:w="2734" w:type="dxa"/>
            <w:tcBorders>
              <w:top w:val="single" w:color="FFFFFF" w:sz="8" w:space="0"/>
              <w:left w:val="single" w:color="FFFFFF" w:sz="8" w:space="0"/>
              <w:bottom w:val="single" w:color="FFFFFF" w:sz="8" w:space="0"/>
              <w:right w:val="single" w:color="FFFFFF" w:sz="8" w:space="0"/>
            </w:tcBorders>
            <w:shd w:val="clear" w:color="auto" w:fill="D9D9D9" w:themeFill="background1" w:themeFillShade="D9"/>
            <w:tcMar>
              <w:top w:w="9" w:type="dxa"/>
              <w:left w:w="132" w:type="dxa"/>
              <w:bottom w:w="0" w:type="dxa"/>
              <w:right w:w="9" w:type="dxa"/>
            </w:tcMar>
            <w:vAlign w:val="center"/>
          </w:tcPr>
          <w:p w:rsidRPr="001F76B6" w:rsidR="00A254CF" w:rsidP="008B3C3F" w:rsidRDefault="00A254CF" w14:paraId="2CE81D4B" w14:textId="77777777">
            <w:pPr>
              <w:jc w:val="center"/>
              <w:rPr>
                <w:b/>
              </w:rPr>
            </w:pPr>
            <w:r w:rsidRPr="001F76B6">
              <w:rPr>
                <w:b/>
              </w:rPr>
              <w:t>Beskrivelse</w:t>
            </w:r>
          </w:p>
        </w:tc>
        <w:tc>
          <w:tcPr>
            <w:tcW w:w="10632" w:type="dxa"/>
            <w:tcBorders>
              <w:top w:val="single" w:color="FFFFFF" w:sz="8" w:space="0"/>
              <w:left w:val="single" w:color="FFFFFF" w:sz="8" w:space="0"/>
              <w:bottom w:val="single" w:color="FFFFFF" w:sz="8" w:space="0"/>
              <w:right w:val="single" w:color="FFFFFF" w:sz="8" w:space="0"/>
            </w:tcBorders>
            <w:shd w:val="clear" w:color="auto" w:fill="D9D9D9" w:themeFill="background1" w:themeFillShade="D9"/>
          </w:tcPr>
          <w:p w:rsidRPr="001F76B6" w:rsidR="00A254CF" w:rsidP="008B3C3F" w:rsidRDefault="00A254CF" w14:paraId="5FB89046" w14:textId="77777777">
            <w:pPr>
              <w:jc w:val="center"/>
              <w:rPr>
                <w:b/>
              </w:rPr>
            </w:pPr>
            <w:r w:rsidRPr="001F76B6">
              <w:rPr>
                <w:rStyle w:val="Sterk"/>
              </w:rPr>
              <w:t>Veiledning (basert på sikkerhetsseksjonens konsekvensskala)</w:t>
            </w:r>
          </w:p>
        </w:tc>
      </w:tr>
      <w:tr w:rsidRPr="004179F9" w:rsidR="00A254CF" w:rsidTr="00F95AB1" w14:paraId="6090926F" w14:textId="77777777">
        <w:trPr>
          <w:trHeight w:val="283"/>
        </w:trPr>
        <w:tc>
          <w:tcPr>
            <w:tcW w:w="658" w:type="dxa"/>
            <w:tcBorders>
              <w:top w:val="single" w:color="FFFFFF" w:sz="8" w:space="0"/>
              <w:left w:val="single" w:color="FFFFFF" w:sz="8" w:space="0"/>
              <w:bottom w:val="single" w:color="FFFFFF" w:sz="8" w:space="0"/>
              <w:right w:val="single" w:color="FFFFFF" w:sz="8" w:space="0"/>
            </w:tcBorders>
            <w:shd w:val="clear" w:color="auto" w:fill="70AD47" w:themeFill="accent6"/>
            <w:tcMar>
              <w:top w:w="9" w:type="dxa"/>
              <w:left w:w="132" w:type="dxa"/>
              <w:bottom w:w="0" w:type="dxa"/>
              <w:right w:w="9" w:type="dxa"/>
            </w:tcMar>
            <w:vAlign w:val="center"/>
            <w:hideMark/>
          </w:tcPr>
          <w:p w:rsidRPr="009743F1" w:rsidR="00A254CF" w:rsidP="008B3C3F" w:rsidRDefault="00A254CF" w14:paraId="465B3538" w14:textId="77777777">
            <w:pPr>
              <w:jc w:val="center"/>
              <w:rPr>
                <w:b/>
              </w:rPr>
            </w:pPr>
            <w:r w:rsidRPr="009743F1">
              <w:rPr>
                <w:b/>
                <w:bCs/>
              </w:rPr>
              <w:t>1</w:t>
            </w:r>
          </w:p>
        </w:tc>
        <w:tc>
          <w:tcPr>
            <w:tcW w:w="2734" w:type="dxa"/>
            <w:tcBorders>
              <w:top w:val="single" w:color="FFFFFF" w:sz="8" w:space="0"/>
              <w:left w:val="single" w:color="FFFFFF" w:sz="8" w:space="0"/>
              <w:bottom w:val="single" w:color="FFFFFF" w:sz="8" w:space="0"/>
              <w:right w:val="single" w:color="FFFFFF" w:sz="8" w:space="0"/>
            </w:tcBorders>
            <w:shd w:val="clear" w:color="auto" w:fill="70AD47" w:themeFill="accent6"/>
            <w:tcMar>
              <w:top w:w="9" w:type="dxa"/>
              <w:left w:w="132" w:type="dxa"/>
              <w:bottom w:w="0" w:type="dxa"/>
              <w:right w:w="9" w:type="dxa"/>
            </w:tcMar>
            <w:vAlign w:val="center"/>
            <w:hideMark/>
          </w:tcPr>
          <w:p w:rsidRPr="004179F9" w:rsidR="00A254CF" w:rsidP="00A31610" w:rsidRDefault="00A254CF" w14:paraId="3415713F" w14:textId="413665E5">
            <w:r w:rsidRPr="004179F9">
              <w:t>De</w:t>
            </w:r>
            <w:r w:rsidR="00A31610">
              <w:t>n</w:t>
            </w:r>
            <w:r w:rsidRPr="004179F9">
              <w:t xml:space="preserve"> aktuelle konsekvensen</w:t>
            </w:r>
            <w:r>
              <w:t xml:space="preserve"> for den registrertes personvern</w:t>
            </w:r>
            <w:r w:rsidRPr="004179F9">
              <w:t xml:space="preserve"> er</w:t>
            </w:r>
            <w:r>
              <w:t xml:space="preserve"> ubetydelig.</w:t>
            </w:r>
          </w:p>
        </w:tc>
        <w:tc>
          <w:tcPr>
            <w:tcW w:w="10632" w:type="dxa"/>
            <w:tcBorders>
              <w:top w:val="single" w:color="FFFFFF" w:sz="8" w:space="0"/>
              <w:left w:val="single" w:color="FFFFFF" w:sz="8" w:space="0"/>
              <w:bottom w:val="single" w:color="FFFFFF" w:sz="8" w:space="0"/>
              <w:right w:val="single" w:color="FFFFFF" w:sz="8" w:space="0"/>
            </w:tcBorders>
            <w:shd w:val="clear" w:color="auto" w:fill="70AD47" w:themeFill="accent6"/>
          </w:tcPr>
          <w:p w:rsidR="00A254CF" w:rsidP="008B3C3F" w:rsidRDefault="00A254CF" w14:paraId="35A657CD" w14:textId="72437707">
            <w:r>
              <w:t>Hendelsen kan føre til forbigående, mindre økonomisk tap for den registrerte.</w:t>
            </w:r>
          </w:p>
          <w:p w:rsidR="00A254CF" w:rsidP="008B3C3F" w:rsidRDefault="00A254CF" w14:paraId="49832C1D" w14:textId="213A39F6">
            <w:r>
              <w:t>Hendelsen kan føre til midlertidig og begrenset tap av den registrertes omdømme.</w:t>
            </w:r>
          </w:p>
          <w:p w:rsidRPr="004179F9" w:rsidR="00A254CF" w:rsidP="008B3C3F" w:rsidRDefault="00A254CF" w14:paraId="484029CE" w14:textId="51CE53EE">
            <w:r>
              <w:t>Hendelsen kan føre til at den registrertes rett til personvern ikke er tilstrekkelig ivaretatt i en svært kort periode og uten å involvere særlige kategorier/sårbare grupper.</w:t>
            </w:r>
          </w:p>
        </w:tc>
      </w:tr>
      <w:tr w:rsidRPr="004179F9" w:rsidR="00A254CF" w:rsidTr="00F95AB1" w14:paraId="2BBE408D" w14:textId="77777777">
        <w:trPr>
          <w:trHeight w:val="370"/>
        </w:trPr>
        <w:tc>
          <w:tcPr>
            <w:tcW w:w="658"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tcMar>
              <w:top w:w="9" w:type="dxa"/>
              <w:left w:w="132" w:type="dxa"/>
              <w:bottom w:w="0" w:type="dxa"/>
              <w:right w:w="9" w:type="dxa"/>
            </w:tcMar>
            <w:vAlign w:val="center"/>
            <w:hideMark/>
          </w:tcPr>
          <w:p w:rsidRPr="009743F1" w:rsidR="00A254CF" w:rsidP="008B3C3F" w:rsidRDefault="00A254CF" w14:paraId="254E9AEC" w14:textId="77777777">
            <w:pPr>
              <w:jc w:val="center"/>
              <w:rPr>
                <w:b/>
              </w:rPr>
            </w:pPr>
            <w:r w:rsidRPr="009743F1">
              <w:rPr>
                <w:b/>
              </w:rPr>
              <w:t>2</w:t>
            </w:r>
          </w:p>
        </w:tc>
        <w:tc>
          <w:tcPr>
            <w:tcW w:w="2734"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tcMar>
              <w:top w:w="9" w:type="dxa"/>
              <w:left w:w="132" w:type="dxa"/>
              <w:bottom w:w="0" w:type="dxa"/>
              <w:right w:w="9" w:type="dxa"/>
            </w:tcMar>
            <w:vAlign w:val="center"/>
            <w:hideMark/>
          </w:tcPr>
          <w:p w:rsidRPr="004179F9" w:rsidR="00A254CF" w:rsidP="00A31610" w:rsidRDefault="00A254CF" w14:paraId="539A071B" w14:textId="68476CAE">
            <w:r w:rsidRPr="004179F9">
              <w:t>De</w:t>
            </w:r>
            <w:r w:rsidR="00A31610">
              <w:t>n</w:t>
            </w:r>
            <w:r w:rsidRPr="004179F9">
              <w:t xml:space="preserve"> aktuelle konsekvensen</w:t>
            </w:r>
            <w:r>
              <w:t xml:space="preserve"> for den registrertes personvern</w:t>
            </w:r>
            <w:r w:rsidRPr="004179F9">
              <w:t xml:space="preserve"> er</w:t>
            </w:r>
            <w:r>
              <w:t xml:space="preserve"> lav.</w:t>
            </w:r>
          </w:p>
        </w:tc>
        <w:tc>
          <w:tcPr>
            <w:tcW w:w="10632" w:type="dxa"/>
            <w:tcBorders>
              <w:top w:val="single" w:color="FFFFFF" w:sz="8" w:space="0"/>
              <w:left w:val="single" w:color="FFFFFF" w:sz="8" w:space="0"/>
              <w:bottom w:val="single" w:color="FFFFFF" w:sz="8" w:space="0"/>
              <w:right w:val="single" w:color="FFFFFF" w:sz="8" w:space="0"/>
            </w:tcBorders>
            <w:shd w:val="clear" w:color="auto" w:fill="C5E0B3" w:themeFill="accent6" w:themeFillTint="66"/>
          </w:tcPr>
          <w:p w:rsidR="00A254CF" w:rsidP="008B3C3F" w:rsidRDefault="00A254CF" w14:paraId="570F7990" w14:textId="7376A8D3">
            <w:r>
              <w:t>Hendelsen kan føre til midlertidige eller mindre alvorlige helsemessige konsekvenser for den registrerte.</w:t>
            </w:r>
          </w:p>
          <w:p w:rsidR="00A254CF" w:rsidP="008B3C3F" w:rsidRDefault="00A254CF" w14:paraId="07B77297" w14:textId="2A379EEA">
            <w:r>
              <w:t>Hendelsen kan føre til forbigående økonomisk tap for den registrerte.</w:t>
            </w:r>
          </w:p>
          <w:p w:rsidR="00A254CF" w:rsidP="008B3C3F" w:rsidRDefault="00A254CF" w14:paraId="23B3C633" w14:textId="32D83F04">
            <w:r>
              <w:t>Hendelsen kan føre til midlertidig eller begrenset tap av den registrertes omdømme.</w:t>
            </w:r>
          </w:p>
          <w:p w:rsidR="00A254CF" w:rsidP="008B3C3F" w:rsidRDefault="00A254CF" w14:paraId="42C766F9" w14:textId="2CF64549">
            <w:r>
              <w:t>Hendelsen kan føre til at den registrertes rett til personvern ikke er tilstrekkelig ivaretatt i en svært kort periode eller uten å involvere særlige kategorier/sårbare grupper.</w:t>
            </w:r>
          </w:p>
          <w:p w:rsidRPr="004179F9" w:rsidR="00A254CF" w:rsidP="008B3C3F" w:rsidRDefault="00A254CF" w14:paraId="76C62D21" w14:textId="7ECCCA45">
            <w:r>
              <w:t>Den registrertes tillit til NAV utfordres midlertidig.</w:t>
            </w:r>
          </w:p>
        </w:tc>
      </w:tr>
      <w:tr w:rsidRPr="004179F9" w:rsidR="00A254CF" w:rsidTr="00F95AB1" w14:paraId="5ABA9BDF" w14:textId="77777777">
        <w:trPr>
          <w:trHeight w:val="557"/>
        </w:trPr>
        <w:tc>
          <w:tcPr>
            <w:tcW w:w="658" w:type="dxa"/>
            <w:tcBorders>
              <w:top w:val="single" w:color="FFFFFF" w:sz="8" w:space="0"/>
              <w:left w:val="single" w:color="FFFFFF" w:sz="8" w:space="0"/>
              <w:bottom w:val="single" w:color="FFFFFF" w:sz="8" w:space="0"/>
              <w:right w:val="single" w:color="FFFFFF" w:sz="8" w:space="0"/>
            </w:tcBorders>
            <w:shd w:val="clear" w:color="auto" w:fill="FFE599" w:themeFill="accent4" w:themeFillTint="66"/>
            <w:tcMar>
              <w:top w:w="9" w:type="dxa"/>
              <w:left w:w="132" w:type="dxa"/>
              <w:bottom w:w="0" w:type="dxa"/>
              <w:right w:w="9" w:type="dxa"/>
            </w:tcMar>
            <w:vAlign w:val="center"/>
            <w:hideMark/>
          </w:tcPr>
          <w:p w:rsidRPr="009743F1" w:rsidR="00A254CF" w:rsidP="008B3C3F" w:rsidRDefault="00A254CF" w14:paraId="3CBF3AEA" w14:textId="77777777">
            <w:pPr>
              <w:jc w:val="center"/>
              <w:rPr>
                <w:b/>
              </w:rPr>
            </w:pPr>
            <w:r w:rsidRPr="009743F1">
              <w:rPr>
                <w:b/>
              </w:rPr>
              <w:t>3</w:t>
            </w:r>
          </w:p>
        </w:tc>
        <w:tc>
          <w:tcPr>
            <w:tcW w:w="2734" w:type="dxa"/>
            <w:tcBorders>
              <w:top w:val="single" w:color="FFFFFF" w:sz="8" w:space="0"/>
              <w:left w:val="single" w:color="FFFFFF" w:sz="8" w:space="0"/>
              <w:bottom w:val="single" w:color="FFFFFF" w:sz="8" w:space="0"/>
              <w:right w:val="single" w:color="FFFFFF" w:sz="8" w:space="0"/>
            </w:tcBorders>
            <w:shd w:val="clear" w:color="auto" w:fill="FFE599" w:themeFill="accent4" w:themeFillTint="66"/>
            <w:tcMar>
              <w:top w:w="9" w:type="dxa"/>
              <w:left w:w="132" w:type="dxa"/>
              <w:bottom w:w="0" w:type="dxa"/>
              <w:right w:w="9" w:type="dxa"/>
            </w:tcMar>
            <w:vAlign w:val="center"/>
            <w:hideMark/>
          </w:tcPr>
          <w:p w:rsidRPr="004179F9" w:rsidR="00A254CF" w:rsidP="00A31610" w:rsidRDefault="00A254CF" w14:paraId="0F43E6BF" w14:textId="56BF1D33">
            <w:pPr>
              <w:spacing w:line="240" w:lineRule="auto"/>
            </w:pPr>
            <w:r w:rsidRPr="004179F9">
              <w:t>De</w:t>
            </w:r>
            <w:r w:rsidR="00A31610">
              <w:t>n</w:t>
            </w:r>
            <w:r w:rsidRPr="004179F9">
              <w:t xml:space="preserve"> aktuelle konsekvensen</w:t>
            </w:r>
            <w:r>
              <w:t xml:space="preserve"> for den registrertes personvern</w:t>
            </w:r>
            <w:r w:rsidRPr="004179F9">
              <w:t xml:space="preserve"> er</w:t>
            </w:r>
            <w:r>
              <w:t xml:space="preserve"> moderat.</w:t>
            </w:r>
          </w:p>
        </w:tc>
        <w:tc>
          <w:tcPr>
            <w:tcW w:w="10632" w:type="dxa"/>
            <w:tcBorders>
              <w:top w:val="single" w:color="FFFFFF" w:sz="8" w:space="0"/>
              <w:left w:val="single" w:color="FFFFFF" w:sz="8" w:space="0"/>
              <w:bottom w:val="single" w:color="FFFFFF" w:sz="8" w:space="0"/>
              <w:right w:val="single" w:color="FFFFFF" w:sz="8" w:space="0"/>
            </w:tcBorders>
            <w:shd w:val="clear" w:color="auto" w:fill="FFE599" w:themeFill="accent4" w:themeFillTint="66"/>
          </w:tcPr>
          <w:p w:rsidR="00A254CF" w:rsidP="008B3C3F" w:rsidRDefault="00A254CF" w14:paraId="3AF7E8A8" w14:textId="1178C795">
            <w:pPr>
              <w:spacing w:line="240" w:lineRule="auto"/>
            </w:pPr>
            <w:r>
              <w:t>Hendelsen kan føre til midlertidige eller noe mer alvorlige helsemessige konsekvenser for den registrerte.</w:t>
            </w:r>
          </w:p>
          <w:p w:rsidR="00A254CF" w:rsidP="008B3C3F" w:rsidRDefault="00A254CF" w14:paraId="53A54282" w14:textId="618D6509">
            <w:pPr>
              <w:spacing w:line="240" w:lineRule="auto"/>
            </w:pPr>
            <w:r>
              <w:t>Hendelsen kan føre til økonomisk tap av noe varighet for den registrerte.</w:t>
            </w:r>
          </w:p>
          <w:p w:rsidR="00A254CF" w:rsidP="008B3C3F" w:rsidRDefault="00A254CF" w14:paraId="05F54807" w14:textId="0869F62C">
            <w:pPr>
              <w:spacing w:line="240" w:lineRule="auto"/>
            </w:pPr>
            <w:r>
              <w:t>Hendelsen kan føre til midlertidige eller noe mer alvorlige tap av den registrertes omdømme.</w:t>
            </w:r>
          </w:p>
          <w:p w:rsidR="00A254CF" w:rsidP="008B3C3F" w:rsidRDefault="00A254CF" w14:paraId="2DD8DD01" w14:textId="641598AD">
            <w:pPr>
              <w:spacing w:line="240" w:lineRule="auto"/>
            </w:pPr>
            <w:r>
              <w:t>Hendelsen kan føre til at den registrertes rett til personvern krenkes noe mer alvorlig.</w:t>
            </w:r>
          </w:p>
          <w:p w:rsidRPr="004179F9" w:rsidR="00A254CF" w:rsidP="008B3C3F" w:rsidRDefault="00A254CF" w14:paraId="73A34C7F" w14:textId="2B8F0282">
            <w:pPr>
              <w:spacing w:line="240" w:lineRule="auto"/>
            </w:pPr>
            <w:r>
              <w:t>Den registrertes tillit til NAV utfordres.</w:t>
            </w:r>
          </w:p>
        </w:tc>
      </w:tr>
      <w:tr w:rsidRPr="004179F9" w:rsidR="00A254CF" w:rsidTr="00F95AB1" w14:paraId="710E60DA" w14:textId="77777777">
        <w:trPr>
          <w:trHeight w:val="557"/>
        </w:trPr>
        <w:tc>
          <w:tcPr>
            <w:tcW w:w="658" w:type="dxa"/>
            <w:tcBorders>
              <w:top w:val="single" w:color="FFFFFF" w:sz="8" w:space="0"/>
              <w:left w:val="single" w:color="FFFFFF" w:sz="8" w:space="0"/>
              <w:bottom w:val="single" w:color="FFFFFF" w:sz="8" w:space="0"/>
              <w:right w:val="single" w:color="FFFFFF" w:sz="8" w:space="0"/>
            </w:tcBorders>
            <w:shd w:val="clear" w:color="auto" w:fill="FFC000"/>
            <w:tcMar>
              <w:top w:w="9" w:type="dxa"/>
              <w:left w:w="132" w:type="dxa"/>
              <w:bottom w:w="0" w:type="dxa"/>
              <w:right w:w="9" w:type="dxa"/>
            </w:tcMar>
            <w:vAlign w:val="center"/>
          </w:tcPr>
          <w:p w:rsidRPr="009743F1" w:rsidR="00A254CF" w:rsidP="008B3C3F" w:rsidRDefault="00A254CF" w14:paraId="43FA9E0B" w14:textId="77777777">
            <w:pPr>
              <w:jc w:val="center"/>
              <w:rPr>
                <w:b/>
                <w:bCs/>
              </w:rPr>
            </w:pPr>
            <w:r w:rsidRPr="009743F1">
              <w:rPr>
                <w:b/>
                <w:bCs/>
              </w:rPr>
              <w:t>4</w:t>
            </w:r>
          </w:p>
        </w:tc>
        <w:tc>
          <w:tcPr>
            <w:tcW w:w="2734" w:type="dxa"/>
            <w:tcBorders>
              <w:top w:val="single" w:color="FFFFFF" w:sz="8" w:space="0"/>
              <w:left w:val="single" w:color="FFFFFF" w:sz="8" w:space="0"/>
              <w:bottom w:val="single" w:color="FFFFFF" w:sz="8" w:space="0"/>
              <w:right w:val="single" w:color="FFFFFF" w:sz="8" w:space="0"/>
            </w:tcBorders>
            <w:shd w:val="clear" w:color="auto" w:fill="FFC000"/>
            <w:tcMar>
              <w:top w:w="9" w:type="dxa"/>
              <w:left w:w="132" w:type="dxa"/>
              <w:bottom w:w="0" w:type="dxa"/>
              <w:right w:w="9" w:type="dxa"/>
            </w:tcMar>
            <w:vAlign w:val="center"/>
          </w:tcPr>
          <w:p w:rsidRPr="004179F9" w:rsidR="00A254CF" w:rsidP="00CB68C6" w:rsidRDefault="00A254CF" w14:paraId="008DD248" w14:textId="5F140599">
            <w:r w:rsidRPr="004179F9">
              <w:t>De</w:t>
            </w:r>
            <w:r w:rsidR="00CB68C6">
              <w:t>n</w:t>
            </w:r>
            <w:r w:rsidRPr="004179F9">
              <w:t xml:space="preserve"> aktuelle konsekvensen</w:t>
            </w:r>
            <w:r>
              <w:t xml:space="preserve"> for den registrertes personvern</w:t>
            </w:r>
            <w:r w:rsidRPr="004179F9">
              <w:t xml:space="preserve"> er</w:t>
            </w:r>
            <w:r>
              <w:t xml:space="preserve"> alvorlig.</w:t>
            </w:r>
          </w:p>
        </w:tc>
        <w:tc>
          <w:tcPr>
            <w:tcW w:w="10632" w:type="dxa"/>
            <w:tcBorders>
              <w:top w:val="single" w:color="FFFFFF" w:sz="8" w:space="0"/>
              <w:left w:val="single" w:color="FFFFFF" w:sz="8" w:space="0"/>
              <w:bottom w:val="single" w:color="FFFFFF" w:sz="8" w:space="0"/>
              <w:right w:val="single" w:color="FFFFFF" w:sz="8" w:space="0"/>
            </w:tcBorders>
            <w:shd w:val="clear" w:color="auto" w:fill="FFC000"/>
          </w:tcPr>
          <w:p w:rsidR="00A254CF" w:rsidP="008B3C3F" w:rsidRDefault="00A254CF" w14:paraId="5BC8D62B" w14:textId="28601104">
            <w:r>
              <w:t>Hendelsen kan føre til varige eller alvorlige helsemessige konsekvenser for den registrerte.</w:t>
            </w:r>
          </w:p>
          <w:p w:rsidR="00A254CF" w:rsidP="008B3C3F" w:rsidRDefault="00A254CF" w14:paraId="42CD0A6F" w14:textId="08798D7D">
            <w:r>
              <w:t>Hendelsen kan føre til økonomisk tap av betydelig varighet for den registrerte.</w:t>
            </w:r>
          </w:p>
          <w:p w:rsidR="00A254CF" w:rsidP="008B3C3F" w:rsidRDefault="00A254CF" w14:paraId="4F162F52" w14:textId="3A35AF61">
            <w:r>
              <w:t>Hendelsen kan føre til varig eller alvorlig tap av den registrertes omdømme.</w:t>
            </w:r>
          </w:p>
          <w:p w:rsidR="00A254CF" w:rsidP="008B3C3F" w:rsidRDefault="00A254CF" w14:paraId="21224551" w14:textId="3895F434">
            <w:r>
              <w:t>Hendelsen kan føre til at den registrertes rett til personvern krenkes alvorlig.</w:t>
            </w:r>
          </w:p>
          <w:p w:rsidRPr="004179F9" w:rsidR="00A254CF" w:rsidP="008B3C3F" w:rsidRDefault="00A254CF" w14:paraId="3AC9F6D0" w14:textId="6BC6522B">
            <w:r>
              <w:t>Den registrerte taper tilliten til NAV.</w:t>
            </w:r>
          </w:p>
        </w:tc>
      </w:tr>
      <w:tr w:rsidRPr="004179F9" w:rsidR="00A254CF" w:rsidTr="00F95AB1" w14:paraId="6BA5DDCD" w14:textId="77777777">
        <w:trPr>
          <w:trHeight w:val="557"/>
        </w:trPr>
        <w:tc>
          <w:tcPr>
            <w:tcW w:w="658" w:type="dxa"/>
            <w:tcBorders>
              <w:top w:val="single" w:color="FFFFFF" w:sz="8" w:space="0"/>
              <w:left w:val="single" w:color="FFFFFF" w:sz="8" w:space="0"/>
              <w:bottom w:val="single" w:color="FFFFFF" w:sz="8" w:space="0"/>
              <w:right w:val="single" w:color="FFFFFF" w:sz="8" w:space="0"/>
            </w:tcBorders>
            <w:shd w:val="clear" w:color="auto" w:fill="C30000"/>
            <w:tcMar>
              <w:top w:w="9" w:type="dxa"/>
              <w:left w:w="132" w:type="dxa"/>
              <w:bottom w:w="0" w:type="dxa"/>
              <w:right w:w="9" w:type="dxa"/>
            </w:tcMar>
            <w:vAlign w:val="center"/>
          </w:tcPr>
          <w:p w:rsidRPr="007954FF" w:rsidR="00A254CF" w:rsidP="008B3C3F" w:rsidRDefault="00A254CF" w14:paraId="4FA67C7C" w14:textId="77777777">
            <w:pPr>
              <w:jc w:val="center"/>
              <w:rPr>
                <w:b/>
                <w:bCs/>
              </w:rPr>
            </w:pPr>
            <w:r w:rsidRPr="007954FF">
              <w:rPr>
                <w:b/>
                <w:bCs/>
              </w:rPr>
              <w:t>5</w:t>
            </w:r>
          </w:p>
        </w:tc>
        <w:tc>
          <w:tcPr>
            <w:tcW w:w="2734" w:type="dxa"/>
            <w:tcBorders>
              <w:top w:val="single" w:color="FFFFFF" w:sz="8" w:space="0"/>
              <w:left w:val="single" w:color="FFFFFF" w:sz="8" w:space="0"/>
              <w:bottom w:val="single" w:color="FFFFFF" w:sz="8" w:space="0"/>
              <w:right w:val="single" w:color="FFFFFF" w:sz="8" w:space="0"/>
            </w:tcBorders>
            <w:shd w:val="clear" w:color="auto" w:fill="C00000"/>
            <w:tcMar>
              <w:top w:w="9" w:type="dxa"/>
              <w:left w:w="132" w:type="dxa"/>
              <w:bottom w:w="0" w:type="dxa"/>
              <w:right w:w="9" w:type="dxa"/>
            </w:tcMar>
            <w:vAlign w:val="center"/>
          </w:tcPr>
          <w:p w:rsidRPr="007954FF" w:rsidR="00A254CF" w:rsidP="00CB68C6" w:rsidRDefault="00A254CF" w14:paraId="41029376" w14:textId="75E42616">
            <w:r w:rsidRPr="004179F9">
              <w:t>De</w:t>
            </w:r>
            <w:r w:rsidR="00CB68C6">
              <w:t>n</w:t>
            </w:r>
            <w:r w:rsidRPr="004179F9">
              <w:t xml:space="preserve"> aktuelle konsekvensen</w:t>
            </w:r>
            <w:r>
              <w:t xml:space="preserve"> for den registrertes personvern</w:t>
            </w:r>
            <w:r w:rsidRPr="004179F9">
              <w:t xml:space="preserve"> er</w:t>
            </w:r>
            <w:r>
              <w:t xml:space="preserve"> svært alvorlig.</w:t>
            </w:r>
          </w:p>
        </w:tc>
        <w:tc>
          <w:tcPr>
            <w:tcW w:w="10632" w:type="dxa"/>
            <w:tcBorders>
              <w:top w:val="single" w:color="FFFFFF" w:sz="8" w:space="0"/>
              <w:left w:val="single" w:color="FFFFFF" w:sz="8" w:space="0"/>
              <w:bottom w:val="single" w:color="FFFFFF" w:sz="8" w:space="0"/>
              <w:right w:val="single" w:color="FFFFFF" w:sz="8" w:space="0"/>
            </w:tcBorders>
            <w:shd w:val="clear" w:color="auto" w:fill="C00000"/>
          </w:tcPr>
          <w:p w:rsidR="00A254CF" w:rsidP="008B3C3F" w:rsidRDefault="00A254CF" w14:paraId="1ADFFDB8" w14:textId="324B2F50">
            <w:r>
              <w:t>Hendelsen kan føre til tap av liv (for den registrerte).</w:t>
            </w:r>
          </w:p>
          <w:p w:rsidR="00A254CF" w:rsidP="008B3C3F" w:rsidRDefault="00A254CF" w14:paraId="1E154C3F" w14:textId="0962D4ED">
            <w:r>
              <w:t>Hendelsen kan føre til varige og alvorlige helsemessige konsekvenser for den registrerte.</w:t>
            </w:r>
          </w:p>
          <w:p w:rsidR="00A254CF" w:rsidP="008B3C3F" w:rsidRDefault="00A254CF" w14:paraId="321ABC8B" w14:textId="2F8F38CD">
            <w:r>
              <w:t>Hendelsen kan føre til varig og betydelig økonomisk tap for den registrerte.</w:t>
            </w:r>
          </w:p>
          <w:p w:rsidR="00A254CF" w:rsidP="008B3C3F" w:rsidRDefault="00A254CF" w14:paraId="46BFE80D" w14:textId="2482ECDC">
            <w:r>
              <w:t>Hendelsen kan føre til varig og alvorlig tap av den registrertes omdømme.</w:t>
            </w:r>
          </w:p>
          <w:p w:rsidR="00A254CF" w:rsidP="008B3C3F" w:rsidRDefault="00A254CF" w14:paraId="4B362678" w14:textId="4DC58C56">
            <w:r>
              <w:t>Hendelsen kan føre til at den registrertes rett til personvern krenkes på en svært alvorlig måte.</w:t>
            </w:r>
          </w:p>
          <w:p w:rsidRPr="004179F9" w:rsidR="00A254CF" w:rsidP="008B3C3F" w:rsidRDefault="00A254CF" w14:paraId="776EAB13" w14:textId="2EA5A5F8">
            <w:r>
              <w:t>Den registrerte og samfunnet taper tilliten til NAV.</w:t>
            </w:r>
          </w:p>
        </w:tc>
      </w:tr>
    </w:tbl>
    <w:p w:rsidR="00A254CF" w:rsidP="00E95C6F" w:rsidRDefault="00A254CF" w14:paraId="6CB569CF" w14:textId="77777777"/>
    <w:p w:rsidR="001747D7" w:rsidP="00767E8D" w:rsidRDefault="001747D7" w14:paraId="6B6B5DC3" w14:textId="277AE6B5">
      <w:pPr>
        <w:pStyle w:val="Overskrift2"/>
        <w:numPr>
          <w:ilvl w:val="0"/>
          <w:numId w:val="9"/>
        </w:numPr>
      </w:pPr>
      <w:r>
        <w:t>Vurdering av personvernkonsekvenser</w:t>
      </w:r>
    </w:p>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1747D7" w:rsidTr="00EE4606" w14:paraId="3940CF3B"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DF77FC" w:rsidR="001747D7" w:rsidP="001747D7" w:rsidRDefault="001747D7" w14:paraId="10F8F0F6" w14:textId="40F7AA52">
            <w:pPr>
              <w:jc w:val="center"/>
              <w:rPr>
                <w:rFonts w:eastAsia="Times New Roman" w:cs="Times New Roman"/>
                <w:b/>
                <w:bCs/>
              </w:rPr>
            </w:pPr>
            <w:r w:rsidRPr="00DF77FC">
              <w:rPr>
                <w:rFonts w:eastAsia="Times New Roman" w:cs="Times New Roman"/>
              </w:rPr>
              <w:t xml:space="preserve">Personvernscenario </w:t>
            </w:r>
            <w:r w:rsidRPr="00EE4606" w:rsidR="00EE4606">
              <w:rPr>
                <w:rFonts w:eastAsia="Times New Roman" w:cs="Times New Roman"/>
              </w:rPr>
              <w:t>P1. «Risiko for at NAV behandler feil opplysninger om trygdetid»</w:t>
            </w:r>
          </w:p>
        </w:tc>
      </w:tr>
      <w:tr w:rsidRPr="00DF77FC" w:rsidR="001747D7" w:rsidTr="00EE4606" w14:paraId="236F4B03"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1747D7" w:rsidP="00EE4606" w:rsidRDefault="001747D7" w14:paraId="065AD750"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1747D7" w:rsidP="001747D7" w:rsidRDefault="00F95AB1" w14:paraId="6602D979" w14:textId="353DF379">
            <w:pPr>
              <w:rPr>
                <w:rFonts w:eastAsia="Times New Roman" w:cs="Times New Roman"/>
              </w:rPr>
            </w:pPr>
            <w:r>
              <w:rPr>
                <w:rFonts w:eastAsia="Times New Roman" w:cs="Times New Roman"/>
                <w:color w:val="808080" w:themeColor="background1" w:themeShade="80"/>
              </w:rPr>
              <w:t>3</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1747D7" w:rsidP="00EE4606" w:rsidRDefault="001747D7" w14:paraId="165DE6C1"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1747D7" w:rsidP="001747D7" w:rsidRDefault="00F95AB1" w14:paraId="2B6A2DE4" w14:textId="66A5132D">
            <w:pPr>
              <w:rPr>
                <w:rFonts w:eastAsia="Times New Roman" w:cs="Times New Roman"/>
              </w:rPr>
            </w:pPr>
            <w:r>
              <w:rPr>
                <w:rFonts w:eastAsia="Times New Roman" w:cs="Times New Roman"/>
                <w:color w:val="808080" w:themeColor="background1" w:themeShade="80"/>
              </w:rPr>
              <w:t>3</w:t>
            </w:r>
          </w:p>
        </w:tc>
      </w:tr>
      <w:tr w:rsidRPr="00DF77FC" w:rsidR="001747D7" w:rsidTr="00EE4606" w14:paraId="5784585C"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1747D7" w:rsidP="001747D7" w:rsidRDefault="001747D7" w14:paraId="7F9D7AFE"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1747D7" w:rsidTr="00EE4606" w14:paraId="1E022C9D"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hideMark/>
          </w:tcPr>
          <w:p w:rsidRPr="00DF77FC" w:rsidR="001747D7" w:rsidP="00F95AB1" w:rsidRDefault="00F95AB1" w14:paraId="7D5E196C" w14:textId="1414E771">
            <w:pPr>
              <w:rPr>
                <w:rFonts w:eastAsia="Times New Roman" w:cs="Times New Roman"/>
              </w:rPr>
            </w:pPr>
            <w:r w:rsidRPr="00F95AB1">
              <w:t xml:space="preserve">Det er risiko for at personopplysningene som NAV behandler knyttet til trygdetid ikke er riktige. </w:t>
            </w:r>
          </w:p>
        </w:tc>
      </w:tr>
      <w:tr w:rsidRPr="00DF77FC" w:rsidR="001747D7" w:rsidTr="00EE4606" w14:paraId="563E4F73"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1747D7" w:rsidP="001747D7" w:rsidRDefault="001747D7" w14:paraId="5476378F" w14:textId="77777777">
            <w:pPr>
              <w:jc w:val="center"/>
              <w:rPr>
                <w:rFonts w:eastAsia="Times New Roman" w:cs="Times New Roman"/>
              </w:rPr>
            </w:pPr>
            <w:r w:rsidRPr="00DF77FC">
              <w:rPr>
                <w:rFonts w:eastAsia="Times New Roman" w:cs="Times New Roman"/>
              </w:rPr>
              <w:t>Vurdering</w:t>
            </w:r>
          </w:p>
        </w:tc>
      </w:tr>
      <w:tr w:rsidRPr="00DF77FC" w:rsidR="001747D7" w:rsidTr="00EE4606" w14:paraId="5B714BD0"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1747D7" w:rsidP="00BB120E" w:rsidRDefault="00BB120E" w14:paraId="2F7ADB33" w14:textId="08C72EBA">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40DE44FC" w14:textId="3F7B2405">
            <w:pPr>
              <w:rPr>
                <w:rFonts w:eastAsia="Times New Roman" w:cs="Times New Roman"/>
              </w:rPr>
            </w:pPr>
            <w:r w:rsidRPr="00F95AB1">
              <w:rPr>
                <w:rFonts w:eastAsia="Times New Roman" w:cs="Times New Roman"/>
              </w:rPr>
              <w:t>Trygdetid registre</w:t>
            </w:r>
            <w:r>
              <w:rPr>
                <w:rFonts w:eastAsia="Times New Roman" w:cs="Times New Roman"/>
              </w:rPr>
              <w:t xml:space="preserve">res hos NAV ved at den enkelte </w:t>
            </w:r>
            <w:r w:rsidRPr="00F95AB1">
              <w:rPr>
                <w:rFonts w:eastAsia="Times New Roman" w:cs="Times New Roman"/>
              </w:rPr>
              <w:t xml:space="preserve">saksbehandler taster det inn i RINA. Deretter oversendes informasjonen til utlandet via SED P5000. Det er en risiko for at </w:t>
            </w:r>
            <w:proofErr w:type="spellStart"/>
            <w:r w:rsidRPr="00F95AB1">
              <w:rPr>
                <w:rFonts w:eastAsia="Times New Roman" w:cs="Times New Roman"/>
              </w:rPr>
              <w:t>NAVs</w:t>
            </w:r>
            <w:proofErr w:type="spellEnd"/>
            <w:r w:rsidRPr="00F95AB1">
              <w:rPr>
                <w:rFonts w:eastAsia="Times New Roman" w:cs="Times New Roman"/>
              </w:rPr>
              <w:t xml:space="preserve"> egne ansatte taster feil når personopplysninger legges inn, og at dette fører til feil fastsettelse av trygdetid når søknaden behandles av en trygdemyndighet i et annet EU/EØS-land. </w:t>
            </w:r>
          </w:p>
          <w:p w:rsidRPr="00F95AB1" w:rsidR="00F95AB1" w:rsidP="00F95AB1" w:rsidRDefault="00F95AB1" w14:paraId="2A095B47" w14:textId="77777777">
            <w:pPr>
              <w:rPr>
                <w:rFonts w:eastAsia="Times New Roman" w:cs="Times New Roman"/>
              </w:rPr>
            </w:pPr>
            <w:r w:rsidRPr="00F95AB1">
              <w:rPr>
                <w:rFonts w:eastAsia="Times New Roman" w:cs="Times New Roman"/>
              </w:rPr>
              <w:t xml:space="preserve">NAV har ofte få kilder som kan legges til grunn for å ta stilling til trygdetid på utlandsområdet. Dette fører til at særlig trygdetid er gjenstand for skjønnsmessige vurderinger fra saksbehandlere ved behandling av søknader om pensjon og uføretrygd fra registrerte som bor eller har bodd i andre EU/EØS-land enn Norge. Slike skjønnsmessige vurderinger øker risikoen for at feil trygdetid legges til grunn. </w:t>
            </w:r>
          </w:p>
          <w:p w:rsidRPr="00DF77FC" w:rsidR="001747D7" w:rsidP="003C5A37" w:rsidRDefault="00F95AB1" w14:paraId="17380700" w14:textId="0A91C359">
            <w:pPr>
              <w:rPr>
                <w:rFonts w:eastAsia="Times New Roman" w:cs="Times New Roman"/>
              </w:rPr>
            </w:pPr>
            <w:r w:rsidRPr="00F95AB1">
              <w:rPr>
                <w:rFonts w:eastAsia="Times New Roman" w:cs="Times New Roman"/>
              </w:rPr>
              <w:t xml:space="preserve">NAV mottar informasjon fra utlandet via en SED som sendes til NAV i systemene EESSI og RINA. Deretter genererer EESSI en </w:t>
            </w:r>
            <w:proofErr w:type="spellStart"/>
            <w:r w:rsidRPr="00F95AB1">
              <w:rPr>
                <w:rFonts w:eastAsia="Times New Roman" w:cs="Times New Roman"/>
              </w:rPr>
              <w:t>pdf</w:t>
            </w:r>
            <w:proofErr w:type="spellEnd"/>
            <w:r w:rsidRPr="00F95AB1">
              <w:rPr>
                <w:rFonts w:eastAsia="Times New Roman" w:cs="Times New Roman"/>
              </w:rPr>
              <w:t xml:space="preserve">-fil som inneholder opplysninger om en søker (pensjon eller uføretrygd). </w:t>
            </w:r>
            <w:proofErr w:type="spellStart"/>
            <w:r w:rsidRPr="00F95AB1">
              <w:rPr>
                <w:rFonts w:eastAsia="Times New Roman" w:cs="Times New Roman"/>
              </w:rPr>
              <w:t>Pdf</w:t>
            </w:r>
            <w:proofErr w:type="spellEnd"/>
            <w:r w:rsidRPr="00F95AB1">
              <w:rPr>
                <w:rFonts w:eastAsia="Times New Roman" w:cs="Times New Roman"/>
              </w:rPr>
              <w:t xml:space="preserve">-filen rutes via EP-modulen til saksbehandlersystemet Pesys. </w:t>
            </w:r>
            <w:r w:rsidR="003C5A37">
              <w:rPr>
                <w:rFonts w:eastAsia="Times New Roman" w:cs="Times New Roman"/>
              </w:rPr>
              <w:t xml:space="preserve">Når NAV mottar informasjon fra utenlandske trygdemyndigheter, er det </w:t>
            </w:r>
            <w:r w:rsidRPr="00F95AB1">
              <w:rPr>
                <w:rFonts w:eastAsia="Times New Roman" w:cs="Times New Roman"/>
              </w:rPr>
              <w:t>en risiko for at informasjonen om trygdetid som NAV mottar fra utenlandske trygdemyndigheter er feil, og at NAV derfor behandler feil opplysninger om trygdetid.</w:t>
            </w:r>
            <w:r w:rsidR="003C5A37">
              <w:rPr>
                <w:rFonts w:eastAsia="Times New Roman" w:cs="Times New Roman"/>
              </w:rPr>
              <w:t xml:space="preserve"> Det kan være flere grunner til at slike feil oppstår, for eksempel tastefeil eller tekniske feil ved selve overføringen</w:t>
            </w:r>
            <w:r w:rsidR="00DF56AD">
              <w:rPr>
                <w:rFonts w:eastAsia="Times New Roman" w:cs="Times New Roman"/>
              </w:rPr>
              <w:t>, men risikoen for at NAV skal behandle feil personopplysninger er den samme</w:t>
            </w:r>
            <w:r w:rsidR="003C5A37">
              <w:rPr>
                <w:rFonts w:eastAsia="Times New Roman" w:cs="Times New Roman"/>
              </w:rPr>
              <w:t>.</w:t>
            </w:r>
          </w:p>
        </w:tc>
      </w:tr>
      <w:tr w:rsidRPr="00DF77FC" w:rsidR="001747D7" w:rsidTr="00EE4606" w14:paraId="19D08814"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1747D7" w:rsidP="00BB120E" w:rsidRDefault="001747D7" w14:paraId="247648F9" w14:textId="0C193B2F">
            <w:pPr>
              <w:spacing w:line="276" w:lineRule="auto"/>
              <w:rPr>
                <w:rFonts w:eastAsia="Times New Roman" w:cs="Times New Roman"/>
              </w:rPr>
            </w:pPr>
            <w:r w:rsidRPr="001E60A3">
              <w:rPr>
                <w:rFonts w:eastAsia="Times New Roman" w:cs="Times New Roman"/>
              </w:rPr>
              <w:t xml:space="preserve">Konsekvens for den enkelte: </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1747D7" w:rsidP="001747D7" w:rsidRDefault="00F95AB1" w14:paraId="68DA4D33" w14:textId="79A7D581">
            <w:pPr>
              <w:rPr>
                <w:rFonts w:eastAsia="Times New Roman" w:cs="Times New Roman"/>
              </w:rPr>
            </w:pPr>
            <w:r w:rsidRPr="00F95AB1">
              <w:rPr>
                <w:rFonts w:eastAsia="Times New Roman" w:cs="Times New Roman"/>
              </w:rPr>
              <w:t>Det å ikke behandle personopplysninger med riktighet vil kunne være et brudd på personvernprinsippet riktighet, jf. GDP</w:t>
            </w:r>
            <w:r w:rsidR="003C5A37">
              <w:rPr>
                <w:rFonts w:eastAsia="Times New Roman" w:cs="Times New Roman"/>
              </w:rPr>
              <w:t xml:space="preserve">R artikkel 5 nr. 1 bokstav d). </w:t>
            </w:r>
          </w:p>
        </w:tc>
      </w:tr>
      <w:tr w:rsidRPr="00DF77FC" w:rsidR="001747D7" w:rsidTr="00EE4606" w14:paraId="5E74DDA7"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1747D7" w:rsidP="00BB120E" w:rsidRDefault="001747D7" w14:paraId="700125FA" w14:textId="782933FE">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7929E587" w14:textId="77777777">
            <w:pPr>
              <w:rPr>
                <w:rFonts w:eastAsia="Times New Roman" w:cs="Times New Roman"/>
              </w:rPr>
            </w:pPr>
            <w:r w:rsidRPr="00F95AB1">
              <w:rPr>
                <w:rFonts w:eastAsia="Times New Roman" w:cs="Times New Roman"/>
              </w:rPr>
              <w:t xml:space="preserve">Det antas at sannsynligheten for feilregistrering generelt øker med vanskelighetsgraden av det saksbehandleren skal registrere. Når det gjelder trygdetid, innebærer denne behandlingen å registrere tall og datoer. Disse informasjonsverdiene er forholdsvis enkle, noe som reduserer sannsynligheten for at NAV behandler feil personopplysninger i form av feiltasting. </w:t>
            </w:r>
          </w:p>
          <w:p w:rsidRPr="00F95AB1" w:rsidR="00F95AB1" w:rsidP="00F95AB1" w:rsidRDefault="00F95AB1" w14:paraId="5757540B" w14:textId="77777777">
            <w:pPr>
              <w:rPr>
                <w:rFonts w:eastAsia="Times New Roman" w:cs="Times New Roman"/>
              </w:rPr>
            </w:pPr>
            <w:r w:rsidRPr="00F95AB1">
              <w:rPr>
                <w:rFonts w:eastAsia="Times New Roman" w:cs="Times New Roman"/>
              </w:rPr>
              <w:t xml:space="preserve">Beregning av trygdetid baserer seg på opplysninger som NAV mottar som f.eks. botid eller arbeidsperioder. I visse tilfeller har man på utlandsområdet få kilder å basere trygdetiden på. F.eks. kan det være at NAV kun har opplysninger om en borgers inntekt. NAV har derfor utarbeidet en metode for å fastsette trygdetid på bakgrunn av inntektsopplysninger. Fastsettelse av en felles metode er med på å redusere sannsynligheten for at NAV behandler denne typen personopplysninger feil. Det finnes imidlertid en iboende risiko for at NAV behandler denne typen personopplysninger feil på bakgrunn av få kilder. </w:t>
            </w:r>
          </w:p>
          <w:p w:rsidRPr="00F95AB1" w:rsidR="00F95AB1" w:rsidP="00F95AB1" w:rsidRDefault="00F95AB1" w14:paraId="4C400855" w14:textId="51EB1208">
            <w:pPr>
              <w:rPr>
                <w:rFonts w:eastAsia="Times New Roman" w:cs="Times New Roman"/>
              </w:rPr>
            </w:pPr>
            <w:r w:rsidRPr="00F95AB1">
              <w:rPr>
                <w:rFonts w:eastAsia="Times New Roman" w:cs="Times New Roman"/>
              </w:rPr>
              <w:t xml:space="preserve">For de behandlingene hvor NAV skal fatte vedtak i en sak om pensjon eller uføretrygd, er det innarbeidet i </w:t>
            </w:r>
            <w:proofErr w:type="spellStart"/>
            <w:r w:rsidRPr="00F95AB1">
              <w:rPr>
                <w:rFonts w:eastAsia="Times New Roman" w:cs="Times New Roman"/>
              </w:rPr>
              <w:t>NAVs</w:t>
            </w:r>
            <w:proofErr w:type="spellEnd"/>
            <w:r w:rsidRPr="00F95AB1">
              <w:rPr>
                <w:rFonts w:eastAsia="Times New Roman" w:cs="Times New Roman"/>
              </w:rPr>
              <w:t xml:space="preserve"> saksbehandlingsrutiner at registrert trygdetid skal dobbeltsjekkes av en annen saksbehandler før endelig vedtak fattes. Dette er med på å senke risikoen for at personopplysninger ikke blir behandlet med riktighet. For de behandlingene som ikke innebærer at NAV skal fatte vedtak i saken, men hvor NAV mottar en forespørsel om å utlevere personopplysninger om en </w:t>
            </w:r>
            <w:r w:rsidR="00DF56AD">
              <w:rPr>
                <w:rFonts w:eastAsia="Times New Roman" w:cs="Times New Roman"/>
              </w:rPr>
              <w:t>person</w:t>
            </w:r>
            <w:r w:rsidR="002C6DFC">
              <w:rPr>
                <w:rFonts w:eastAsia="Times New Roman" w:cs="Times New Roman"/>
              </w:rPr>
              <w:t xml:space="preserve"> </w:t>
            </w:r>
            <w:r w:rsidRPr="00F95AB1">
              <w:rPr>
                <w:rFonts w:eastAsia="Times New Roman" w:cs="Times New Roman"/>
              </w:rPr>
              <w:t xml:space="preserve">til en utenlandsk trygdemyndighet via en SED, foretas det ingen slik verifisering av en annen saksbehandler. Dette vil øke risikoen for at feil ikke blir rettet noe. </w:t>
            </w:r>
          </w:p>
          <w:p w:rsidRPr="00F95AB1" w:rsidR="00F95AB1" w:rsidP="00F95AB1" w:rsidRDefault="00F95AB1" w14:paraId="4F8C72A7" w14:textId="664BD31E">
            <w:pPr>
              <w:rPr>
                <w:rFonts w:eastAsia="Times New Roman" w:cs="Times New Roman"/>
              </w:rPr>
            </w:pPr>
            <w:r w:rsidRPr="00F95AB1">
              <w:rPr>
                <w:rFonts w:eastAsia="Times New Roman" w:cs="Times New Roman"/>
              </w:rPr>
              <w:t xml:space="preserve">De registrerte som omfattes av denne personvernkonsekvensvurderingen, er </w:t>
            </w:r>
            <w:r w:rsidR="00DF56AD">
              <w:rPr>
                <w:rFonts w:eastAsia="Times New Roman" w:cs="Times New Roman"/>
              </w:rPr>
              <w:t>personer</w:t>
            </w:r>
            <w:r w:rsidRPr="00F95AB1">
              <w:rPr>
                <w:rFonts w:eastAsia="Times New Roman" w:cs="Times New Roman"/>
              </w:rPr>
              <w:t xml:space="preserve"> som bor i eller som har bodd i et annet land i EU/EØS enn Norge. Risikoen for at NAV behandler feil personopplysninger om denne gruppens trygdetid er høyere sammenlignet med </w:t>
            </w:r>
            <w:r w:rsidR="00DF56AD">
              <w:rPr>
                <w:rFonts w:eastAsia="Times New Roman" w:cs="Times New Roman"/>
              </w:rPr>
              <w:t>personer</w:t>
            </w:r>
            <w:r w:rsidRPr="00F95AB1">
              <w:rPr>
                <w:rFonts w:eastAsia="Times New Roman" w:cs="Times New Roman"/>
              </w:rPr>
              <w:t xml:space="preserve"> som bare har bodd i Norge da NAV har færre kilder å ta utgangspunkt i når trygdetid skal vurderes. Dette betyr at trygdetid for disse sakene ofte må avgjøres på bakgrunn av den enkelte saksbehandlers skjønnsmessige vurdering. Risikoen for at NAV behandler personopplysninger feil ved at like saker vurderes ulikt, avhjelpes noe ved at NAV har en saksbehandlingsrutine som innebærer at disse sakene dobbeltsjekkes av en annen saksbehandler før det fattes vedtak. Risikoen reduseres også noe ved at NAV i tillegg har rutiner for at disse sakene skal begrunnes nøye, det vil si at det skal være tydelig hvilke momenter som er vektlagt ved fastsettelse av trygdetid. Denne risikoen gjelder spesielt saker på utlandsområdet som gjelder pensjonsrettigheter til gjenlevende ektefelle. </w:t>
            </w:r>
          </w:p>
          <w:p w:rsidRPr="00F95AB1" w:rsidR="00F95AB1" w:rsidP="00F95AB1" w:rsidRDefault="00F95AB1" w14:paraId="5A175F56" w14:textId="05EF1B2A">
            <w:pPr>
              <w:rPr>
                <w:rFonts w:eastAsia="Times New Roman" w:cs="Times New Roman"/>
              </w:rPr>
            </w:pPr>
            <w:proofErr w:type="spellStart"/>
            <w:r w:rsidRPr="00F95AB1">
              <w:rPr>
                <w:rFonts w:eastAsia="Times New Roman" w:cs="Times New Roman"/>
              </w:rPr>
              <w:t>NAVs</w:t>
            </w:r>
            <w:proofErr w:type="spellEnd"/>
            <w:r w:rsidRPr="00F95AB1">
              <w:rPr>
                <w:rFonts w:eastAsia="Times New Roman" w:cs="Times New Roman"/>
              </w:rPr>
              <w:t xml:space="preserve"> saksbehandlingsprosedyre innebærer at NAV i vedtaksbrevet oppgir selve</w:t>
            </w:r>
            <w:r w:rsidR="002C6DFC">
              <w:rPr>
                <w:rFonts w:eastAsia="Times New Roman" w:cs="Times New Roman"/>
              </w:rPr>
              <w:t xml:space="preserve"> resultatet av</w:t>
            </w:r>
            <w:r w:rsidRPr="00F95AB1">
              <w:rPr>
                <w:rFonts w:eastAsia="Times New Roman" w:cs="Times New Roman"/>
              </w:rPr>
              <w:t xml:space="preserve"> vurderingen til den registrerte</w:t>
            </w:r>
            <w:r w:rsidR="002C6DFC">
              <w:rPr>
                <w:rFonts w:eastAsia="Times New Roman" w:cs="Times New Roman"/>
              </w:rPr>
              <w:t>, det vil si trygdetiden som er lagt til grunn</w:t>
            </w:r>
            <w:r w:rsidRPr="00F95AB1">
              <w:rPr>
                <w:rFonts w:eastAsia="Times New Roman" w:cs="Times New Roman"/>
              </w:rPr>
              <w:t xml:space="preserve">. Dette betyr at </w:t>
            </w:r>
            <w:r w:rsidR="00DF56AD">
              <w:rPr>
                <w:rFonts w:eastAsia="Times New Roman" w:cs="Times New Roman"/>
              </w:rPr>
              <w:t>personen</w:t>
            </w:r>
            <w:r w:rsidRPr="00F95AB1">
              <w:rPr>
                <w:rFonts w:eastAsia="Times New Roman" w:cs="Times New Roman"/>
              </w:rPr>
              <w:t xml:space="preserve"> er informert om hvilken informasjon som NAV har lagt til grunn for fastsatt trygdetid. </w:t>
            </w:r>
            <w:r w:rsidR="00DF56AD">
              <w:rPr>
                <w:rFonts w:eastAsia="Times New Roman" w:cs="Times New Roman"/>
              </w:rPr>
              <w:t>Person</w:t>
            </w:r>
            <w:r w:rsidRPr="00F95AB1">
              <w:rPr>
                <w:rFonts w:eastAsia="Times New Roman" w:cs="Times New Roman"/>
              </w:rPr>
              <w:t xml:space="preserve"> har klagerett etter forvaltningsloven, og det at det informeres særskilt om vurderinger av trygdetid, er med på å redusere sannsynligheten for at eventuelle uriktige personopplysninger om trygdetid som NAV behandler vil få konsekvenser for den enkelte søker. </w:t>
            </w:r>
          </w:p>
          <w:p w:rsidRPr="00DF77FC" w:rsidR="001747D7" w:rsidP="001747D7" w:rsidRDefault="00F95AB1" w14:paraId="771AE94B" w14:textId="59C9C326">
            <w:pPr>
              <w:rPr>
                <w:rFonts w:eastAsia="Times New Roman" w:cs="Times New Roman"/>
              </w:rPr>
            </w:pPr>
            <w:r w:rsidRPr="00F95AB1">
              <w:rPr>
                <w:rFonts w:eastAsia="Times New Roman" w:cs="Times New Roman"/>
              </w:rPr>
              <w:t>På bakgrunn av denne vurderingen antas det at det er moderat sannsynlig at dette risikoscenarioet vil inntreffe.</w:t>
            </w:r>
          </w:p>
        </w:tc>
      </w:tr>
      <w:tr w:rsidRPr="00DF77FC" w:rsidR="001747D7" w:rsidTr="00EE4606" w14:paraId="235ADCC3"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1747D7" w:rsidP="00BB120E" w:rsidRDefault="001747D7" w14:paraId="44682FCD" w14:textId="4248D4A6">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03998773" w14:textId="77777777">
            <w:pPr>
              <w:rPr>
                <w:rFonts w:eastAsia="Times New Roman" w:cs="Times New Roman"/>
              </w:rPr>
            </w:pPr>
            <w:r w:rsidRPr="00F95AB1">
              <w:rPr>
                <w:rFonts w:eastAsia="Times New Roman" w:cs="Times New Roman"/>
              </w:rPr>
              <w:t xml:space="preserve">Dersom opplysninger knyttet til trygdetid ikke er riktige, vil det kunne føre til at en søker ikke får oppfylt sin rett til en ytelse om pensjon eller uføretrygd. Dette vil kunne føre til et økonomisk tap. Det økonomiske tapet vil kunne komme i form av en mindre ytelse enn søker egentlig har krav på, eller en større ytelse enn det som søker egentlig har krav på og da i form av et </w:t>
            </w:r>
            <w:proofErr w:type="spellStart"/>
            <w:r w:rsidRPr="00F95AB1">
              <w:rPr>
                <w:rFonts w:eastAsia="Times New Roman" w:cs="Times New Roman"/>
              </w:rPr>
              <w:t>tilbakekrevingskrav</w:t>
            </w:r>
            <w:proofErr w:type="spellEnd"/>
            <w:r w:rsidRPr="00F95AB1">
              <w:rPr>
                <w:rFonts w:eastAsia="Times New Roman" w:cs="Times New Roman"/>
              </w:rPr>
              <w:t xml:space="preserve"> fra NAV.   </w:t>
            </w:r>
          </w:p>
          <w:p w:rsidRPr="00F95AB1" w:rsidR="00F95AB1" w:rsidP="00F95AB1" w:rsidRDefault="00F95AB1" w14:paraId="33EDF994" w14:textId="3A3AA7EE">
            <w:pPr>
              <w:rPr>
                <w:rFonts w:eastAsia="Times New Roman" w:cs="Times New Roman"/>
              </w:rPr>
            </w:pPr>
            <w:r w:rsidRPr="00F95AB1">
              <w:rPr>
                <w:rFonts w:eastAsia="Times New Roman" w:cs="Times New Roman"/>
              </w:rPr>
              <w:t xml:space="preserve">I de sakene hvor søkers trygdetid er nær en avkuttingsdato, vil dette personvernscenarioet kunne ha store personvernkonsekvenser for den </w:t>
            </w:r>
            <w:r w:rsidRPr="00F95AB1" w:rsidR="001F6D56">
              <w:rPr>
                <w:rFonts w:eastAsia="Times New Roman" w:cs="Times New Roman"/>
              </w:rPr>
              <w:t>enkelte i</w:t>
            </w:r>
            <w:r w:rsidRPr="00F95AB1">
              <w:rPr>
                <w:rFonts w:eastAsia="Times New Roman" w:cs="Times New Roman"/>
              </w:rPr>
              <w:t xml:space="preserve"> form av økonomisk tap. </w:t>
            </w:r>
          </w:p>
          <w:p w:rsidRPr="00F95AB1" w:rsidR="00F95AB1" w:rsidP="00F95AB1" w:rsidRDefault="00F95AB1" w14:paraId="4B8C8273" w14:textId="464DC014">
            <w:pPr>
              <w:rPr>
                <w:rFonts w:eastAsia="Times New Roman" w:cs="Times New Roman"/>
              </w:rPr>
            </w:pPr>
            <w:r w:rsidRPr="00F95AB1">
              <w:rPr>
                <w:rFonts w:eastAsia="Times New Roman" w:cs="Times New Roman"/>
              </w:rPr>
              <w:t xml:space="preserve">Hvis en </w:t>
            </w:r>
            <w:r w:rsidR="00DF56AD">
              <w:rPr>
                <w:rFonts w:eastAsia="Times New Roman" w:cs="Times New Roman"/>
              </w:rPr>
              <w:t>person</w:t>
            </w:r>
            <w:r w:rsidRPr="00F95AB1">
              <w:rPr>
                <w:rFonts w:eastAsia="Times New Roman" w:cs="Times New Roman"/>
              </w:rPr>
              <w:t xml:space="preserve"> har fått fastsatt en trygdetid i en uføresak, blir samme trygdetid automatisk lagt til grunn ved en senere pensjonssak. Hvis trygdetiden NAV har lagt til grunn er feil, kan det føre til at søker heller ikke får rett til andre ytelser hvor trygdetid er relevant, f.eks. pensjon. </w:t>
            </w:r>
          </w:p>
          <w:p w:rsidRPr="00F95AB1" w:rsidR="00F95AB1" w:rsidP="00F95AB1" w:rsidRDefault="00F95AB1" w14:paraId="68754DE4" w14:textId="7BB6A631">
            <w:pPr>
              <w:rPr>
                <w:rFonts w:eastAsia="Times New Roman" w:cs="Times New Roman"/>
              </w:rPr>
            </w:pPr>
            <w:r w:rsidRPr="00F95AB1">
              <w:rPr>
                <w:rFonts w:eastAsia="Times New Roman" w:cs="Times New Roman"/>
              </w:rPr>
              <w:t>Det antas at den mest vanlige personvernkonsekvensen er at den registrerte får feil ytelse, enten lavere eller høyere enn hva man egentlig har krav på. Som tidligere nevnt kan dette føre til økonomisk</w:t>
            </w:r>
            <w:r w:rsidR="001A72B3">
              <w:rPr>
                <w:rFonts w:eastAsia="Times New Roman" w:cs="Times New Roman"/>
              </w:rPr>
              <w:t xml:space="preserve"> tap</w:t>
            </w:r>
            <w:r w:rsidRPr="00F95AB1">
              <w:rPr>
                <w:rFonts w:eastAsia="Times New Roman" w:cs="Times New Roman"/>
              </w:rPr>
              <w:t xml:space="preserve">, og det antas at den mest vanlige formen for økonomisk tap i denne sammenheng er et midlertidig økonomisk tap. </w:t>
            </w:r>
          </w:p>
          <w:p w:rsidRPr="00F95AB1" w:rsidR="00F95AB1" w:rsidP="00F95AB1" w:rsidRDefault="00F95AB1" w14:paraId="773A150B" w14:textId="77777777">
            <w:pPr>
              <w:rPr>
                <w:rFonts w:eastAsia="Times New Roman" w:cs="Times New Roman"/>
              </w:rPr>
            </w:pPr>
            <w:r w:rsidRPr="00F95AB1">
              <w:rPr>
                <w:rFonts w:eastAsia="Times New Roman" w:cs="Times New Roman"/>
              </w:rPr>
              <w:t xml:space="preserve">Det antas at slike feil vil utfordre borgernes tillit til NAV. </w:t>
            </w:r>
          </w:p>
          <w:p w:rsidRPr="00DF77FC" w:rsidR="001747D7" w:rsidP="001747D7" w:rsidRDefault="00F95AB1" w14:paraId="6BFEA708" w14:textId="6E36A5E3">
            <w:pPr>
              <w:rPr>
                <w:rFonts w:eastAsia="Times New Roman" w:cs="Times New Roman"/>
              </w:rPr>
            </w:pPr>
            <w:r w:rsidRPr="00F95AB1">
              <w:rPr>
                <w:rFonts w:eastAsia="Times New Roman" w:cs="Times New Roman"/>
              </w:rPr>
              <w:t>De aktuelle konsekvensene for den registrertes personvern vurderes på denne bakgrunn til å være er moderate.</w:t>
            </w:r>
          </w:p>
        </w:tc>
      </w:tr>
      <w:tr w:rsidRPr="00DF77FC" w:rsidR="001747D7" w:rsidTr="00EE4606" w14:paraId="18763864"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1747D7" w:rsidP="00BB120E" w:rsidRDefault="001747D7" w14:paraId="6FD3EC3E" w14:textId="61856ECA">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4118B501" w14:textId="71F7B291">
            <w:pPr>
              <w:rPr>
                <w:rFonts w:eastAsia="Times New Roman" w:cs="Times New Roman"/>
              </w:rPr>
            </w:pPr>
            <w:r w:rsidRPr="00F95AB1">
              <w:rPr>
                <w:rFonts w:eastAsia="Times New Roman" w:cs="Times New Roman"/>
              </w:rPr>
              <w:t>Det skal lages et eget</w:t>
            </w:r>
            <w:r w:rsidR="002C6DFC">
              <w:rPr>
                <w:rFonts w:eastAsia="Times New Roman" w:cs="Times New Roman"/>
              </w:rPr>
              <w:t xml:space="preserve"> skjermbilde </w:t>
            </w:r>
            <w:r w:rsidRPr="00F95AB1">
              <w:rPr>
                <w:rFonts w:eastAsia="Times New Roman" w:cs="Times New Roman"/>
              </w:rPr>
              <w:t xml:space="preserve">i EESSI Pensjon som støtteverktøy til saksbehandlerne om vurderinger av trygdetid. </w:t>
            </w:r>
          </w:p>
          <w:p w:rsidRPr="00F95AB1" w:rsidR="00F95AB1" w:rsidP="00F95AB1" w:rsidRDefault="00F95AB1" w14:paraId="6BE4C15A" w14:textId="77777777">
            <w:pPr>
              <w:rPr>
                <w:rFonts w:eastAsia="Times New Roman" w:cs="Times New Roman"/>
              </w:rPr>
            </w:pPr>
            <w:r w:rsidRPr="00F95AB1">
              <w:rPr>
                <w:rFonts w:eastAsia="Times New Roman" w:cs="Times New Roman"/>
              </w:rPr>
              <w:t xml:space="preserve">Det skal utvikles funksjonalitet i løsningen som sikrer at P5000 blir fylt ut automatisk ved innhenting av personopplysninger fra AA-registeret. AA-registeret vurderes som kilde av god kvalitet for å fastsette trygdetid. </w:t>
            </w:r>
          </w:p>
          <w:p w:rsidRPr="00F95AB1" w:rsidR="00F95AB1" w:rsidP="00F95AB1" w:rsidRDefault="00F95AB1" w14:paraId="41DA794E" w14:textId="77777777">
            <w:pPr>
              <w:rPr>
                <w:rFonts w:eastAsia="Times New Roman" w:cs="Times New Roman"/>
              </w:rPr>
            </w:pPr>
            <w:r w:rsidRPr="00F95AB1">
              <w:rPr>
                <w:rFonts w:eastAsia="Times New Roman" w:cs="Times New Roman"/>
              </w:rPr>
              <w:t xml:space="preserve">NAV har utarbeidet egne saksbehandlingsrutiner for denne typen saker som beskrevet ovenfor, og disse rutinene vil bli oppdatert for å beskrive endringer som saksbehandlere må være oppmerksomme på ved behandlingen av denne typen saker. </w:t>
            </w:r>
          </w:p>
          <w:p w:rsidRPr="00DF77FC" w:rsidR="001747D7" w:rsidP="001747D7" w:rsidRDefault="00F95AB1" w14:paraId="301B0AB3" w14:textId="4F726C84">
            <w:pPr>
              <w:rPr>
                <w:rFonts w:eastAsia="Times New Roman" w:cs="Times New Roman"/>
              </w:rPr>
            </w:pPr>
            <w:r w:rsidRPr="00F95AB1">
              <w:rPr>
                <w:rFonts w:eastAsia="Times New Roman" w:cs="Times New Roman"/>
              </w:rPr>
              <w:t xml:space="preserve">Det skal utarbeides et eget opplæringsprogram for saksbehandlere før produksjonssetting. Det er planlagt at intern opplæring skal gjennomføres i september 2019. </w:t>
            </w:r>
          </w:p>
        </w:tc>
      </w:tr>
    </w:tbl>
    <w:p w:rsidR="001747D7" w:rsidP="001747D7" w:rsidRDefault="001747D7" w14:paraId="0A5E131F"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F95AB1" w:rsidTr="00F95AB1" w14:paraId="01DDECAA"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DF77FC" w:rsidR="00F95AB1" w:rsidP="00F95AB1" w:rsidRDefault="00F95AB1" w14:paraId="7CF298D4" w14:textId="6B45623A">
            <w:pPr>
              <w:jc w:val="center"/>
              <w:rPr>
                <w:rFonts w:eastAsia="Times New Roman" w:cs="Times New Roman"/>
                <w:b/>
                <w:bCs/>
              </w:rPr>
            </w:pPr>
            <w:r w:rsidRPr="00DF77FC">
              <w:rPr>
                <w:rFonts w:eastAsia="Times New Roman" w:cs="Times New Roman"/>
              </w:rPr>
              <w:t xml:space="preserve">Personvernscenario </w:t>
            </w:r>
            <w:r w:rsidRPr="00EE4606">
              <w:rPr>
                <w:rFonts w:eastAsia="Times New Roman" w:cs="Times New Roman"/>
              </w:rPr>
              <w:t>P</w:t>
            </w:r>
            <w:r>
              <w:rPr>
                <w:rFonts w:eastAsia="Times New Roman" w:cs="Times New Roman"/>
              </w:rPr>
              <w:t>2</w:t>
            </w:r>
            <w:r w:rsidRPr="00EE4606">
              <w:rPr>
                <w:rFonts w:eastAsia="Times New Roman" w:cs="Times New Roman"/>
              </w:rPr>
              <w:t>. «</w:t>
            </w:r>
            <w:r w:rsidRPr="00F95AB1">
              <w:rPr>
                <w:rFonts w:eastAsia="Times New Roman" w:cs="Times New Roman"/>
              </w:rPr>
              <w:t xml:space="preserve">Feil i den manuelle utfyllingen av </w:t>
            </w:r>
            <w:proofErr w:type="spellStart"/>
            <w:r w:rsidRPr="00F95AB1">
              <w:rPr>
                <w:rFonts w:eastAsia="Times New Roman" w:cs="Times New Roman"/>
              </w:rPr>
              <w:t>SEDer</w:t>
            </w:r>
            <w:proofErr w:type="spellEnd"/>
            <w:r w:rsidRPr="00F95AB1">
              <w:rPr>
                <w:rFonts w:eastAsia="Times New Roman" w:cs="Times New Roman"/>
              </w:rPr>
              <w:t xml:space="preserve"> som skal til Tyskland</w:t>
            </w:r>
            <w:r w:rsidRPr="00EE4606">
              <w:rPr>
                <w:rFonts w:eastAsia="Times New Roman" w:cs="Times New Roman"/>
              </w:rPr>
              <w:t>»</w:t>
            </w:r>
          </w:p>
        </w:tc>
      </w:tr>
      <w:tr w:rsidRPr="00DF77FC" w:rsidR="00F95AB1" w:rsidTr="00F95AB1" w14:paraId="300DD2F6"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F95AB1" w:rsidP="00F95AB1" w:rsidRDefault="00F95AB1" w14:paraId="39CCDB99"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F95AB1" w14:paraId="03114C03" w14:textId="6D65C8BE">
            <w:pPr>
              <w:rPr>
                <w:rFonts w:eastAsia="Times New Roman" w:cs="Times New Roman"/>
              </w:rPr>
            </w:pPr>
            <w:r>
              <w:rPr>
                <w:rFonts w:eastAsia="Times New Roman" w:cs="Times New Roman"/>
                <w:color w:val="808080" w:themeColor="background1" w:themeShade="80"/>
              </w:rPr>
              <w:t>2</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F95AB1" w:rsidP="00F95AB1" w:rsidRDefault="00F95AB1" w14:paraId="499DC7E3"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F95AB1" w14:paraId="450A1D2B" w14:textId="404EE07D">
            <w:pPr>
              <w:rPr>
                <w:rFonts w:eastAsia="Times New Roman" w:cs="Times New Roman"/>
              </w:rPr>
            </w:pPr>
            <w:r>
              <w:rPr>
                <w:rFonts w:eastAsia="Times New Roman" w:cs="Times New Roman"/>
                <w:color w:val="808080" w:themeColor="background1" w:themeShade="80"/>
              </w:rPr>
              <w:t>3</w:t>
            </w:r>
          </w:p>
        </w:tc>
      </w:tr>
      <w:tr w:rsidRPr="00DF77FC" w:rsidR="00F95AB1" w:rsidTr="00F95AB1" w14:paraId="7B1535B5"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1D630721"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F95AB1" w:rsidTr="00F95AB1" w14:paraId="414969A7"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F95AB1" w:rsidP="000B6035" w:rsidRDefault="00F95AB1" w14:paraId="77BA4DD9" w14:textId="26CBC5D1">
            <w:pPr>
              <w:rPr>
                <w:rFonts w:eastAsia="Times New Roman" w:cs="Times New Roman"/>
              </w:rPr>
            </w:pPr>
            <w:r w:rsidRPr="00F95AB1">
              <w:rPr>
                <w:rFonts w:eastAsia="Times New Roman" w:cs="Times New Roman"/>
              </w:rPr>
              <w:t xml:space="preserve">Det er risiko for at det skjer feil i den manuelle utfylling av informasjon om en </w:t>
            </w:r>
            <w:r w:rsidR="000B6035">
              <w:rPr>
                <w:rFonts w:eastAsia="Times New Roman" w:cs="Times New Roman"/>
              </w:rPr>
              <w:t>persons</w:t>
            </w:r>
            <w:r w:rsidRPr="00F95AB1" w:rsidR="000B6035">
              <w:rPr>
                <w:rFonts w:eastAsia="Times New Roman" w:cs="Times New Roman"/>
              </w:rPr>
              <w:t xml:space="preserve"> </w:t>
            </w:r>
            <w:r w:rsidRPr="00F95AB1">
              <w:rPr>
                <w:rFonts w:eastAsia="Times New Roman" w:cs="Times New Roman"/>
              </w:rPr>
              <w:t>pensjon</w:t>
            </w:r>
            <w:r w:rsidR="002C6DFC">
              <w:rPr>
                <w:rFonts w:eastAsia="Times New Roman" w:cs="Times New Roman"/>
              </w:rPr>
              <w:t>sopptjening</w:t>
            </w:r>
            <w:r w:rsidRPr="00F95AB1">
              <w:rPr>
                <w:rFonts w:eastAsia="Times New Roman" w:cs="Times New Roman"/>
              </w:rPr>
              <w:t xml:space="preserve"> som NAV sender til Tyskland, og at Tyskland dermed legger feil personopplysninger til grunn ved behandlingen av et skilsmisseoppgjør.</w:t>
            </w:r>
          </w:p>
        </w:tc>
      </w:tr>
      <w:tr w:rsidRPr="00DF77FC" w:rsidR="00F95AB1" w:rsidTr="00F95AB1" w14:paraId="657E848C"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38671432" w14:textId="77777777">
            <w:pPr>
              <w:jc w:val="center"/>
              <w:rPr>
                <w:rFonts w:eastAsia="Times New Roman" w:cs="Times New Roman"/>
              </w:rPr>
            </w:pPr>
            <w:r w:rsidRPr="00DF77FC">
              <w:rPr>
                <w:rFonts w:eastAsia="Times New Roman" w:cs="Times New Roman"/>
              </w:rPr>
              <w:t>Vurdering</w:t>
            </w:r>
          </w:p>
        </w:tc>
      </w:tr>
      <w:tr w:rsidRPr="00DF77FC" w:rsidR="00F95AB1" w:rsidTr="00F95AB1" w14:paraId="12C95038"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F95AB1" w:rsidP="00BB120E" w:rsidRDefault="00BB120E" w14:paraId="41AFEC84" w14:textId="5BCA65A9">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F95AB1" w14:paraId="6B6EC004" w14:textId="410F81FD">
            <w:pPr>
              <w:rPr>
                <w:rFonts w:eastAsia="Times New Roman" w:cs="Times New Roman"/>
              </w:rPr>
            </w:pPr>
            <w:r w:rsidRPr="00F95AB1">
              <w:rPr>
                <w:rFonts w:eastAsia="Times New Roman" w:cs="Times New Roman"/>
              </w:rPr>
              <w:t xml:space="preserve">En del av saksbehandlingen på området for EESSI Pensjon innebærer å sende personopplysninger til Tyskland som skal brukes i den registrertes skilsmisseoppgjør ved behandling i tysk tingrett. Tyskland har nasjonale regler som gir rett til deling av pensjonsrettigheter, og etterspør derfor informasjon om norsk trygdetid via en SED. Per denne personvernkonsekvensvurderingens dato, skjer utfyllingen av informasjon som skal sendes til Tyskland manuelt ved at saksbehandlere i NAV fyller ut en egen SED. Den manuelle utfyllingen innebærer risiko for at det behandles feil personopplysninger ved at saksbehandlere taster feil ved utfylling av </w:t>
            </w:r>
            <w:proofErr w:type="spellStart"/>
            <w:r w:rsidRPr="00F95AB1">
              <w:rPr>
                <w:rFonts w:eastAsia="Times New Roman" w:cs="Times New Roman"/>
              </w:rPr>
              <w:t>SEDen</w:t>
            </w:r>
            <w:proofErr w:type="spellEnd"/>
            <w:r w:rsidRPr="00F95AB1">
              <w:rPr>
                <w:rFonts w:eastAsia="Times New Roman" w:cs="Times New Roman"/>
              </w:rPr>
              <w:t>. Dersom denne informasjonen er feil fra Norges side, kan det føre til at Tyskland legger feil informasjon til grunn i sin saksbehandling.</w:t>
            </w:r>
          </w:p>
        </w:tc>
      </w:tr>
      <w:tr w:rsidRPr="00DF77FC" w:rsidR="00F95AB1" w:rsidTr="00F95AB1" w14:paraId="02EB6891"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50172413" w14:textId="552CDAA3">
            <w:pPr>
              <w:spacing w:line="276" w:lineRule="auto"/>
              <w:rPr>
                <w:rFonts w:eastAsia="Times New Roman" w:cs="Times New Roman"/>
              </w:rPr>
            </w:pPr>
            <w:r w:rsidRPr="001E60A3">
              <w:rPr>
                <w:rFonts w:eastAsia="Times New Roman" w:cs="Times New Roman"/>
              </w:rPr>
              <w:t xml:space="preserve">Konsekvens for den enkelte: </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F95AB1" w14:paraId="16562C3A" w14:textId="44B85395">
            <w:pPr>
              <w:rPr>
                <w:rFonts w:eastAsia="Times New Roman" w:cs="Times New Roman"/>
              </w:rPr>
            </w:pPr>
            <w:r w:rsidRPr="00F95AB1">
              <w:rPr>
                <w:rFonts w:eastAsia="Times New Roman" w:cs="Times New Roman"/>
              </w:rPr>
              <w:t>Det å ikke behandle personopplysninger med riktighet vil kunne være et brudd på personvernprinsippet riktighet, jf. GDPR artikkel 5 nr. 1 bokstav d).</w:t>
            </w:r>
          </w:p>
        </w:tc>
      </w:tr>
      <w:tr w:rsidRPr="00DF77FC" w:rsidR="00F95AB1" w:rsidTr="00F95AB1" w14:paraId="63AAE51D"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1C173EB2" w14:textId="21689B01">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4C56B70F" w14:textId="77777777">
            <w:pPr>
              <w:rPr>
                <w:rFonts w:eastAsia="Times New Roman" w:cs="Times New Roman"/>
              </w:rPr>
            </w:pPr>
            <w:r w:rsidRPr="00F95AB1">
              <w:rPr>
                <w:rFonts w:eastAsia="Times New Roman" w:cs="Times New Roman"/>
              </w:rPr>
              <w:t xml:space="preserve">Behandlingen av denne typen saker er sentralisert i NAV hos én avdeling. Det er relativt få saksbehandlere som behandler denne typen saker, så det er noe enklere for NAV å sikre at disse sakene behandles likt enn for behandlinger som gjøres av flere saksbehandlere. Frekvensen av individuelle forskjeller antas å være lavere enn for andre ytelser. Det legges derfor til grunn at denne sentraliseringen fører til at det er noe lavere sannsynlighet for feiltastinger enn hva som er tilfelle for P1. </w:t>
            </w:r>
          </w:p>
          <w:p w:rsidRPr="00F95AB1" w:rsidR="00F95AB1" w:rsidP="00F95AB1" w:rsidRDefault="00F95AB1" w14:paraId="35B99F14" w14:textId="77777777">
            <w:pPr>
              <w:rPr>
                <w:rFonts w:eastAsia="Times New Roman" w:cs="Times New Roman"/>
              </w:rPr>
            </w:pPr>
            <w:r w:rsidRPr="00F95AB1">
              <w:rPr>
                <w:rFonts w:eastAsia="Times New Roman" w:cs="Times New Roman"/>
              </w:rPr>
              <w:t xml:space="preserve">NAV har for denne typen saker fått få forespørsel om rettelser fra Tyskland. Det antas at det i seg selv er et uttrykk for at det gjøres relativt få feil ved den manuelle utfyllingen av </w:t>
            </w:r>
            <w:proofErr w:type="spellStart"/>
            <w:r w:rsidRPr="00F95AB1">
              <w:rPr>
                <w:rFonts w:eastAsia="Times New Roman" w:cs="Times New Roman"/>
              </w:rPr>
              <w:t>SEDene</w:t>
            </w:r>
            <w:proofErr w:type="spellEnd"/>
            <w:r w:rsidRPr="00F95AB1">
              <w:rPr>
                <w:rFonts w:eastAsia="Times New Roman" w:cs="Times New Roman"/>
              </w:rPr>
              <w:t xml:space="preserve">. </w:t>
            </w:r>
          </w:p>
          <w:p w:rsidRPr="00F95AB1" w:rsidR="00F95AB1" w:rsidP="00F95AB1" w:rsidRDefault="00F95AB1" w14:paraId="2D1899EF" w14:textId="77777777">
            <w:pPr>
              <w:rPr>
                <w:rFonts w:eastAsia="Times New Roman" w:cs="Times New Roman"/>
              </w:rPr>
            </w:pPr>
            <w:r w:rsidRPr="00F95AB1">
              <w:rPr>
                <w:rFonts w:eastAsia="Times New Roman" w:cs="Times New Roman"/>
              </w:rPr>
              <w:t xml:space="preserve">I Tyskland behandles denne typen saker for en domstol hvor partene har rett til kontradiksjon. Det antas at Tysklands saksbehandling på dette området er grundig, og at eventuelle feil vil bli oppdaget når domstolen behandler saken. </w:t>
            </w:r>
          </w:p>
          <w:p w:rsidRPr="00DF77FC" w:rsidR="00F95AB1" w:rsidP="00F95AB1" w:rsidRDefault="00F95AB1" w14:paraId="3E79D9F2" w14:textId="23D62D3C">
            <w:pPr>
              <w:rPr>
                <w:rFonts w:eastAsia="Times New Roman" w:cs="Times New Roman"/>
              </w:rPr>
            </w:pPr>
            <w:r w:rsidRPr="00F95AB1">
              <w:rPr>
                <w:rFonts w:eastAsia="Times New Roman" w:cs="Times New Roman"/>
              </w:rPr>
              <w:t>Det antas at derfor at sannsynligheten for dette personvernscenarioet er lavere enn for P1.</w:t>
            </w:r>
          </w:p>
        </w:tc>
      </w:tr>
      <w:tr w:rsidRPr="00DF77FC" w:rsidR="00F95AB1" w:rsidTr="00F95AB1" w14:paraId="4B6DE899"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2E247F53" w14:textId="00180848">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178F8A6C" w14:textId="77777777">
            <w:pPr>
              <w:rPr>
                <w:rFonts w:eastAsia="Times New Roman" w:cs="Times New Roman"/>
              </w:rPr>
            </w:pPr>
            <w:r w:rsidRPr="00F95AB1">
              <w:rPr>
                <w:rFonts w:eastAsia="Times New Roman" w:cs="Times New Roman"/>
              </w:rPr>
              <w:t xml:space="preserve">Det bemerkes at konsekvensene for dette personvernscenarioet vil falle inn under tyske myndigheters behandlingsansvar, det vil si at eventuelle konsekvensreduserende tiltak vil være utenfor </w:t>
            </w:r>
            <w:proofErr w:type="spellStart"/>
            <w:r w:rsidRPr="00F95AB1">
              <w:rPr>
                <w:rFonts w:eastAsia="Times New Roman" w:cs="Times New Roman"/>
              </w:rPr>
              <w:t>NAVs</w:t>
            </w:r>
            <w:proofErr w:type="spellEnd"/>
            <w:r w:rsidRPr="00F95AB1">
              <w:rPr>
                <w:rFonts w:eastAsia="Times New Roman" w:cs="Times New Roman"/>
              </w:rPr>
              <w:t xml:space="preserve"> kontroll og det er knyttet usikkerhet til </w:t>
            </w:r>
            <w:proofErr w:type="spellStart"/>
            <w:r w:rsidRPr="00F95AB1">
              <w:rPr>
                <w:rFonts w:eastAsia="Times New Roman" w:cs="Times New Roman"/>
              </w:rPr>
              <w:t>NAVs</w:t>
            </w:r>
            <w:proofErr w:type="spellEnd"/>
            <w:r w:rsidRPr="00F95AB1">
              <w:rPr>
                <w:rFonts w:eastAsia="Times New Roman" w:cs="Times New Roman"/>
              </w:rPr>
              <w:t xml:space="preserve"> vurdering av konsekvensnivå.  </w:t>
            </w:r>
          </w:p>
          <w:p w:rsidRPr="00F95AB1" w:rsidR="00F95AB1" w:rsidP="00F95AB1" w:rsidRDefault="00F95AB1" w14:paraId="78BE16EB" w14:textId="77777777">
            <w:pPr>
              <w:rPr>
                <w:rFonts w:eastAsia="Times New Roman" w:cs="Times New Roman"/>
              </w:rPr>
            </w:pPr>
            <w:r w:rsidRPr="00F95AB1">
              <w:rPr>
                <w:rFonts w:eastAsia="Times New Roman" w:cs="Times New Roman"/>
              </w:rPr>
              <w:t xml:space="preserve">Det at Tyskland behandler feil personopplysninger om en registrert vil i denne typen saker kunne føre til et økonomisk tap, og det antas at tapet mest sannsynlig vil være varig siden det er knyttet til et engangsbeløp. </w:t>
            </w:r>
          </w:p>
          <w:p w:rsidRPr="00F95AB1" w:rsidR="00F95AB1" w:rsidP="00F95AB1" w:rsidRDefault="00F95AB1" w14:paraId="2F82235E" w14:textId="77777777">
            <w:pPr>
              <w:rPr>
                <w:rFonts w:eastAsia="Times New Roman" w:cs="Times New Roman"/>
              </w:rPr>
            </w:pPr>
            <w:r w:rsidRPr="00F95AB1">
              <w:rPr>
                <w:rFonts w:eastAsia="Times New Roman" w:cs="Times New Roman"/>
              </w:rPr>
              <w:t xml:space="preserve">De typiske sakene som dette personvernscenarioet </w:t>
            </w:r>
            <w:proofErr w:type="gramStart"/>
            <w:r w:rsidRPr="00F95AB1">
              <w:rPr>
                <w:rFonts w:eastAsia="Times New Roman" w:cs="Times New Roman"/>
              </w:rPr>
              <w:t>omhandler</w:t>
            </w:r>
            <w:proofErr w:type="gramEnd"/>
            <w:r w:rsidRPr="00F95AB1">
              <w:rPr>
                <w:rFonts w:eastAsia="Times New Roman" w:cs="Times New Roman"/>
              </w:rPr>
              <w:t xml:space="preserve"> er saker hvor den registrerte har en forholdsvis kort trygdetid i Norge på gjennomsnittlig 5 år. Det antas at den mest vanlige feilen knyttet til behandling av feil personopplysninger som kan føre til økonomisk tap vil være feil trygdetid. Siden gjennomsnittlig trygdetid i denne typen saker er forholdsvis lav, antas det at det økonomiske tapet også vil være forholdsvis lavt.   </w:t>
            </w:r>
          </w:p>
          <w:p w:rsidRPr="00DF77FC" w:rsidR="00F95AB1" w:rsidP="00F95AB1" w:rsidRDefault="00F95AB1" w14:paraId="343AB63C" w14:textId="2E939980">
            <w:pPr>
              <w:rPr>
                <w:rFonts w:eastAsia="Times New Roman" w:cs="Times New Roman"/>
              </w:rPr>
            </w:pPr>
            <w:r w:rsidRPr="00F95AB1">
              <w:rPr>
                <w:rFonts w:eastAsia="Times New Roman" w:cs="Times New Roman"/>
              </w:rPr>
              <w:t>Manglende riktighet i behandlingen kan føre til manglende tillit hos den registrerte for hvordan behandling av trygdeytelser skjer.</w:t>
            </w:r>
          </w:p>
        </w:tc>
      </w:tr>
      <w:tr w:rsidRPr="00DF77FC" w:rsidR="00F95AB1" w:rsidTr="00F95AB1" w14:paraId="3AB8DA4A"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52811663" w14:textId="27AB318E">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62F05267" w14:textId="77777777">
            <w:pPr>
              <w:rPr>
                <w:rFonts w:eastAsia="Times New Roman" w:cs="Times New Roman"/>
              </w:rPr>
            </w:pPr>
            <w:r w:rsidRPr="00F95AB1">
              <w:rPr>
                <w:rFonts w:eastAsia="Times New Roman" w:cs="Times New Roman"/>
              </w:rPr>
              <w:t xml:space="preserve">Nav har en intern rutine for at andre avdelinger i NAV skal identifisere disse sakene ut i fra det tyske ordet for «skilsmisse», og på den bakgrunn sende saken til riktig avdeling i NAV. Dette er et tiltak som skal sikre at disse sakene blir behandlet raskt og riktig. </w:t>
            </w:r>
          </w:p>
          <w:p w:rsidRPr="00DF77FC" w:rsidR="00F95AB1" w:rsidP="000B6035" w:rsidRDefault="00F95AB1" w14:paraId="14D49730" w14:textId="7270A011">
            <w:pPr>
              <w:rPr>
                <w:rFonts w:eastAsia="Times New Roman" w:cs="Times New Roman"/>
              </w:rPr>
            </w:pPr>
            <w:r w:rsidRPr="00F95AB1">
              <w:rPr>
                <w:rFonts w:eastAsia="Times New Roman" w:cs="Times New Roman"/>
              </w:rPr>
              <w:t xml:space="preserve">NAV har i tillegg interne rutiner for at denne typen saker skal svares ut raskt. Dette fordi den tyske domstolen er avhengig av informasjon for å kunne ta stilling til en </w:t>
            </w:r>
            <w:r w:rsidR="000B6035">
              <w:rPr>
                <w:rFonts w:eastAsia="Times New Roman" w:cs="Times New Roman"/>
              </w:rPr>
              <w:t>persons</w:t>
            </w:r>
            <w:r w:rsidRPr="00F95AB1" w:rsidR="000B6035">
              <w:rPr>
                <w:rFonts w:eastAsia="Times New Roman" w:cs="Times New Roman"/>
              </w:rPr>
              <w:t xml:space="preserve"> </w:t>
            </w:r>
            <w:r w:rsidRPr="00F95AB1">
              <w:rPr>
                <w:rFonts w:eastAsia="Times New Roman" w:cs="Times New Roman"/>
              </w:rPr>
              <w:t>rettskrav i forbindelse med en skilsmisse.</w:t>
            </w:r>
          </w:p>
        </w:tc>
      </w:tr>
    </w:tbl>
    <w:p w:rsidR="001747D7" w:rsidP="001747D7" w:rsidRDefault="001747D7" w14:paraId="619B361E" w14:textId="77777777"/>
    <w:p w:rsidR="00EE4606" w:rsidP="001747D7" w:rsidRDefault="00EE4606" w14:paraId="38393973"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F95AB1" w:rsidTr="00F95AB1" w14:paraId="1866AC07"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DF77FC" w:rsidR="00F95AB1" w:rsidP="00F95AB1" w:rsidRDefault="00F95AB1" w14:paraId="0BB4211A" w14:textId="0E35FDAF">
            <w:pPr>
              <w:jc w:val="center"/>
              <w:rPr>
                <w:rFonts w:eastAsia="Times New Roman" w:cs="Times New Roman"/>
                <w:b/>
                <w:bCs/>
              </w:rPr>
            </w:pPr>
            <w:r w:rsidRPr="00DF77FC">
              <w:rPr>
                <w:rFonts w:eastAsia="Times New Roman" w:cs="Times New Roman"/>
              </w:rPr>
              <w:t xml:space="preserve">Personvernscenario </w:t>
            </w:r>
            <w:r w:rsidRPr="00EE4606">
              <w:rPr>
                <w:rFonts w:eastAsia="Times New Roman" w:cs="Times New Roman"/>
              </w:rPr>
              <w:t>P</w:t>
            </w:r>
            <w:r>
              <w:rPr>
                <w:rFonts w:eastAsia="Times New Roman" w:cs="Times New Roman"/>
              </w:rPr>
              <w:t>3</w:t>
            </w:r>
            <w:r w:rsidRPr="00EE4606">
              <w:rPr>
                <w:rFonts w:eastAsia="Times New Roman" w:cs="Times New Roman"/>
              </w:rPr>
              <w:t>. «</w:t>
            </w:r>
            <w:r w:rsidRPr="00F95AB1">
              <w:rPr>
                <w:rFonts w:eastAsia="Times New Roman" w:cs="Times New Roman"/>
              </w:rPr>
              <w:t>Generelle feil ved manuell behandling av personopplysninger (personopplysninger behandles ikke med riktighet)</w:t>
            </w:r>
            <w:r w:rsidRPr="00EE4606">
              <w:rPr>
                <w:rFonts w:eastAsia="Times New Roman" w:cs="Times New Roman"/>
              </w:rPr>
              <w:t>»</w:t>
            </w:r>
          </w:p>
        </w:tc>
      </w:tr>
      <w:tr w:rsidRPr="00DF77FC" w:rsidR="00F95AB1" w:rsidTr="00F95AB1" w14:paraId="0AAD29E5"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F95AB1" w:rsidP="00F95AB1" w:rsidRDefault="00F95AB1" w14:paraId="35E24A42"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F95AB1" w14:paraId="454784EB" w14:textId="3E41C902">
            <w:pPr>
              <w:rPr>
                <w:rFonts w:eastAsia="Times New Roman" w:cs="Times New Roman"/>
              </w:rPr>
            </w:pPr>
            <w:r>
              <w:rPr>
                <w:rFonts w:eastAsia="Times New Roman" w:cs="Times New Roman"/>
                <w:color w:val="808080" w:themeColor="background1" w:themeShade="80"/>
              </w:rPr>
              <w:t>2</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F95AB1" w:rsidP="00F95AB1" w:rsidRDefault="00F95AB1" w14:paraId="63C2F506"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F95AB1" w14:paraId="493ED639" w14:textId="6CD54BED">
            <w:pPr>
              <w:rPr>
                <w:rFonts w:eastAsia="Times New Roman" w:cs="Times New Roman"/>
              </w:rPr>
            </w:pPr>
            <w:r>
              <w:rPr>
                <w:rFonts w:eastAsia="Times New Roman" w:cs="Times New Roman"/>
                <w:color w:val="808080" w:themeColor="background1" w:themeShade="80"/>
              </w:rPr>
              <w:t>2</w:t>
            </w:r>
          </w:p>
        </w:tc>
      </w:tr>
      <w:tr w:rsidRPr="00DF77FC" w:rsidR="00F95AB1" w:rsidTr="00F95AB1" w14:paraId="43AE9215"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302CD9DC"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F95AB1" w:rsidTr="00F95AB1" w14:paraId="41A64928"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F95AB1" w:rsidP="00F95AB1" w:rsidRDefault="00F95AB1" w14:paraId="1B26FC35" w14:textId="4E5DB128">
            <w:pPr>
              <w:rPr>
                <w:rFonts w:eastAsia="Times New Roman" w:cs="Times New Roman"/>
              </w:rPr>
            </w:pPr>
            <w:r w:rsidRPr="00F95AB1">
              <w:rPr>
                <w:rFonts w:eastAsia="Times New Roman" w:cs="Times New Roman"/>
              </w:rPr>
              <w:t>Det er en generell risiko for at det skjer feil ved manuell utfylling av informasjon og at NAV derfor behandler feil opplysninger om en registrert.</w:t>
            </w:r>
          </w:p>
        </w:tc>
      </w:tr>
      <w:tr w:rsidRPr="00DF77FC" w:rsidR="00F95AB1" w:rsidTr="00F95AB1" w14:paraId="037AB70F"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23515D73" w14:textId="77777777">
            <w:pPr>
              <w:jc w:val="center"/>
              <w:rPr>
                <w:rFonts w:eastAsia="Times New Roman" w:cs="Times New Roman"/>
              </w:rPr>
            </w:pPr>
            <w:r w:rsidRPr="00DF77FC">
              <w:rPr>
                <w:rFonts w:eastAsia="Times New Roman" w:cs="Times New Roman"/>
              </w:rPr>
              <w:t>Vurdering</w:t>
            </w:r>
          </w:p>
        </w:tc>
      </w:tr>
      <w:tr w:rsidRPr="00DF77FC" w:rsidR="00F95AB1" w:rsidTr="00F95AB1" w14:paraId="7C53999F"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F95AB1" w:rsidP="00BB120E" w:rsidRDefault="00BB120E" w14:paraId="15CD695B" w14:textId="53744484">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2C6DFC" w:rsidRDefault="00F95AB1" w14:paraId="044F96AA" w14:textId="5C53D4B3">
            <w:pPr>
              <w:rPr>
                <w:rFonts w:eastAsia="Times New Roman" w:cs="Times New Roman"/>
              </w:rPr>
            </w:pPr>
            <w:r w:rsidRPr="00F95AB1">
              <w:rPr>
                <w:rFonts w:eastAsia="Times New Roman" w:cs="Times New Roman"/>
              </w:rPr>
              <w:t>Per denne personvernkonsekvensvurderingens dato, skjer utfyllingen av informasjon som skal sendes til trygdemyndigheter i andre EU/EØS-land</w:t>
            </w:r>
            <w:r w:rsidR="002C6DFC">
              <w:rPr>
                <w:rFonts w:eastAsia="Times New Roman" w:cs="Times New Roman"/>
              </w:rPr>
              <w:t xml:space="preserve"> manuelt</w:t>
            </w:r>
            <w:r w:rsidRPr="00F95AB1">
              <w:rPr>
                <w:rFonts w:eastAsia="Times New Roman" w:cs="Times New Roman"/>
              </w:rPr>
              <w:t xml:space="preserve">. Imidlertid er det planlagt at denne utfyllingen skal automatiseres ved at informasjonen hentes </w:t>
            </w:r>
            <w:r w:rsidRPr="00F95AB1">
              <w:rPr>
                <w:rFonts w:eastAsia="Times New Roman" w:cs="Times New Roman"/>
              </w:rPr>
              <w:t xml:space="preserve">fra ulike registre i NAV. Både manuell utfylling og automatisert ruting av informasjon innebærer risiko for feil, enten ved at saksbehandlere taster feil ved utfylling av skjemaer, eller ved </w:t>
            </w:r>
            <w:r w:rsidR="002C6DFC">
              <w:rPr>
                <w:rFonts w:eastAsia="Times New Roman" w:cs="Times New Roman"/>
              </w:rPr>
              <w:t xml:space="preserve">at </w:t>
            </w:r>
            <w:r w:rsidRPr="00F95AB1">
              <w:rPr>
                <w:rFonts w:eastAsia="Times New Roman" w:cs="Times New Roman"/>
              </w:rPr>
              <w:t xml:space="preserve">det skjer feil eller tap av informasjon ved automatisert overføring fra </w:t>
            </w:r>
            <w:proofErr w:type="spellStart"/>
            <w:r w:rsidRPr="00F95AB1">
              <w:rPr>
                <w:rFonts w:eastAsia="Times New Roman" w:cs="Times New Roman"/>
              </w:rPr>
              <w:t>NAVs</w:t>
            </w:r>
            <w:proofErr w:type="spellEnd"/>
            <w:r w:rsidRPr="00F95AB1">
              <w:rPr>
                <w:rFonts w:eastAsia="Times New Roman" w:cs="Times New Roman"/>
              </w:rPr>
              <w:t xml:space="preserve"> interne registre.</w:t>
            </w:r>
          </w:p>
        </w:tc>
      </w:tr>
      <w:tr w:rsidRPr="00DF77FC" w:rsidR="00F95AB1" w:rsidTr="00F95AB1" w14:paraId="0CFFB3FF"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2E396CDD" w14:textId="1D8FF26F">
            <w:pPr>
              <w:spacing w:line="276" w:lineRule="auto"/>
              <w:rPr>
                <w:rFonts w:eastAsia="Times New Roman" w:cs="Times New Roman"/>
              </w:rPr>
            </w:pPr>
            <w:r w:rsidRPr="001E60A3">
              <w:rPr>
                <w:rFonts w:eastAsia="Times New Roman" w:cs="Times New Roman"/>
              </w:rPr>
              <w:t>Konsekvens for den enkelte:</w:t>
            </w:r>
            <w:r>
              <w:rPr>
                <w:rFonts w:eastAsia="Times New Roman" w:cs="Times New Roman"/>
              </w:rPr>
              <w:br/>
            </w:r>
            <w:r w:rsidRPr="001E60A3">
              <w:rPr>
                <w:rFonts w:eastAsia="Times New Roman" w:cs="Times New Roman"/>
              </w:rPr>
              <w:t xml:space="preserve"> </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F95AB1" w14:paraId="6C1216C0" w14:textId="6DCCD16F">
            <w:pPr>
              <w:rPr>
                <w:rFonts w:eastAsia="Times New Roman" w:cs="Times New Roman"/>
              </w:rPr>
            </w:pPr>
            <w:r w:rsidRPr="00F95AB1">
              <w:rPr>
                <w:rFonts w:eastAsia="Times New Roman" w:cs="Times New Roman"/>
              </w:rPr>
              <w:t>Det å ikke behandle personopplysninger med riktighet vil kunne være et brudd på personvernprinsippet riktighet, jf. GDPR artikkel 5 nr. 1 bokstav d).</w:t>
            </w:r>
          </w:p>
        </w:tc>
      </w:tr>
      <w:tr w:rsidRPr="00DF77FC" w:rsidR="00F95AB1" w:rsidTr="00F95AB1" w14:paraId="1BDFF42E"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48A8F4DC" w14:textId="596E09A7">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54BA4533" w14:textId="77777777">
            <w:pPr>
              <w:rPr>
                <w:rFonts w:eastAsia="Times New Roman" w:cs="Times New Roman"/>
              </w:rPr>
            </w:pPr>
            <w:r w:rsidRPr="00F95AB1">
              <w:rPr>
                <w:rFonts w:eastAsia="Times New Roman" w:cs="Times New Roman"/>
              </w:rPr>
              <w:t xml:space="preserve">Behandling av personopplysninger etter dette personvernscenarioet er enklere enn for hva som er tilfelle for personvernscenario P1. Dette fordi </w:t>
            </w:r>
            <w:proofErr w:type="spellStart"/>
            <w:r w:rsidRPr="00F95AB1">
              <w:rPr>
                <w:rFonts w:eastAsia="Times New Roman" w:cs="Times New Roman"/>
              </w:rPr>
              <w:t>SEDene</w:t>
            </w:r>
            <w:proofErr w:type="spellEnd"/>
            <w:r w:rsidRPr="00F95AB1">
              <w:rPr>
                <w:rFonts w:eastAsia="Times New Roman" w:cs="Times New Roman"/>
              </w:rPr>
              <w:t xml:space="preserve"> som skal fylles ut i dette personvernscenarioet ikke inneholder så mange skjønnsmessige vurderinger som P5000. Det antas derfor at dette personvernscenarioet innebærer lavere risiko for at det skjer feil. </w:t>
            </w:r>
          </w:p>
          <w:p w:rsidRPr="00F95AB1" w:rsidR="00F95AB1" w:rsidP="00F95AB1" w:rsidRDefault="00F95AB1" w14:paraId="08FDAAA5" w14:textId="77777777">
            <w:pPr>
              <w:rPr>
                <w:rFonts w:eastAsia="Times New Roman" w:cs="Times New Roman"/>
              </w:rPr>
            </w:pPr>
            <w:r w:rsidRPr="00F95AB1">
              <w:rPr>
                <w:rFonts w:eastAsia="Times New Roman" w:cs="Times New Roman"/>
              </w:rPr>
              <w:t xml:space="preserve">Hvis det først behandles feil personopplysninger, er det lav sannsynlighet for at feil i en SED får store konsekvenser for selve saksbehandlingen i NAV.  </w:t>
            </w:r>
          </w:p>
          <w:p w:rsidRPr="00DF77FC" w:rsidR="00F95AB1" w:rsidP="00F95AB1" w:rsidRDefault="00F95AB1" w14:paraId="14C670BE" w14:textId="06882BC0">
            <w:pPr>
              <w:rPr>
                <w:rFonts w:eastAsia="Times New Roman" w:cs="Times New Roman"/>
              </w:rPr>
            </w:pPr>
            <w:r w:rsidRPr="00F95AB1">
              <w:rPr>
                <w:rFonts w:eastAsia="Times New Roman" w:cs="Times New Roman"/>
              </w:rPr>
              <w:t>På bakgrunn av denne vurderingen antas det at det er lite sannsynlig at dette risikoscenarioet vil inntreffe.</w:t>
            </w:r>
          </w:p>
        </w:tc>
      </w:tr>
      <w:tr w:rsidRPr="00DF77FC" w:rsidR="00F95AB1" w:rsidTr="00F95AB1" w14:paraId="15838A41"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79A7434D" w14:textId="42AE1814">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5C814FA8" w14:textId="77777777">
            <w:pPr>
              <w:rPr>
                <w:rFonts w:eastAsia="Times New Roman" w:cs="Times New Roman"/>
              </w:rPr>
            </w:pPr>
            <w:r w:rsidRPr="00F95AB1">
              <w:rPr>
                <w:rFonts w:eastAsia="Times New Roman" w:cs="Times New Roman"/>
              </w:rPr>
              <w:t xml:space="preserve">Det bemerkes innledningsvis at det er et spenn i konsekvenser som feil behandling av personopplysninger vil kunne få. </w:t>
            </w:r>
          </w:p>
          <w:p w:rsidRPr="00F95AB1" w:rsidR="00F95AB1" w:rsidP="00F95AB1" w:rsidRDefault="00F95AB1" w14:paraId="67D9C1D0" w14:textId="77777777">
            <w:pPr>
              <w:rPr>
                <w:rFonts w:eastAsia="Times New Roman" w:cs="Times New Roman"/>
              </w:rPr>
            </w:pPr>
            <w:r w:rsidRPr="00F95AB1">
              <w:rPr>
                <w:rFonts w:eastAsia="Times New Roman" w:cs="Times New Roman"/>
              </w:rPr>
              <w:t>Det at NAV legger feil personopplysninger til grunn i sin egen saksbehandling, eller at feil personopplysninger blir sendt en utenlandsk trygdemyndighet, vil kunne føre til at den registrerte får et økonomisk tap. Dette fordi den registrerte ikke får en ytelse (pensjon eller uføretrygd) som vedkommende egentlig har krav på.</w:t>
            </w:r>
          </w:p>
          <w:p w:rsidRPr="00F95AB1" w:rsidR="00F95AB1" w:rsidP="00F95AB1" w:rsidRDefault="00F95AB1" w14:paraId="27ED23FA" w14:textId="18F84541">
            <w:pPr>
              <w:rPr>
                <w:rFonts w:eastAsia="Times New Roman" w:cs="Times New Roman"/>
              </w:rPr>
            </w:pPr>
            <w:r w:rsidRPr="00F95AB1">
              <w:rPr>
                <w:rFonts w:eastAsia="Times New Roman" w:cs="Times New Roman"/>
              </w:rPr>
              <w:t xml:space="preserve">Den vanligste </w:t>
            </w:r>
            <w:r w:rsidR="00DF56AD">
              <w:rPr>
                <w:rFonts w:eastAsia="Times New Roman" w:cs="Times New Roman"/>
              </w:rPr>
              <w:t>konsekvensen</w:t>
            </w:r>
            <w:r w:rsidRPr="00F95AB1" w:rsidR="00DF56AD">
              <w:rPr>
                <w:rFonts w:eastAsia="Times New Roman" w:cs="Times New Roman"/>
              </w:rPr>
              <w:t xml:space="preserve"> </w:t>
            </w:r>
            <w:r w:rsidRPr="00F95AB1">
              <w:rPr>
                <w:rFonts w:eastAsia="Times New Roman" w:cs="Times New Roman"/>
              </w:rPr>
              <w:t xml:space="preserve">er lengre saksbehandlingstid, noe som </w:t>
            </w:r>
            <w:r w:rsidR="001426C0">
              <w:rPr>
                <w:rFonts w:eastAsia="Times New Roman" w:cs="Times New Roman"/>
              </w:rPr>
              <w:t xml:space="preserve">også </w:t>
            </w:r>
            <w:r w:rsidRPr="00F95AB1">
              <w:rPr>
                <w:rFonts w:eastAsia="Times New Roman" w:cs="Times New Roman"/>
              </w:rPr>
              <w:t xml:space="preserve">vil kunne få midlertidige økonomiske konsekvenser. Dette fordi </w:t>
            </w:r>
            <w:proofErr w:type="spellStart"/>
            <w:r w:rsidRPr="00F95AB1">
              <w:rPr>
                <w:rFonts w:eastAsia="Times New Roman" w:cs="Times New Roman"/>
              </w:rPr>
              <w:t>NAVs</w:t>
            </w:r>
            <w:proofErr w:type="spellEnd"/>
            <w:r w:rsidRPr="00F95AB1">
              <w:rPr>
                <w:rFonts w:eastAsia="Times New Roman" w:cs="Times New Roman"/>
              </w:rPr>
              <w:t xml:space="preserve"> saksbehandling er gjenstand for klage og det er kravdatoen som legges til grunn for en ytelse fra NAV. Hvis NAV har lagt feil personopplysninger til grunn, vil den registrerte derfor lide et midlertidig økonomisk tap til feilen oppdages. Et midlertidig økonomisk tap kan likevel være alvorlig for den enkelte registrerte da vedkommende kan komme i et økonomisk uføre som påfører den registrerte bekymring og stress. </w:t>
            </w:r>
          </w:p>
          <w:p w:rsidRPr="00F95AB1" w:rsidR="00F95AB1" w:rsidP="00F95AB1" w:rsidRDefault="00F95AB1" w14:paraId="4F89F860" w14:textId="7FF9273C">
            <w:pPr>
              <w:rPr>
                <w:rFonts w:eastAsia="Times New Roman" w:cs="Times New Roman"/>
              </w:rPr>
            </w:pPr>
            <w:r w:rsidRPr="00F95AB1">
              <w:rPr>
                <w:rFonts w:eastAsia="Times New Roman" w:cs="Times New Roman"/>
              </w:rPr>
              <w:t>Hvis NAV behandler personopplysninger feil på en måte som får innvirkning på saksbehandlingen, vil det utfordre tillitten til NAV. For den delen av denne gruppen registrerte som er norske statsborgere som b</w:t>
            </w:r>
            <w:r w:rsidR="002C6DFC">
              <w:rPr>
                <w:rFonts w:eastAsia="Times New Roman" w:cs="Times New Roman"/>
              </w:rPr>
              <w:t>o</w:t>
            </w:r>
            <w:r w:rsidRPr="00F95AB1">
              <w:rPr>
                <w:rFonts w:eastAsia="Times New Roman" w:cs="Times New Roman"/>
              </w:rPr>
              <w:t xml:space="preserve">r i et annet EU/EØS-land vil muligens </w:t>
            </w:r>
            <w:r w:rsidRPr="00F95AB1">
              <w:rPr>
                <w:rFonts w:eastAsia="Times New Roman" w:cs="Times New Roman"/>
              </w:rPr>
              <w:t xml:space="preserve">tilliten til NAV uansett utfordres på grunn av forventningene til hvilke rettigheter det norske statsborgerskapet gir norske </w:t>
            </w:r>
            <w:r w:rsidR="00DF56AD">
              <w:rPr>
                <w:rFonts w:eastAsia="Times New Roman" w:cs="Times New Roman"/>
              </w:rPr>
              <w:t>personer</w:t>
            </w:r>
            <w:r w:rsidRPr="00F95AB1">
              <w:rPr>
                <w:rFonts w:eastAsia="Times New Roman" w:cs="Times New Roman"/>
              </w:rPr>
              <w:t xml:space="preserve"> bosatt i utlandet. </w:t>
            </w:r>
          </w:p>
          <w:p w:rsidRPr="00DF77FC" w:rsidR="00F95AB1" w:rsidP="002C6DFC" w:rsidRDefault="00F95AB1" w14:paraId="20CDE2D3" w14:textId="54AB6F59">
            <w:pPr>
              <w:rPr>
                <w:rFonts w:eastAsia="Times New Roman" w:cs="Times New Roman"/>
              </w:rPr>
            </w:pPr>
            <w:r w:rsidRPr="00F95AB1">
              <w:rPr>
                <w:rFonts w:eastAsia="Times New Roman" w:cs="Times New Roman"/>
              </w:rPr>
              <w:t>De aktuelle konsekvensene for den registrertes personvern vurderes på denne bakgrunn til å være lave.</w:t>
            </w:r>
          </w:p>
        </w:tc>
      </w:tr>
      <w:tr w:rsidRPr="00DF77FC" w:rsidR="00F95AB1" w:rsidTr="00F95AB1" w14:paraId="474111D5"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725B8BAB" w14:textId="58DB8153">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95AB1" w:rsidR="00F95AB1" w:rsidP="00F95AB1" w:rsidRDefault="00F95AB1" w14:paraId="364C1B41" w14:textId="33B6FB7C">
            <w:pPr>
              <w:rPr>
                <w:rFonts w:eastAsia="Times New Roman" w:cs="Times New Roman"/>
              </w:rPr>
            </w:pPr>
            <w:r w:rsidRPr="00F95AB1">
              <w:rPr>
                <w:rFonts w:eastAsia="Times New Roman" w:cs="Times New Roman"/>
              </w:rPr>
              <w:t>Det skal lages et eget</w:t>
            </w:r>
            <w:r w:rsidR="002C6DFC">
              <w:rPr>
                <w:rFonts w:eastAsia="Times New Roman" w:cs="Times New Roman"/>
              </w:rPr>
              <w:t xml:space="preserve"> skjermbilde </w:t>
            </w:r>
            <w:r w:rsidRPr="00F95AB1">
              <w:rPr>
                <w:rFonts w:eastAsia="Times New Roman" w:cs="Times New Roman"/>
              </w:rPr>
              <w:t xml:space="preserve">i EESSI Pensjon som støtteverktøy til saksbehandlerne om vurderinger av trygdetid. </w:t>
            </w:r>
          </w:p>
          <w:p w:rsidRPr="00F95AB1" w:rsidR="00F95AB1" w:rsidP="00F95AB1" w:rsidRDefault="00F95AB1" w14:paraId="20BE5811" w14:textId="0DDA920D">
            <w:pPr>
              <w:rPr>
                <w:rFonts w:eastAsia="Times New Roman" w:cs="Times New Roman"/>
              </w:rPr>
            </w:pPr>
            <w:r w:rsidRPr="00F95AB1">
              <w:rPr>
                <w:rFonts w:eastAsia="Times New Roman" w:cs="Times New Roman"/>
              </w:rPr>
              <w:t xml:space="preserve">Det er planlagt å utvikle funksjonalitet i løsningen som sikrer automatisk utfylling av </w:t>
            </w:r>
            <w:proofErr w:type="spellStart"/>
            <w:r w:rsidRPr="00F95AB1">
              <w:rPr>
                <w:rFonts w:eastAsia="Times New Roman" w:cs="Times New Roman"/>
              </w:rPr>
              <w:t>SEDene</w:t>
            </w:r>
            <w:proofErr w:type="spellEnd"/>
            <w:r w:rsidRPr="00F95AB1">
              <w:rPr>
                <w:rFonts w:eastAsia="Times New Roman" w:cs="Times New Roman"/>
              </w:rPr>
              <w:t xml:space="preserve"> ved </w:t>
            </w:r>
            <w:r w:rsidR="002C6DFC">
              <w:rPr>
                <w:rFonts w:eastAsia="Times New Roman" w:cs="Times New Roman"/>
              </w:rPr>
              <w:t xml:space="preserve">at </w:t>
            </w:r>
            <w:r w:rsidRPr="00F95AB1">
              <w:rPr>
                <w:rFonts w:eastAsia="Times New Roman" w:cs="Times New Roman"/>
              </w:rPr>
              <w:t xml:space="preserve">opplysningene hentes direkte fra interne registre i NAV. Det antas at dette vil redusere sannsynligheten for at det skjer feil ved manuell utfylling av </w:t>
            </w:r>
            <w:proofErr w:type="spellStart"/>
            <w:r w:rsidRPr="00F95AB1">
              <w:rPr>
                <w:rFonts w:eastAsia="Times New Roman" w:cs="Times New Roman"/>
              </w:rPr>
              <w:t>SEDene</w:t>
            </w:r>
            <w:proofErr w:type="spellEnd"/>
            <w:r w:rsidRPr="00F95AB1">
              <w:rPr>
                <w:rFonts w:eastAsia="Times New Roman" w:cs="Times New Roman"/>
              </w:rPr>
              <w:t xml:space="preserve">. Slik funksjonalitet vil imidlertid medføre nye personvernrisikoer. Det er tatt stilling til disse i personvernscenario P4.  </w:t>
            </w:r>
          </w:p>
          <w:p w:rsidRPr="00DF77FC" w:rsidR="00F95AB1" w:rsidP="00F95AB1" w:rsidRDefault="00F95AB1" w14:paraId="3D0A17D5" w14:textId="5B68FCA9">
            <w:pPr>
              <w:rPr>
                <w:rFonts w:eastAsia="Times New Roman" w:cs="Times New Roman"/>
              </w:rPr>
            </w:pPr>
            <w:r w:rsidRPr="00F95AB1">
              <w:rPr>
                <w:rFonts w:eastAsia="Times New Roman" w:cs="Times New Roman"/>
              </w:rPr>
              <w:t>Det skal utarbeides et eget opplæringsprogram for saksbehandlere før produksjonssetting. Det er planlagt at intern opplæring skal gjennomføres i september</w:t>
            </w:r>
            <w:r w:rsidR="001426C0">
              <w:rPr>
                <w:rFonts w:eastAsia="Times New Roman" w:cs="Times New Roman"/>
              </w:rPr>
              <w:t>/oktober</w:t>
            </w:r>
            <w:r w:rsidRPr="00F95AB1">
              <w:rPr>
                <w:rFonts w:eastAsia="Times New Roman" w:cs="Times New Roman"/>
              </w:rPr>
              <w:t xml:space="preserve"> 2019.</w:t>
            </w:r>
          </w:p>
        </w:tc>
      </w:tr>
    </w:tbl>
    <w:p w:rsidR="00EE4606" w:rsidP="001747D7" w:rsidRDefault="00EE4606" w14:paraId="5F74BF6E"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F95AB1" w:rsidTr="00F95AB1" w14:paraId="508A75C3"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DF77FC" w:rsidR="00F95AB1" w:rsidP="00F95AB1" w:rsidRDefault="00F95AB1" w14:paraId="49B8C5D6" w14:textId="20E6DC71">
            <w:pPr>
              <w:jc w:val="center"/>
              <w:rPr>
                <w:rFonts w:eastAsia="Times New Roman" w:cs="Times New Roman"/>
                <w:b/>
                <w:bCs/>
              </w:rPr>
            </w:pPr>
            <w:r w:rsidRPr="00DF77FC">
              <w:rPr>
                <w:rFonts w:eastAsia="Times New Roman" w:cs="Times New Roman"/>
              </w:rPr>
              <w:t xml:space="preserve">Personvernscenario </w:t>
            </w:r>
            <w:r>
              <w:rPr>
                <w:rFonts w:eastAsia="Times New Roman" w:cs="Times New Roman"/>
              </w:rPr>
              <w:t>P4</w:t>
            </w:r>
            <w:r w:rsidRPr="00EE4606">
              <w:rPr>
                <w:rFonts w:eastAsia="Times New Roman" w:cs="Times New Roman"/>
              </w:rPr>
              <w:t>. «</w:t>
            </w:r>
            <w:r w:rsidRPr="00F95AB1">
              <w:rPr>
                <w:rFonts w:eastAsia="Times New Roman" w:cs="Times New Roman"/>
              </w:rPr>
              <w:t>Feil ved elektronisk overføring (personopplysninger behandles ikke med riktighet)</w:t>
            </w:r>
            <w:r w:rsidRPr="00EE4606">
              <w:rPr>
                <w:rFonts w:eastAsia="Times New Roman" w:cs="Times New Roman"/>
              </w:rPr>
              <w:t>»</w:t>
            </w:r>
          </w:p>
        </w:tc>
      </w:tr>
      <w:tr w:rsidRPr="00DF77FC" w:rsidR="00F95AB1" w:rsidTr="00F95AB1" w14:paraId="66FDCE54"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F95AB1" w:rsidP="00F95AB1" w:rsidRDefault="00F95AB1" w14:paraId="6AD49D91"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F95AB1" w14:paraId="79ADBACF" w14:textId="08486EAA">
            <w:pPr>
              <w:rPr>
                <w:rFonts w:eastAsia="Times New Roman" w:cs="Times New Roman"/>
              </w:rPr>
            </w:pPr>
            <w:r>
              <w:rPr>
                <w:rFonts w:eastAsia="Times New Roman" w:cs="Times New Roman"/>
                <w:color w:val="808080" w:themeColor="background1" w:themeShade="80"/>
              </w:rPr>
              <w:t>3</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F95AB1" w:rsidP="00F95AB1" w:rsidRDefault="00F95AB1" w14:paraId="18E49010"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F95AB1" w14:paraId="137768D7" w14:textId="3A061788">
            <w:pPr>
              <w:rPr>
                <w:rFonts w:eastAsia="Times New Roman" w:cs="Times New Roman"/>
              </w:rPr>
            </w:pPr>
            <w:r>
              <w:rPr>
                <w:rFonts w:eastAsia="Times New Roman" w:cs="Times New Roman"/>
                <w:color w:val="808080" w:themeColor="background1" w:themeShade="80"/>
              </w:rPr>
              <w:t>3</w:t>
            </w:r>
          </w:p>
        </w:tc>
      </w:tr>
      <w:tr w:rsidRPr="00DF77FC" w:rsidR="00F95AB1" w:rsidTr="00F95AB1" w14:paraId="2DF838D5"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31E15EA2"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F95AB1" w:rsidTr="00F95AB1" w14:paraId="3C213513"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F95AB1" w:rsidP="00F95AB1" w:rsidRDefault="00F95AB1" w14:paraId="26A8FDE6" w14:textId="26488299">
            <w:pPr>
              <w:rPr>
                <w:rFonts w:eastAsia="Times New Roman" w:cs="Times New Roman"/>
              </w:rPr>
            </w:pPr>
            <w:r w:rsidRPr="00F95AB1">
              <w:rPr>
                <w:rFonts w:eastAsia="Times New Roman" w:cs="Times New Roman"/>
              </w:rPr>
              <w:t>Det er en generell risiko for at det skjer feil ved elektronisk overføring av informasjon fra øvrige registre i NAV slik at personopplysningene som legges til grunn i saksbehandlingen av pensjons- og uføretrygdsaker mistes midlertidig, blir feil eller mangelfulle.</w:t>
            </w:r>
          </w:p>
        </w:tc>
      </w:tr>
      <w:tr w:rsidRPr="00DF77FC" w:rsidR="00F95AB1" w:rsidTr="00F95AB1" w14:paraId="08DB98F1"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60FDEF8B" w14:textId="77777777">
            <w:pPr>
              <w:jc w:val="center"/>
              <w:rPr>
                <w:rFonts w:eastAsia="Times New Roman" w:cs="Times New Roman"/>
              </w:rPr>
            </w:pPr>
            <w:r w:rsidRPr="00DF77FC">
              <w:rPr>
                <w:rFonts w:eastAsia="Times New Roman" w:cs="Times New Roman"/>
              </w:rPr>
              <w:t>Vurdering</w:t>
            </w:r>
          </w:p>
        </w:tc>
      </w:tr>
      <w:tr w:rsidRPr="00DF77FC" w:rsidR="00F95AB1" w:rsidTr="00F95AB1" w14:paraId="304AA227"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F95AB1" w:rsidP="00BB120E" w:rsidRDefault="00BB120E" w14:paraId="6B87092D" w14:textId="08470798">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6A419A" w:rsidRDefault="00F95AB1" w14:paraId="3677E2F5" w14:textId="48757A47">
            <w:pPr>
              <w:rPr>
                <w:rFonts w:eastAsia="Times New Roman" w:cs="Times New Roman"/>
              </w:rPr>
            </w:pPr>
            <w:r w:rsidRPr="00F95AB1">
              <w:rPr>
                <w:rFonts w:eastAsia="Times New Roman" w:cs="Times New Roman"/>
              </w:rPr>
              <w:t xml:space="preserve">Per denne personvernkonsekvensvurderingens dato, skjer utfyllingen av informasjon som skal sendes til utlandet manuelt. Imidlertid er det planlagt at denne utfyllingen skal automatiseres ved at informasjonen hentes fra ulike registre i NAV. Automatisert utfylling av informasjon i </w:t>
            </w:r>
            <w:proofErr w:type="spellStart"/>
            <w:r w:rsidRPr="00F95AB1">
              <w:rPr>
                <w:rFonts w:eastAsia="Times New Roman" w:cs="Times New Roman"/>
              </w:rPr>
              <w:t>SEDene</w:t>
            </w:r>
            <w:proofErr w:type="spellEnd"/>
            <w:r w:rsidRPr="00F95AB1">
              <w:rPr>
                <w:rFonts w:eastAsia="Times New Roman" w:cs="Times New Roman"/>
              </w:rPr>
              <w:t xml:space="preserve"> innebærer at informasjon rutes fra registre i NAV. Denne behandlingen av </w:t>
            </w:r>
            <w:r w:rsidRPr="00F95AB1">
              <w:rPr>
                <w:rFonts w:eastAsia="Times New Roman" w:cs="Times New Roman"/>
              </w:rPr>
              <w:t>personopplysninger innebærer risiko for at feil informasjon overføres eller at informasjonen går tapt under selve overføringen.</w:t>
            </w:r>
          </w:p>
        </w:tc>
      </w:tr>
      <w:tr w:rsidRPr="00DF77FC" w:rsidR="00F95AB1" w:rsidTr="00F95AB1" w14:paraId="0E8EFA4D"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3A3B8125" w14:textId="0EACF444">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133D9D" w14:paraId="17D62D27" w14:textId="2FED6162">
            <w:pPr>
              <w:rPr>
                <w:rFonts w:eastAsia="Times New Roman" w:cs="Times New Roman"/>
              </w:rPr>
            </w:pPr>
            <w:r w:rsidRPr="00133D9D">
              <w:rPr>
                <w:rFonts w:eastAsia="Times New Roman" w:cs="Times New Roman"/>
              </w:rPr>
              <w:t>Det å ikke behandle personopplysninger med riktighet vil kunne være et brudd på personvernprinsippet riktighet, jf. GDPR artikkel 5 nr. 1 bokstav d).</w:t>
            </w:r>
          </w:p>
        </w:tc>
      </w:tr>
      <w:tr w:rsidRPr="00DF77FC" w:rsidR="00F95AB1" w:rsidTr="00F95AB1" w14:paraId="2ABE256D"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1E251A3E" w14:textId="29B58C19">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133D9D" w:rsidP="00133D9D" w:rsidRDefault="00133D9D" w14:paraId="151DFF4D" w14:textId="77777777">
            <w:pPr>
              <w:rPr>
                <w:rFonts w:eastAsia="Times New Roman" w:cs="Times New Roman"/>
              </w:rPr>
            </w:pPr>
            <w:r w:rsidRPr="00133D9D">
              <w:rPr>
                <w:rFonts w:eastAsia="Times New Roman" w:cs="Times New Roman"/>
              </w:rPr>
              <w:t xml:space="preserve">Den funksjonaliteten som er planlagt for automatisk overføring av informasjon, gjelder overføring fra to systemer (TPS og Pesys). Det antas at frekvensen av feil er forholdsvis lav fordi det kun innhentes informasjon fra to kilder. Det er imidlertid noe sannsynlighet for at feil kan skje fordi de ulike kildene har forskjellige informasjonsverdier som ikke korresponderer når man overfører informasjon fra et system til et annet. </w:t>
            </w:r>
          </w:p>
          <w:p w:rsidRPr="00133D9D" w:rsidR="00133D9D" w:rsidP="00133D9D" w:rsidRDefault="00133D9D" w14:paraId="3AD7F5E1" w14:textId="77777777">
            <w:pPr>
              <w:rPr>
                <w:rFonts w:eastAsia="Times New Roman" w:cs="Times New Roman"/>
              </w:rPr>
            </w:pPr>
            <w:r w:rsidRPr="00133D9D">
              <w:rPr>
                <w:rFonts w:eastAsia="Times New Roman" w:cs="Times New Roman"/>
              </w:rPr>
              <w:t xml:space="preserve">Det er noe usikkerhet knyttet til denne vurderingen, men det er sannsynlig at tekniske feil vil skje, særlig i forbindelse med produksjonssetting og i den tekniske løsningens første leveår. </w:t>
            </w:r>
          </w:p>
          <w:p w:rsidRPr="00DF77FC" w:rsidR="00F95AB1" w:rsidP="00133D9D" w:rsidRDefault="00133D9D" w14:paraId="106C6DD4" w14:textId="4B80877A">
            <w:pPr>
              <w:rPr>
                <w:rFonts w:eastAsia="Times New Roman" w:cs="Times New Roman"/>
              </w:rPr>
            </w:pPr>
            <w:r w:rsidRPr="00133D9D">
              <w:rPr>
                <w:rFonts w:eastAsia="Times New Roman" w:cs="Times New Roman"/>
              </w:rPr>
              <w:t xml:space="preserve">På bakgrunn av denne vurderingen antas det at det vil skje feil. Imidlertid legges det til grunn at sannsynligheten for feil vil reduseres </w:t>
            </w:r>
            <w:r w:rsidRPr="00133D9D" w:rsidR="001F6D56">
              <w:rPr>
                <w:rFonts w:eastAsia="Times New Roman" w:cs="Times New Roman"/>
              </w:rPr>
              <w:t>til sannsynlighetsnivå</w:t>
            </w:r>
            <w:r w:rsidRPr="00133D9D">
              <w:rPr>
                <w:rFonts w:eastAsia="Times New Roman" w:cs="Times New Roman"/>
              </w:rPr>
              <w:t xml:space="preserve"> 1 etter det første året er omme. Ved utvikling av ny funksjonalitet eller påkobling av andre systemer eller kilder, vil sannsynligheten for feil økes på ny.</w:t>
            </w:r>
          </w:p>
        </w:tc>
      </w:tr>
      <w:tr w:rsidRPr="00DF77FC" w:rsidR="00F95AB1" w:rsidTr="00F95AB1" w14:paraId="69B358FF"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5BAE7E0B" w14:textId="5D8FD2AC">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133D9D" w:rsidP="00133D9D" w:rsidRDefault="00133D9D" w14:paraId="767B5D6F" w14:textId="77777777">
            <w:pPr>
              <w:rPr>
                <w:rFonts w:eastAsia="Times New Roman" w:cs="Times New Roman"/>
              </w:rPr>
            </w:pPr>
            <w:r w:rsidRPr="00133D9D">
              <w:rPr>
                <w:rFonts w:eastAsia="Times New Roman" w:cs="Times New Roman"/>
              </w:rPr>
              <w:t xml:space="preserve">For EESSI Pensjon </w:t>
            </w:r>
            <w:r w:rsidRPr="00287AA1">
              <w:rPr>
                <w:rFonts w:eastAsia="Times New Roman" w:cs="Times New Roman"/>
                <w:strike/>
                <w:highlight w:val="lightGray"/>
                <w:rPrChange w:author="Støylen, Mari" w:date="2021-05-04T10:15:00Z" w:id="566">
                  <w:rPr>
                    <w:rFonts w:eastAsia="Times New Roman" w:cs="Times New Roman"/>
                  </w:rPr>
                </w:rPrChange>
              </w:rPr>
              <w:t>og selvbetjeningsløsningen</w:t>
            </w:r>
            <w:r w:rsidRPr="00133D9D">
              <w:rPr>
                <w:rFonts w:eastAsia="Times New Roman" w:cs="Times New Roman"/>
              </w:rPr>
              <w:t xml:space="preserve"> har NAV forsøkt å redusere konsekvensene av eventuelle feil i oppbygningen av løsningen. EESSI Pensjon </w:t>
            </w:r>
            <w:r w:rsidRPr="00287AA1">
              <w:rPr>
                <w:rFonts w:eastAsia="Times New Roman" w:cs="Times New Roman"/>
                <w:strike/>
                <w:highlight w:val="lightGray"/>
                <w:rPrChange w:author="Støylen, Mari" w:date="2021-05-04T10:15:00Z" w:id="567">
                  <w:rPr>
                    <w:rFonts w:eastAsia="Times New Roman" w:cs="Times New Roman"/>
                  </w:rPr>
                </w:rPrChange>
              </w:rPr>
              <w:t>og selvbetjeningsløsningen</w:t>
            </w:r>
            <w:r w:rsidRPr="00133D9D">
              <w:rPr>
                <w:rFonts w:eastAsia="Times New Roman" w:cs="Times New Roman"/>
              </w:rPr>
              <w:t xml:space="preserve"> er bygget på en slik måte at når feil skjer, vil de ikke påvirke hele den tekniske løsningen, men skal være isolert i størst mulig grad. Utformingen av den tekniske infrastrukturen skal med andre ord være med å sikre at eventuelle feil ikke skal få store konsekvenser. </w:t>
            </w:r>
          </w:p>
          <w:p w:rsidRPr="00133D9D" w:rsidR="00133D9D" w:rsidP="00133D9D" w:rsidRDefault="00133D9D" w14:paraId="75BC5BCA" w14:textId="77777777">
            <w:pPr>
              <w:rPr>
                <w:rFonts w:eastAsia="Times New Roman" w:cs="Times New Roman"/>
              </w:rPr>
            </w:pPr>
            <w:r w:rsidRPr="00133D9D">
              <w:rPr>
                <w:rFonts w:eastAsia="Times New Roman" w:cs="Times New Roman"/>
              </w:rPr>
              <w:t xml:space="preserve">Økt saksbehandlingstid er en sannsynlig konsekvens av feil ved overføring av personopplysninger som fører til at opplysningene mistes midlertidig, blir feil eller er mangelfulle. Dette vil medføre mer arbeid for saksbehandler, i og med at vedkommende manuelt må hente personopplysningene, og kan i verste fall føre til at utenlandske trygdemyndigheter legger feil opplysninger til grunn som beslutningsgrunnlag. Dette kan igjen føre til feil utbetalinger (økonomiske konsekvenser for den registrerte). </w:t>
            </w:r>
          </w:p>
          <w:p w:rsidRPr="00133D9D" w:rsidR="00133D9D" w:rsidP="00133D9D" w:rsidRDefault="00133D9D" w14:paraId="561A46F2" w14:textId="77777777">
            <w:pPr>
              <w:rPr>
                <w:rFonts w:eastAsia="Times New Roman" w:cs="Times New Roman"/>
              </w:rPr>
            </w:pPr>
            <w:r w:rsidRPr="00133D9D">
              <w:rPr>
                <w:rFonts w:eastAsia="Times New Roman" w:cs="Times New Roman"/>
              </w:rPr>
              <w:t>Manglende riktighet i behandlingen kan generelt føre til manglende tillit hos den registrerte for hvordan behandling av trygdeytelser skjer.</w:t>
            </w:r>
          </w:p>
          <w:p w:rsidRPr="00DF77FC" w:rsidR="00F95AB1" w:rsidP="006A419A" w:rsidRDefault="00133D9D" w14:paraId="502655B8" w14:textId="5DE0DD91">
            <w:pPr>
              <w:rPr>
                <w:rFonts w:eastAsia="Times New Roman" w:cs="Times New Roman"/>
              </w:rPr>
            </w:pPr>
            <w:r w:rsidRPr="00133D9D">
              <w:rPr>
                <w:rFonts w:eastAsia="Times New Roman" w:cs="Times New Roman"/>
              </w:rPr>
              <w:t>De aktuelle konsekvensene for den registrertes personvern vurderes på denne bakgrunn til å være moderate.</w:t>
            </w:r>
          </w:p>
        </w:tc>
      </w:tr>
      <w:tr w:rsidRPr="00DF77FC" w:rsidR="00F95AB1" w:rsidTr="00F95AB1" w14:paraId="289EC6A3"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206A10B8" w14:textId="55B1E092">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133D9D" w:rsidP="00133D9D" w:rsidRDefault="00133D9D" w14:paraId="2B4100DD" w14:textId="77777777">
            <w:pPr>
              <w:rPr>
                <w:rFonts w:eastAsia="Times New Roman" w:cs="Times New Roman"/>
              </w:rPr>
            </w:pPr>
            <w:r w:rsidRPr="00133D9D">
              <w:rPr>
                <w:rFonts w:eastAsia="Times New Roman" w:cs="Times New Roman"/>
              </w:rPr>
              <w:t xml:space="preserve">Løsningen testes løpende i tråd med alminnelige utviklingsstandarder. Dette innebærer blant annet at hver gang ny kode </w:t>
            </w:r>
            <w:proofErr w:type="gramStart"/>
            <w:r w:rsidRPr="00133D9D">
              <w:rPr>
                <w:rFonts w:eastAsia="Times New Roman" w:cs="Times New Roman"/>
              </w:rPr>
              <w:t>implementeres</w:t>
            </w:r>
            <w:proofErr w:type="gramEnd"/>
            <w:r w:rsidRPr="00133D9D">
              <w:rPr>
                <w:rFonts w:eastAsia="Times New Roman" w:cs="Times New Roman"/>
              </w:rPr>
              <w:t xml:space="preserve">, kjøres det automatiske tester av koden for å finne feil. I tillegg testes koden manuelt. Det er også planlagt nordisk testing av EESSI Pensjon for å verifisere sending og mottak av </w:t>
            </w:r>
            <w:proofErr w:type="spellStart"/>
            <w:r w:rsidRPr="00133D9D">
              <w:rPr>
                <w:rFonts w:eastAsia="Times New Roman" w:cs="Times New Roman"/>
              </w:rPr>
              <w:t>SEDene</w:t>
            </w:r>
            <w:proofErr w:type="spellEnd"/>
            <w:r w:rsidRPr="00133D9D">
              <w:rPr>
                <w:rFonts w:eastAsia="Times New Roman" w:cs="Times New Roman"/>
              </w:rPr>
              <w:t xml:space="preserve">.  </w:t>
            </w:r>
          </w:p>
          <w:p w:rsidRPr="00133D9D" w:rsidR="00133D9D" w:rsidP="00133D9D" w:rsidRDefault="00133D9D" w14:paraId="77CAF1AD" w14:textId="1B9FBFDE">
            <w:pPr>
              <w:rPr>
                <w:rFonts w:eastAsia="Times New Roman" w:cs="Times New Roman"/>
              </w:rPr>
            </w:pPr>
            <w:r w:rsidRPr="00133D9D">
              <w:rPr>
                <w:rFonts w:eastAsia="Times New Roman" w:cs="Times New Roman"/>
              </w:rPr>
              <w:t xml:space="preserve">EESSI Pensjon </w:t>
            </w:r>
            <w:r w:rsidRPr="00287AA1">
              <w:rPr>
                <w:rFonts w:eastAsia="Times New Roman" w:cs="Times New Roman"/>
                <w:strike/>
                <w:highlight w:val="lightGray"/>
                <w:rPrChange w:author="Støylen, Mari" w:date="2021-05-04T10:16:00Z" w:id="568">
                  <w:rPr>
                    <w:rFonts w:eastAsia="Times New Roman" w:cs="Times New Roman"/>
                  </w:rPr>
                </w:rPrChange>
              </w:rPr>
              <w:t>og selvbetjeningsløsningen</w:t>
            </w:r>
            <w:r w:rsidRPr="00133D9D">
              <w:rPr>
                <w:rFonts w:eastAsia="Times New Roman" w:cs="Times New Roman"/>
              </w:rPr>
              <w:t xml:space="preserve"> utformes på en måte som gjør det mulig å gjøre funksjonelle endringer i systemet på en relativ enkel måte på bakgrunn av de erfaringene som gjøres om hvordan systemet fungerer. Det er etablert prosesser som gjør det mulig å fange opp problemer i systemet underveis og utbedre svakheter. Disse prosessene inkluderer rutiner for </w:t>
            </w:r>
            <w:r w:rsidRPr="00133D9D" w:rsidR="002C6DFC">
              <w:rPr>
                <w:rFonts w:eastAsia="Times New Roman" w:cs="Times New Roman"/>
              </w:rPr>
              <w:t>å varsle</w:t>
            </w:r>
            <w:r w:rsidRPr="00133D9D">
              <w:rPr>
                <w:rFonts w:eastAsia="Times New Roman" w:cs="Times New Roman"/>
              </w:rPr>
              <w:t xml:space="preserve"> feil, logging av feil og </w:t>
            </w:r>
            <w:r w:rsidR="002C6DFC">
              <w:rPr>
                <w:rFonts w:eastAsia="Times New Roman" w:cs="Times New Roman"/>
              </w:rPr>
              <w:t>daglig kontroll av</w:t>
            </w:r>
            <w:r w:rsidRPr="00133D9D">
              <w:rPr>
                <w:rFonts w:eastAsia="Times New Roman" w:cs="Times New Roman"/>
              </w:rPr>
              <w:t xml:space="preserve"> loggene for å oppdage feil i systemet. Loggene er utformet på en måte </w:t>
            </w:r>
            <w:r w:rsidR="002C6DFC">
              <w:rPr>
                <w:rFonts w:eastAsia="Times New Roman" w:cs="Times New Roman"/>
              </w:rPr>
              <w:t xml:space="preserve">som </w:t>
            </w:r>
            <w:r w:rsidRPr="00133D9D">
              <w:rPr>
                <w:rFonts w:eastAsia="Times New Roman" w:cs="Times New Roman"/>
              </w:rPr>
              <w:t xml:space="preserve">identifiserer hvor feilen ligger. Systemet er delt opp slik at endringer i en del av det, ikke påvirker funksjonaliteten i andre deler av systemet. Dette er uttrykk for </w:t>
            </w:r>
            <w:proofErr w:type="spellStart"/>
            <w:r w:rsidRPr="00133D9D">
              <w:rPr>
                <w:rFonts w:eastAsia="Times New Roman" w:cs="Times New Roman"/>
              </w:rPr>
              <w:t>NAVs</w:t>
            </w:r>
            <w:proofErr w:type="spellEnd"/>
            <w:r w:rsidRPr="00133D9D">
              <w:rPr>
                <w:rFonts w:eastAsia="Times New Roman" w:cs="Times New Roman"/>
              </w:rPr>
              <w:t xml:space="preserve"> endringsevne som vil kunne virke risikoreduserende.  </w:t>
            </w:r>
          </w:p>
          <w:p w:rsidRPr="0091594C" w:rsidR="00F95AB1" w:rsidP="002C6DFC" w:rsidRDefault="00133D9D" w14:paraId="201033C5" w14:textId="568E8A60">
            <w:pPr>
              <w:rPr>
                <w:rFonts w:eastAsia="Times New Roman" w:cs="Times New Roman"/>
                <w:strike/>
                <w:rPrChange w:author="Støylen, Mari" w:date="2021-04-12T17:50:00Z" w:id="569">
                  <w:rPr>
                    <w:rFonts w:eastAsia="Times New Roman" w:cs="Times New Roman"/>
                  </w:rPr>
                </w:rPrChange>
              </w:rPr>
            </w:pPr>
            <w:r w:rsidRPr="00287AA1">
              <w:rPr>
                <w:rFonts w:eastAsia="Times New Roman" w:cs="Times New Roman"/>
                <w:strike/>
                <w:highlight w:val="lightGray"/>
                <w:rPrChange w:author="Støylen, Mari" w:date="2021-05-04T10:16:00Z" w:id="570">
                  <w:rPr>
                    <w:rFonts w:eastAsia="Times New Roman" w:cs="Times New Roman"/>
                  </w:rPr>
                </w:rPrChange>
              </w:rPr>
              <w:t xml:space="preserve">Det er gjennomført en pilot for selvbetjeningsløsningen knyttet til EESSI Pensjon, og EESSI er </w:t>
            </w:r>
            <w:proofErr w:type="spellStart"/>
            <w:r w:rsidRPr="00287AA1">
              <w:rPr>
                <w:rFonts w:eastAsia="Times New Roman" w:cs="Times New Roman"/>
                <w:strike/>
                <w:highlight w:val="lightGray"/>
                <w:rPrChange w:author="Støylen, Mari" w:date="2021-05-04T10:16:00Z" w:id="571">
                  <w:rPr>
                    <w:rFonts w:eastAsia="Times New Roman" w:cs="Times New Roman"/>
                  </w:rPr>
                </w:rPrChange>
              </w:rPr>
              <w:t>produksjonssatt</w:t>
            </w:r>
            <w:proofErr w:type="spellEnd"/>
            <w:r w:rsidRPr="00287AA1">
              <w:rPr>
                <w:rFonts w:eastAsia="Times New Roman" w:cs="Times New Roman"/>
                <w:strike/>
                <w:highlight w:val="lightGray"/>
                <w:rPrChange w:author="Støylen, Mari" w:date="2021-05-04T10:16:00Z" w:id="572">
                  <w:rPr>
                    <w:rFonts w:eastAsia="Times New Roman" w:cs="Times New Roman"/>
                  </w:rPr>
                </w:rPrChange>
              </w:rPr>
              <w:t xml:space="preserve"> for andre områder (f.eks. familieytelser). Piloten har gitt NAV erfaring om hvordan selvbetjeningsløsningen har fungert i praksis, mens produksjonssetting av løsningen på andre områder har vist hvordan EESSI fungerer. Dette har gitt NAV mulighet til å oppdage feil ved den elektroniske overføringen av </w:t>
            </w:r>
            <w:r w:rsidRPr="00287AA1" w:rsidR="001F6D56">
              <w:rPr>
                <w:rFonts w:eastAsia="Times New Roman" w:cs="Times New Roman"/>
                <w:strike/>
                <w:highlight w:val="lightGray"/>
                <w:rPrChange w:author="Støylen, Mari" w:date="2021-05-04T10:16:00Z" w:id="573">
                  <w:rPr>
                    <w:rFonts w:eastAsia="Times New Roman" w:cs="Times New Roman"/>
                  </w:rPr>
                </w:rPrChange>
              </w:rPr>
              <w:t>informasjon både</w:t>
            </w:r>
            <w:r w:rsidRPr="00287AA1">
              <w:rPr>
                <w:rFonts w:eastAsia="Times New Roman" w:cs="Times New Roman"/>
                <w:strike/>
                <w:highlight w:val="lightGray"/>
                <w:rPrChange w:author="Støylen, Mari" w:date="2021-05-04T10:16:00Z" w:id="574">
                  <w:rPr>
                    <w:rFonts w:eastAsia="Times New Roman" w:cs="Times New Roman"/>
                  </w:rPr>
                </w:rPrChange>
              </w:rPr>
              <w:t xml:space="preserve"> i selvbetjeningsløsningen og i EESSI.</w:t>
            </w:r>
          </w:p>
        </w:tc>
      </w:tr>
    </w:tbl>
    <w:p w:rsidR="00F95AB1" w:rsidP="001747D7" w:rsidRDefault="00F95AB1" w14:paraId="2655EED9"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F95AB1" w:rsidTr="00F95AB1" w14:paraId="169C25BC"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DF77FC" w:rsidR="00F95AB1" w:rsidP="00F95AB1" w:rsidRDefault="00F95AB1" w14:paraId="55AADAE3" w14:textId="04EFA4E4">
            <w:pPr>
              <w:jc w:val="center"/>
              <w:rPr>
                <w:rFonts w:eastAsia="Times New Roman" w:cs="Times New Roman"/>
                <w:b/>
                <w:bCs/>
              </w:rPr>
            </w:pPr>
            <w:r w:rsidRPr="00DF77FC">
              <w:rPr>
                <w:rFonts w:eastAsia="Times New Roman" w:cs="Times New Roman"/>
              </w:rPr>
              <w:t xml:space="preserve">Personvernscenario </w:t>
            </w:r>
            <w:r w:rsidR="00133D9D">
              <w:rPr>
                <w:rFonts w:eastAsia="Times New Roman" w:cs="Times New Roman"/>
              </w:rPr>
              <w:t>P5</w:t>
            </w:r>
            <w:r w:rsidRPr="00EE4606">
              <w:rPr>
                <w:rFonts w:eastAsia="Times New Roman" w:cs="Times New Roman"/>
              </w:rPr>
              <w:t>. «</w:t>
            </w:r>
            <w:r w:rsidRPr="00133D9D" w:rsidR="00133D9D">
              <w:rPr>
                <w:rFonts w:eastAsia="Times New Roman" w:cs="Times New Roman"/>
              </w:rPr>
              <w:t>Feil knyttet til datakvalitet i interne registre (personopplysninger behandles ikke med riktighet)»</w:t>
            </w:r>
          </w:p>
        </w:tc>
      </w:tr>
      <w:tr w:rsidRPr="00DF77FC" w:rsidR="00F95AB1" w:rsidTr="00F95AB1" w14:paraId="1B597E5A"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F95AB1" w:rsidP="00F95AB1" w:rsidRDefault="00F95AB1" w14:paraId="7F606D04"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133D9D" w14:paraId="31433CD9" w14:textId="5F019B2D">
            <w:pPr>
              <w:rPr>
                <w:rFonts w:eastAsia="Times New Roman" w:cs="Times New Roman"/>
              </w:rPr>
            </w:pPr>
            <w:r>
              <w:rPr>
                <w:rFonts w:eastAsia="Times New Roman" w:cs="Times New Roman"/>
                <w:color w:val="808080" w:themeColor="background1" w:themeShade="80"/>
              </w:rPr>
              <w:t>2</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F95AB1" w:rsidP="00F95AB1" w:rsidRDefault="00F95AB1" w14:paraId="7B821730"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133D9D" w14:paraId="48C07BC8" w14:textId="495F4C7C">
            <w:pPr>
              <w:rPr>
                <w:rFonts w:eastAsia="Times New Roman" w:cs="Times New Roman"/>
              </w:rPr>
            </w:pPr>
            <w:r>
              <w:rPr>
                <w:rFonts w:eastAsia="Times New Roman" w:cs="Times New Roman"/>
                <w:color w:val="808080" w:themeColor="background1" w:themeShade="80"/>
              </w:rPr>
              <w:t>3</w:t>
            </w:r>
          </w:p>
        </w:tc>
      </w:tr>
      <w:tr w:rsidRPr="00DF77FC" w:rsidR="00F95AB1" w:rsidTr="00F95AB1" w14:paraId="64E99D2E"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5350FC3D"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F95AB1" w:rsidTr="00F95AB1" w14:paraId="387DCAE2"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F95AB1" w:rsidP="00DF56AD" w:rsidRDefault="00133D9D" w14:paraId="713FD290" w14:textId="296C0C0D">
            <w:pPr>
              <w:rPr>
                <w:rFonts w:eastAsia="Times New Roman" w:cs="Times New Roman"/>
              </w:rPr>
            </w:pPr>
            <w:r w:rsidRPr="00133D9D">
              <w:rPr>
                <w:rFonts w:eastAsia="Times New Roman" w:cs="Times New Roman"/>
              </w:rPr>
              <w:t>Det er en generell risiko for at personopplysninger som hentes fra de interne kildene i NAV til EESSI Pensjon ikke er oppdaterte. Dette gjelder</w:t>
            </w:r>
            <w:r w:rsidR="00DF56AD">
              <w:rPr>
                <w:rFonts w:eastAsia="Times New Roman" w:cs="Times New Roman"/>
              </w:rPr>
              <w:t xml:space="preserve"> særlig</w:t>
            </w:r>
            <w:r w:rsidRPr="00133D9D">
              <w:rPr>
                <w:rFonts w:eastAsia="Times New Roman" w:cs="Times New Roman"/>
              </w:rPr>
              <w:t xml:space="preserve"> norske </w:t>
            </w:r>
            <w:r w:rsidR="00DF56AD">
              <w:rPr>
                <w:rFonts w:eastAsia="Times New Roman" w:cs="Times New Roman"/>
              </w:rPr>
              <w:t>statsborgere</w:t>
            </w:r>
            <w:r w:rsidRPr="00133D9D">
              <w:rPr>
                <w:rFonts w:eastAsia="Times New Roman" w:cs="Times New Roman"/>
              </w:rPr>
              <w:t xml:space="preserve"> som bor utenfor Norge</w:t>
            </w:r>
            <w:r w:rsidR="00DF56AD">
              <w:rPr>
                <w:rFonts w:eastAsia="Times New Roman" w:cs="Times New Roman"/>
              </w:rPr>
              <w:t xml:space="preserve"> eller EØS-borgere som kan ha trygderettigheter i Norge, men som bor i utlandet</w:t>
            </w:r>
            <w:r w:rsidRPr="00133D9D">
              <w:rPr>
                <w:rFonts w:eastAsia="Times New Roman" w:cs="Times New Roman"/>
              </w:rPr>
              <w:t>. Dette fordi de</w:t>
            </w:r>
            <w:r w:rsidR="00DF56AD">
              <w:rPr>
                <w:rFonts w:eastAsia="Times New Roman" w:cs="Times New Roman"/>
              </w:rPr>
              <w:t>nne gruppen registrerte</w:t>
            </w:r>
            <w:r w:rsidRPr="00133D9D">
              <w:rPr>
                <w:rFonts w:eastAsia="Times New Roman" w:cs="Times New Roman"/>
              </w:rPr>
              <w:t xml:space="preserve"> ofte ikke vil være klar over sine plikter til å melde endringer i livssituasjon til det norske Folkeregisteret. Hvis disse personopplysningene er feil, kan det føre til at utenlandske trygdemyndigheter og NAV behandler feil personopplysninger om disse </w:t>
            </w:r>
            <w:r w:rsidR="00F2074A">
              <w:rPr>
                <w:rFonts w:eastAsia="Times New Roman" w:cs="Times New Roman"/>
              </w:rPr>
              <w:t>personene</w:t>
            </w:r>
            <w:r w:rsidRPr="00133D9D">
              <w:rPr>
                <w:rFonts w:eastAsia="Times New Roman" w:cs="Times New Roman"/>
              </w:rPr>
              <w:t>.</w:t>
            </w:r>
          </w:p>
        </w:tc>
      </w:tr>
      <w:tr w:rsidRPr="00DF77FC" w:rsidR="00F95AB1" w:rsidTr="00F95AB1" w14:paraId="5A5E3708"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4CDD2195" w14:textId="77777777">
            <w:pPr>
              <w:jc w:val="center"/>
              <w:rPr>
                <w:rFonts w:eastAsia="Times New Roman" w:cs="Times New Roman"/>
              </w:rPr>
            </w:pPr>
            <w:r w:rsidRPr="00DF77FC">
              <w:rPr>
                <w:rFonts w:eastAsia="Times New Roman" w:cs="Times New Roman"/>
              </w:rPr>
              <w:t>Vurdering</w:t>
            </w:r>
          </w:p>
        </w:tc>
      </w:tr>
      <w:tr w:rsidRPr="00DF77FC" w:rsidR="00F95AB1" w:rsidTr="00F95AB1" w14:paraId="48FC4317"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F95AB1" w:rsidP="00BB120E" w:rsidRDefault="00BB120E" w14:paraId="6B7208F1" w14:textId="6E3C7694">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133D9D" w14:paraId="10CDF9FE" w14:textId="173FA921">
            <w:pPr>
              <w:rPr>
                <w:rFonts w:eastAsia="Times New Roman" w:cs="Times New Roman"/>
              </w:rPr>
            </w:pPr>
            <w:r w:rsidRPr="00133D9D">
              <w:rPr>
                <w:rFonts w:eastAsia="Times New Roman" w:cs="Times New Roman"/>
              </w:rPr>
              <w:t xml:space="preserve">Automatisert utfylling av informasjon i </w:t>
            </w:r>
            <w:proofErr w:type="spellStart"/>
            <w:r w:rsidRPr="00133D9D">
              <w:rPr>
                <w:rFonts w:eastAsia="Times New Roman" w:cs="Times New Roman"/>
              </w:rPr>
              <w:t>SEDene</w:t>
            </w:r>
            <w:proofErr w:type="spellEnd"/>
            <w:r w:rsidRPr="00133D9D">
              <w:rPr>
                <w:rFonts w:eastAsia="Times New Roman" w:cs="Times New Roman"/>
              </w:rPr>
              <w:t xml:space="preserve"> innebærer at informasjon hentes fra interne registre i NAV. Det er en risiko for at personopplysningene som NAV eller utenlandske trygdemyndigheter legger til grunn i sin saksbehandling blir feil. I dette personvernscenarioet er det bare tatt stilling til hvilke konsekvenser feil behandling av personopplysninger vil kunne få når NAV behandler søknader nasjonalt. Dette fordi eventuelle konsekvenser for utenlandske trygdemyndigheter faller inn under utenlandske trygdemyndigheter sitt behandlingsansvar.</w:t>
            </w:r>
          </w:p>
        </w:tc>
      </w:tr>
      <w:tr w:rsidRPr="00DF77FC" w:rsidR="00F95AB1" w:rsidTr="00F95AB1" w14:paraId="5CD39355"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10A69D94" w14:textId="666CA6CF">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133D9D" w14:paraId="62F7F089" w14:textId="5C0E7659">
            <w:pPr>
              <w:rPr>
                <w:rFonts w:eastAsia="Times New Roman" w:cs="Times New Roman"/>
              </w:rPr>
            </w:pPr>
            <w:r w:rsidRPr="00133D9D">
              <w:rPr>
                <w:rFonts w:eastAsia="Times New Roman" w:cs="Times New Roman"/>
              </w:rPr>
              <w:t>Det å ikke behandle personopplysninger med riktighet vil kunne være et brudd på personvernprinsippet riktighet, jf. GDPR artikkel 5 nr. 1 bokstav d).</w:t>
            </w:r>
          </w:p>
        </w:tc>
      </w:tr>
      <w:tr w:rsidRPr="00DF77FC" w:rsidR="00F95AB1" w:rsidTr="00F95AB1" w14:paraId="0F802850"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3BC7FC5F" w14:textId="48DB22FC">
            <w:pPr>
              <w:spacing w:line="276" w:lineRule="auto"/>
              <w:rPr>
                <w:rFonts w:eastAsia="Times New Roman" w:cs="Times New Roman"/>
              </w:rPr>
            </w:pPr>
            <w:r w:rsidRPr="001E60A3">
              <w:rPr>
                <w:rFonts w:eastAsia="Times New Roman" w:cs="Times New Roman"/>
              </w:rPr>
              <w:t>Vurdering av sannsynlighet:</w:t>
            </w:r>
            <w:r w:rsidRPr="001E60A3">
              <w:rPr>
                <w:rFonts w:eastAsia="Times New Roman" w:cs="Times New Roman"/>
                <w:i/>
              </w:rPr>
              <w: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00133D9D" w:rsidP="00F95AB1" w:rsidRDefault="00133D9D" w14:paraId="18C8398F" w14:textId="31172ABC">
            <w:pPr>
              <w:rPr>
                <w:rFonts w:eastAsia="Times New Roman" w:cs="Times New Roman"/>
              </w:rPr>
            </w:pPr>
            <w:r w:rsidRPr="00133D9D">
              <w:rPr>
                <w:rFonts w:eastAsia="Times New Roman" w:cs="Times New Roman"/>
              </w:rPr>
              <w:t xml:space="preserve">Den funksjonaliteten som er planlagt for automatisk overføring av informasjon, gjelder overføring fra to systemer (TPS og Pesys). Det antas at sannsynligheten for frekvensen av feil er forholdsvis lav fordi det kun innhentes informasjon fra to registre. Det er imidlertid noe sannsynlig at feil kan skje fordi det er en </w:t>
            </w:r>
            <w:r w:rsidR="002F4A07">
              <w:rPr>
                <w:rFonts w:eastAsia="Times New Roman" w:cs="Times New Roman"/>
              </w:rPr>
              <w:t>liten</w:t>
            </w:r>
            <w:r w:rsidRPr="00133D9D" w:rsidR="002F4A07">
              <w:rPr>
                <w:rFonts w:eastAsia="Times New Roman" w:cs="Times New Roman"/>
              </w:rPr>
              <w:t xml:space="preserve"> </w:t>
            </w:r>
            <w:r w:rsidRPr="00133D9D">
              <w:rPr>
                <w:rFonts w:eastAsia="Times New Roman" w:cs="Times New Roman"/>
              </w:rPr>
              <w:t>forsinkelse når interne kilder i NAV skal oppdateres fra eksterne kilder som Folkeregisteret</w:t>
            </w:r>
            <w:r w:rsidR="002F4A07">
              <w:rPr>
                <w:rFonts w:eastAsia="Times New Roman" w:cs="Times New Roman"/>
              </w:rPr>
              <w:t>, selv om endringer i Folkeregisteret oppdateres forholdsvis raskt</w:t>
            </w:r>
            <w:r w:rsidRPr="00133D9D">
              <w:rPr>
                <w:rFonts w:eastAsia="Times New Roman" w:cs="Times New Roman"/>
              </w:rPr>
              <w:t xml:space="preserve">. </w:t>
            </w:r>
          </w:p>
          <w:p w:rsidRPr="00DF77FC" w:rsidR="00F95AB1" w:rsidP="00F95AB1" w:rsidRDefault="00133D9D" w14:paraId="02298FD9" w14:textId="5454F1B3">
            <w:pPr>
              <w:rPr>
                <w:rFonts w:eastAsia="Times New Roman" w:cs="Times New Roman"/>
              </w:rPr>
            </w:pPr>
            <w:r w:rsidRPr="00133D9D">
              <w:rPr>
                <w:rFonts w:eastAsia="Times New Roman" w:cs="Times New Roman"/>
              </w:rPr>
              <w:t>På bakgrunn av denne vurderingen antas det at det er lite sannsynlig at dette risikoscenarioet vil inntreffe.</w:t>
            </w:r>
          </w:p>
        </w:tc>
      </w:tr>
      <w:tr w:rsidRPr="00DF77FC" w:rsidR="00F95AB1" w:rsidTr="00F95AB1" w14:paraId="2B26BC55"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42974C8C" w14:textId="5BF40B9E">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133D9D" w:rsidP="00133D9D" w:rsidRDefault="00133D9D" w14:paraId="6BA5100A" w14:textId="0B5FB4C5">
            <w:pPr>
              <w:rPr>
                <w:rFonts w:eastAsia="Times New Roman" w:cs="Times New Roman"/>
              </w:rPr>
            </w:pPr>
            <w:r w:rsidRPr="00133D9D">
              <w:rPr>
                <w:rFonts w:eastAsia="Times New Roman" w:cs="Times New Roman"/>
              </w:rPr>
              <w:t xml:space="preserve">Ved feil i personopplysninger knyttet til sivilstand, kan det bli feil i beregningene som NAV legger til grunn for den samlede ytelsen som en </w:t>
            </w:r>
            <w:r w:rsidR="00DF56AD">
              <w:rPr>
                <w:rFonts w:eastAsia="Times New Roman" w:cs="Times New Roman"/>
              </w:rPr>
              <w:t>person</w:t>
            </w:r>
            <w:r w:rsidRPr="00133D9D">
              <w:rPr>
                <w:rFonts w:eastAsia="Times New Roman" w:cs="Times New Roman"/>
              </w:rPr>
              <w:t xml:space="preserve"> blir tilkjent. Dette vil f.eks. gjelde fastsettelse av minsteytelse som bl.a. baserer seg på den registrertes sivilstatus ved at </w:t>
            </w:r>
            <w:r w:rsidR="002F4A07">
              <w:rPr>
                <w:rFonts w:eastAsia="Times New Roman" w:cs="Times New Roman"/>
              </w:rPr>
              <w:t xml:space="preserve">den utbetalte </w:t>
            </w:r>
            <w:r w:rsidRPr="00133D9D">
              <w:rPr>
                <w:rFonts w:eastAsia="Times New Roman" w:cs="Times New Roman"/>
              </w:rPr>
              <w:t xml:space="preserve">ytelsen </w:t>
            </w:r>
            <w:r w:rsidR="002F4A07">
              <w:rPr>
                <w:rFonts w:eastAsia="Times New Roman" w:cs="Times New Roman"/>
              </w:rPr>
              <w:t>blir mindre</w:t>
            </w:r>
            <w:r w:rsidRPr="00133D9D" w:rsidR="002F4A07">
              <w:rPr>
                <w:rFonts w:eastAsia="Times New Roman" w:cs="Times New Roman"/>
              </w:rPr>
              <w:t xml:space="preserve"> </w:t>
            </w:r>
            <w:r w:rsidR="002F4A07">
              <w:rPr>
                <w:rFonts w:eastAsia="Times New Roman" w:cs="Times New Roman"/>
              </w:rPr>
              <w:t>ders</w:t>
            </w:r>
            <w:r w:rsidRPr="00133D9D">
              <w:rPr>
                <w:rFonts w:eastAsia="Times New Roman" w:cs="Times New Roman"/>
              </w:rPr>
              <w:t xml:space="preserve">om man har ektefelle eller samboer. Ved ytelse knyttet til gjenlevende ektefelle, vil også sivilstatus kunne få betydning for ytelsens beregning. Dette betyr at feil behandling av personopplysninger vil kunne få økonomiske konsekvenser i form av midlertidig eller varig økonomisk tap for den enkelte. </w:t>
            </w:r>
          </w:p>
          <w:p w:rsidRPr="00133D9D" w:rsidR="00133D9D" w:rsidP="00133D9D" w:rsidRDefault="00133D9D" w14:paraId="36654293" w14:textId="6499542C">
            <w:pPr>
              <w:rPr>
                <w:rFonts w:eastAsia="Times New Roman" w:cs="Times New Roman"/>
              </w:rPr>
            </w:pPr>
            <w:r w:rsidRPr="00133D9D">
              <w:rPr>
                <w:rFonts w:eastAsia="Times New Roman" w:cs="Times New Roman"/>
              </w:rPr>
              <w:t xml:space="preserve">En annen utfordring er behandling av feil opplysninger knyttet til søkers kjønn. TPS baserer seg på Folkeregisteret, og Folkeregisteret inneholder ikke informasjon om andre juridiske kjønn enn «mann» og «kvinne». Andre EU/EØS-land aksepterer et juridisk tredjekjønn, og NAV kan ende opp med å behandle feil opplysninger om en borgers kjønn, dersom vedkommende bor i et land som anerkjenner et juridisk tredjekjønn. NAV har også opplevd at en søker har endret kjønn mens vedkommende har vært bosatt i utlandet, og at det norske fødselsnummeret ikke er oppdatert. Når </w:t>
            </w:r>
            <w:r w:rsidR="00DF56AD">
              <w:rPr>
                <w:rFonts w:eastAsia="Times New Roman" w:cs="Times New Roman"/>
              </w:rPr>
              <w:t>personen</w:t>
            </w:r>
            <w:r w:rsidRPr="00133D9D">
              <w:rPr>
                <w:rFonts w:eastAsia="Times New Roman" w:cs="Times New Roman"/>
              </w:rPr>
              <w:t xml:space="preserve"> så har søkt norske trygdemyndigheter om en ytelse, har NAV behandlet opplysninger om vedkommendes kjønn feil fordi det norske fødselsnummeret ble lagt til grunn. Denne type behandling av uriktige personopplysninger vil ikke ha økonomiske </w:t>
            </w:r>
            <w:r w:rsidRPr="00133D9D">
              <w:rPr>
                <w:rFonts w:eastAsia="Times New Roman" w:cs="Times New Roman"/>
              </w:rPr>
              <w:t xml:space="preserve">konsekvenser for den registrerte for ytelsene pensjon og uføretrygd. Imidlertid vil behandling av feil personopplysninger knyttet til vedkommendes kjønn kunne være diskriminerende, stigmatiserende eller nedverdigende, og påføre den registrerte unødvendig stress. Det legges til grunn at mennesker som har skiftet kjønn eller som har et kjønn som faller utenfor den binære kjønnsmodellen, er en sårbar gruppe i </w:t>
            </w:r>
            <w:proofErr w:type="spellStart"/>
            <w:r w:rsidRPr="00133D9D">
              <w:rPr>
                <w:rFonts w:eastAsia="Times New Roman" w:cs="Times New Roman"/>
              </w:rPr>
              <w:t>GDPRs</w:t>
            </w:r>
            <w:proofErr w:type="spellEnd"/>
            <w:r w:rsidRPr="00133D9D">
              <w:rPr>
                <w:rFonts w:eastAsia="Times New Roman" w:cs="Times New Roman"/>
              </w:rPr>
              <w:t xml:space="preserve"> forstand. Dette er med på å øke konsekvensnivået for dette personvernscenarioet. </w:t>
            </w:r>
          </w:p>
          <w:p w:rsidRPr="00133D9D" w:rsidR="00133D9D" w:rsidP="00133D9D" w:rsidRDefault="00133D9D" w14:paraId="65B7CD4D" w14:textId="270BD69B">
            <w:pPr>
              <w:rPr>
                <w:rFonts w:eastAsia="Times New Roman" w:cs="Times New Roman"/>
              </w:rPr>
            </w:pPr>
            <w:r w:rsidRPr="00133D9D">
              <w:rPr>
                <w:rFonts w:eastAsia="Times New Roman" w:cs="Times New Roman"/>
              </w:rPr>
              <w:t>Det skjer også at NAV behandler etternavnet til søkere feil. Dette skjer særlig i forbindelse med at den registrerte bytter etternavn etter inngått ekteskap eller ved skilsmisse. Slike feil</w:t>
            </w:r>
            <w:r>
              <w:rPr>
                <w:rFonts w:eastAsia="Times New Roman" w:cs="Times New Roman"/>
              </w:rPr>
              <w:t>-</w:t>
            </w:r>
            <w:r w:rsidRPr="00133D9D">
              <w:rPr>
                <w:rFonts w:eastAsia="Times New Roman" w:cs="Times New Roman"/>
              </w:rPr>
              <w:t xml:space="preserve">behandlinger skyldes ofte at det ikke er et ett- til ett-forhold mellom TPS og Folkeregisteret da det tar noe tid å oppdatere TPS i tråd med endringer i Folkeregisteret. Feil kan også skyldes at den registrerte har glemt å melde navneendring til Folkeregisteret. Det er forholdsvis liten sannsynlighet for at det å  behandle </w:t>
            </w:r>
            <w:r w:rsidR="00FA753B">
              <w:rPr>
                <w:rFonts w:eastAsia="Times New Roman" w:cs="Times New Roman"/>
              </w:rPr>
              <w:t xml:space="preserve">feil </w:t>
            </w:r>
            <w:r w:rsidRPr="00133D9D">
              <w:rPr>
                <w:rFonts w:eastAsia="Times New Roman" w:cs="Times New Roman"/>
              </w:rPr>
              <w:t xml:space="preserve">etternavn </w:t>
            </w:r>
            <w:r w:rsidR="00FA753B">
              <w:rPr>
                <w:rFonts w:eastAsia="Times New Roman" w:cs="Times New Roman"/>
              </w:rPr>
              <w:t>på en registrert</w:t>
            </w:r>
            <w:r w:rsidRPr="00133D9D" w:rsidR="00FA753B">
              <w:rPr>
                <w:rFonts w:eastAsia="Times New Roman" w:cs="Times New Roman"/>
              </w:rPr>
              <w:t xml:space="preserve"> </w:t>
            </w:r>
            <w:r w:rsidRPr="00133D9D">
              <w:rPr>
                <w:rFonts w:eastAsia="Times New Roman" w:cs="Times New Roman"/>
              </w:rPr>
              <w:t xml:space="preserve">kan føre til et </w:t>
            </w:r>
            <w:r w:rsidR="0095071B">
              <w:rPr>
                <w:rFonts w:eastAsia="Times New Roman" w:cs="Times New Roman"/>
              </w:rPr>
              <w:t xml:space="preserve">varig </w:t>
            </w:r>
            <w:r w:rsidRPr="00133D9D">
              <w:rPr>
                <w:rFonts w:eastAsia="Times New Roman" w:cs="Times New Roman"/>
              </w:rPr>
              <w:t xml:space="preserve">økonomisk tap grunnet forsinket saksbehandling, da det er søknadstidspunktet som legges til grunn for de fleste ytelser. Imidlertid </w:t>
            </w:r>
            <w:r w:rsidR="0095071B">
              <w:rPr>
                <w:rFonts w:eastAsia="Times New Roman" w:cs="Times New Roman"/>
              </w:rPr>
              <w:t>er det mulig at</w:t>
            </w:r>
            <w:r w:rsidRPr="00133D9D" w:rsidR="0095071B">
              <w:rPr>
                <w:rFonts w:eastAsia="Times New Roman" w:cs="Times New Roman"/>
              </w:rPr>
              <w:t xml:space="preserve"> </w:t>
            </w:r>
            <w:r w:rsidRPr="00133D9D">
              <w:rPr>
                <w:rFonts w:eastAsia="Times New Roman" w:cs="Times New Roman"/>
              </w:rPr>
              <w:t xml:space="preserve">dette kunne medføre økt saksbehandlingstid, og muligens også et midlertidig økonomisk tap. Den mest vanlige konsekvensen for den registrerte vil være irritasjon over at NAV har behandlet feil etternavn. </w:t>
            </w:r>
          </w:p>
          <w:p w:rsidRPr="00133D9D" w:rsidR="00133D9D" w:rsidP="00133D9D" w:rsidRDefault="00133D9D" w14:paraId="574C0340" w14:textId="3143BBFD">
            <w:pPr>
              <w:rPr>
                <w:rFonts w:eastAsia="Times New Roman" w:cs="Times New Roman"/>
              </w:rPr>
            </w:pPr>
            <w:r w:rsidRPr="00133D9D">
              <w:rPr>
                <w:rFonts w:eastAsia="Times New Roman" w:cs="Times New Roman"/>
              </w:rPr>
              <w:t xml:space="preserve">Det er en risiko for at NAV registrerte en henvendelse fra utlandet på en annen person når </w:t>
            </w:r>
            <w:r w:rsidR="00DF56AD">
              <w:rPr>
                <w:rFonts w:eastAsia="Times New Roman" w:cs="Times New Roman"/>
              </w:rPr>
              <w:t>personen</w:t>
            </w:r>
            <w:r w:rsidRPr="00133D9D">
              <w:rPr>
                <w:rFonts w:eastAsia="Times New Roman" w:cs="Times New Roman"/>
              </w:rPr>
              <w:t xml:space="preserve"> har et veldig vanlig navn og er født på samme dato som en annen person. Sannsynligheten for at en slik forveksling blir oppdaget underveis i </w:t>
            </w:r>
            <w:proofErr w:type="spellStart"/>
            <w:r w:rsidRPr="00133D9D">
              <w:rPr>
                <w:rFonts w:eastAsia="Times New Roman" w:cs="Times New Roman"/>
              </w:rPr>
              <w:t>NAVs</w:t>
            </w:r>
            <w:proofErr w:type="spellEnd"/>
            <w:r w:rsidRPr="00133D9D">
              <w:rPr>
                <w:rFonts w:eastAsia="Times New Roman" w:cs="Times New Roman"/>
              </w:rPr>
              <w:t xml:space="preserve"> saksbehandling er stor fordi NAV har etablert rutiner for å dobbeltsjekke at informasjon som ligger til grunn for et vedtak er korrekt. Imidlertid kan denne typen feil føre til forsinket saksbehandling, og dermed et økonomisk tap for den registrerte. Vedtak fra NAV er gjenstand for klageadgang, og mest sannsynlig vil denne typen feil oppdages. Dette gjør at det hovedsakelig vil være snakk om et midlertidig økonomisk tap. </w:t>
            </w:r>
          </w:p>
          <w:p w:rsidRPr="00133D9D" w:rsidR="00133D9D" w:rsidP="00133D9D" w:rsidRDefault="00133D9D" w14:paraId="1A2586E5" w14:textId="77777777">
            <w:pPr>
              <w:rPr>
                <w:rFonts w:eastAsia="Times New Roman" w:cs="Times New Roman"/>
              </w:rPr>
            </w:pPr>
            <w:r w:rsidRPr="00133D9D">
              <w:rPr>
                <w:rFonts w:eastAsia="Times New Roman" w:cs="Times New Roman"/>
              </w:rPr>
              <w:t>Manglende riktighet i behandlingen kan generelt føre til manglende tillit hos den registrerte for hvordan behandling av trygdeytelser skjer.</w:t>
            </w:r>
          </w:p>
          <w:p w:rsidRPr="00DF77FC" w:rsidR="00F95AB1" w:rsidP="002D4272" w:rsidRDefault="00133D9D" w14:paraId="41606C47" w14:textId="37A91CBC">
            <w:pPr>
              <w:rPr>
                <w:rFonts w:eastAsia="Times New Roman" w:cs="Times New Roman"/>
              </w:rPr>
            </w:pPr>
            <w:r w:rsidRPr="00133D9D">
              <w:rPr>
                <w:rFonts w:eastAsia="Times New Roman" w:cs="Times New Roman"/>
              </w:rPr>
              <w:t>De aktuelle konsekvensene for den registrertes personvern vurderes på denne bakgrunn til å være moderate.</w:t>
            </w:r>
          </w:p>
        </w:tc>
      </w:tr>
      <w:tr w:rsidRPr="00DF77FC" w:rsidR="00F95AB1" w:rsidTr="00F95AB1" w14:paraId="7E36B30F"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0813C8DF" w14:textId="765D2CA0">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133D9D" w:rsidRDefault="00133D9D" w14:paraId="7A0DCB21" w14:textId="58C16CA8">
            <w:pPr>
              <w:rPr>
                <w:rFonts w:eastAsia="Times New Roman" w:cs="Times New Roman"/>
              </w:rPr>
            </w:pPr>
            <w:r w:rsidRPr="00133D9D">
              <w:rPr>
                <w:rFonts w:eastAsia="Times New Roman" w:cs="Times New Roman"/>
              </w:rPr>
              <w:t>NAV har iverksatt et eget prosjekt, Modernisering av folkeregisteret i NAV, som skal utvikle ny persondataløsning (</w:t>
            </w:r>
            <w:hyperlink w:history="1" r:id="rId29">
              <w:r w:rsidRPr="00A106C1">
                <w:rPr>
                  <w:rStyle w:val="Hyperkobling"/>
                  <w:rFonts w:eastAsia="Times New Roman" w:cs="Times New Roman"/>
                </w:rPr>
                <w:t>https://navno.sharepoint.com/sites/intranett-prosjekter-og-utvikling/SitePages/Modernisering-av-folkeregisteret.aspx</w:t>
              </w:r>
            </w:hyperlink>
            <w:r w:rsidRPr="00133D9D">
              <w:rPr>
                <w:rFonts w:eastAsia="Times New Roman" w:cs="Times New Roman"/>
              </w:rPr>
              <w:t xml:space="preserve">). Et av formålene med prosjektet er å sikre raskere oppdatering av endringer og vesentlig økt datakvalitet. Det antas at dette prosjektet vil bidra til å redusere sannsynligheten for at NAV legger feil personopplysninger til grunn for vedtak.  </w:t>
            </w:r>
          </w:p>
        </w:tc>
      </w:tr>
    </w:tbl>
    <w:p w:rsidR="00F95AB1" w:rsidP="001747D7" w:rsidRDefault="00F95AB1" w14:paraId="6E372C49"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F95AB1" w:rsidTr="00F95AB1" w14:paraId="3186AE80"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DF77FC" w:rsidR="00F95AB1" w:rsidP="00133D9D" w:rsidRDefault="00F95AB1" w14:paraId="3D0630B0" w14:textId="175B2DEB">
            <w:pPr>
              <w:jc w:val="center"/>
              <w:rPr>
                <w:rFonts w:eastAsia="Times New Roman" w:cs="Times New Roman"/>
                <w:b/>
                <w:bCs/>
              </w:rPr>
            </w:pPr>
            <w:r w:rsidRPr="00DF77FC">
              <w:rPr>
                <w:rFonts w:eastAsia="Times New Roman" w:cs="Times New Roman"/>
              </w:rPr>
              <w:t xml:space="preserve">Personvernscenario </w:t>
            </w:r>
            <w:r w:rsidR="00133D9D">
              <w:rPr>
                <w:rFonts w:eastAsia="Times New Roman" w:cs="Times New Roman"/>
              </w:rPr>
              <w:t>P6</w:t>
            </w:r>
            <w:r w:rsidRPr="00EE4606">
              <w:rPr>
                <w:rFonts w:eastAsia="Times New Roman" w:cs="Times New Roman"/>
              </w:rPr>
              <w:t>. «</w:t>
            </w:r>
            <w:r w:rsidRPr="00133D9D" w:rsidR="00133D9D">
              <w:rPr>
                <w:rFonts w:eastAsia="Times New Roman" w:cs="Times New Roman"/>
              </w:rPr>
              <w:t>Risiko for formålsutglidning i NAV</w:t>
            </w:r>
            <w:r w:rsidRPr="00EE4606">
              <w:rPr>
                <w:rFonts w:eastAsia="Times New Roman" w:cs="Times New Roman"/>
              </w:rPr>
              <w:t>»</w:t>
            </w:r>
          </w:p>
        </w:tc>
      </w:tr>
      <w:tr w:rsidRPr="00DF77FC" w:rsidR="00F95AB1" w:rsidTr="00F95AB1" w14:paraId="5921BD57"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F95AB1" w:rsidP="00F95AB1" w:rsidRDefault="00F95AB1" w14:paraId="16E120D2"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133D9D" w14:paraId="55B4D43B" w14:textId="5208E8EF">
            <w:pPr>
              <w:rPr>
                <w:rFonts w:eastAsia="Times New Roman" w:cs="Times New Roman"/>
              </w:rPr>
            </w:pPr>
            <w:r>
              <w:rPr>
                <w:rFonts w:eastAsia="Times New Roman" w:cs="Times New Roman"/>
                <w:color w:val="808080" w:themeColor="background1" w:themeShade="80"/>
              </w:rPr>
              <w:t>1 til 2</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F95AB1" w:rsidP="00F95AB1" w:rsidRDefault="00F95AB1" w14:paraId="153EC144"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133D9D" w14:paraId="2388FB69" w14:textId="0794220B">
            <w:pPr>
              <w:rPr>
                <w:rFonts w:eastAsia="Times New Roman" w:cs="Times New Roman"/>
              </w:rPr>
            </w:pPr>
            <w:r>
              <w:rPr>
                <w:rFonts w:eastAsia="Times New Roman" w:cs="Times New Roman"/>
                <w:color w:val="808080" w:themeColor="background1" w:themeShade="80"/>
              </w:rPr>
              <w:t>4</w:t>
            </w:r>
          </w:p>
        </w:tc>
      </w:tr>
      <w:tr w:rsidRPr="00DF77FC" w:rsidR="00F95AB1" w:rsidTr="00F95AB1" w14:paraId="33BC11E3"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7E699668"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F95AB1" w:rsidTr="00F95AB1" w14:paraId="149494AB"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F95AB1" w:rsidP="00F95AB1" w:rsidRDefault="0091594C" w14:paraId="5106FFEA" w14:textId="65CA0C23">
            <w:pPr>
              <w:rPr>
                <w:rFonts w:eastAsia="Times New Roman" w:cs="Times New Roman"/>
              </w:rPr>
            </w:pPr>
            <w:ins w:author="Støylen, Mari" w:date="2021-04-12T17:51:00Z" w:id="575">
              <w:r>
                <w:rPr>
                  <w:rFonts w:eastAsia="Times New Roman" w:cs="Times New Roman"/>
                  <w:color w:val="FF0000"/>
                </w:rPr>
                <w:t xml:space="preserve">TA BORT HELE P6 HER????? </w:t>
              </w:r>
            </w:ins>
            <w:r w:rsidRPr="00133D9D" w:rsidR="00133D9D">
              <w:rPr>
                <w:rFonts w:eastAsia="Times New Roman" w:cs="Times New Roman"/>
              </w:rPr>
              <w:t>Det er en risiko for at personopplysninger samlet inn i selvbetjeningsløsningen brukes til andre formål som er uforenelige med det opprinnelige formålet (formålsutglidning).</w:t>
            </w:r>
          </w:p>
        </w:tc>
      </w:tr>
      <w:tr w:rsidRPr="00DF77FC" w:rsidR="00F95AB1" w:rsidTr="00F95AB1" w14:paraId="701FC54D"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231823BD" w14:textId="77777777">
            <w:pPr>
              <w:jc w:val="center"/>
              <w:rPr>
                <w:rFonts w:eastAsia="Times New Roman" w:cs="Times New Roman"/>
              </w:rPr>
            </w:pPr>
            <w:r w:rsidRPr="00DF77FC">
              <w:rPr>
                <w:rFonts w:eastAsia="Times New Roman" w:cs="Times New Roman"/>
              </w:rPr>
              <w:t>Vurdering</w:t>
            </w:r>
          </w:p>
        </w:tc>
      </w:tr>
      <w:tr w:rsidRPr="00DF77FC" w:rsidR="00F95AB1" w:rsidTr="00F95AB1" w14:paraId="41E94B42"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F95AB1" w:rsidP="00BB120E" w:rsidRDefault="00BB120E" w14:paraId="0DE10B4B" w14:textId="49FC1C5A">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133D9D" w14:paraId="0D7AFA84" w14:textId="1A1EC144">
            <w:pPr>
              <w:rPr>
                <w:rFonts w:eastAsia="Times New Roman" w:cs="Times New Roman"/>
              </w:rPr>
            </w:pPr>
            <w:r w:rsidRPr="00133D9D">
              <w:rPr>
                <w:rFonts w:eastAsia="Times New Roman" w:cs="Times New Roman"/>
              </w:rPr>
              <w:t>NAV mottar store mengder informasjon til definerte formål, og det er en risiko for at NAV behandler denne informasjonen ut over det opprinnelige formålet. Det er en risiko for at disse formålene vil være uforenelige med det opprinnelige formåle</w:t>
            </w:r>
            <w:r w:rsidR="006D6A0C">
              <w:rPr>
                <w:rFonts w:eastAsia="Times New Roman" w:cs="Times New Roman"/>
              </w:rPr>
              <w:t>t</w:t>
            </w:r>
            <w:r w:rsidRPr="00133D9D">
              <w:rPr>
                <w:rFonts w:eastAsia="Times New Roman" w:cs="Times New Roman"/>
              </w:rPr>
              <w:t xml:space="preserve"> (behandle søknader om trygdeytelser) og at personopplysningene gjenbrukes til andre, uberettigede formål.  (f.eks. diskriminering eller å legge vekt på andre utenforliggende hensyn). Dette personvernscenarioet avgrenses mot gjenbruk av personopplysninger som skjer etter «kun én gang»-prinsippet.</w:t>
            </w:r>
          </w:p>
        </w:tc>
      </w:tr>
      <w:tr w:rsidRPr="00DF77FC" w:rsidR="00F95AB1" w:rsidTr="00F95AB1" w14:paraId="7E3E98DD"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2DF8EA62" w14:textId="797343A9">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133D9D" w:rsidP="00133D9D" w:rsidRDefault="00133D9D" w14:paraId="26CF4259" w14:textId="5790729E">
            <w:r w:rsidRPr="00133D9D">
              <w:t xml:space="preserve">Formålsutglidning innebærer at personopplysninger behandles uten behandlingsgrunnlag. Dette vil være brudd på personvernprinsippet lovlighet, jf. GDPR artikkel 5 nr. 1 bokstav a). </w:t>
            </w:r>
          </w:p>
          <w:p w:rsidRPr="00133D9D" w:rsidR="00133D9D" w:rsidP="00133D9D" w:rsidRDefault="00133D9D" w14:paraId="7831072D" w14:textId="09BA4C27">
            <w:r w:rsidRPr="00133D9D">
              <w:t xml:space="preserve">Behandling av personopplysninger i EESSI </w:t>
            </w:r>
            <w:r w:rsidR="002C6DFC">
              <w:t>P</w:t>
            </w:r>
            <w:r w:rsidRPr="00133D9D">
              <w:t xml:space="preserve">ensjon ut over behandlingens formål, er i seg selv brudd på personvernprinsippet «formålsbegrensning», jf. GDPR artikkel 5 nr. 1 bokstav b). </w:t>
            </w:r>
          </w:p>
          <w:p w:rsidRPr="00133D9D" w:rsidR="00F95AB1" w:rsidP="00133D9D" w:rsidRDefault="00133D9D" w14:paraId="41448F69" w14:textId="0BED480E">
            <w:r w:rsidRPr="00133D9D">
              <w:t xml:space="preserve">Behandling av flere personopplysninger enn det som er nødvendige for å oppfylle formålet med behandlingen, er i seg selv brudd på dataminimeringsprinsippet, jf. GDPR artikkel 5 nr. 1 bokstav c).  </w:t>
            </w:r>
          </w:p>
        </w:tc>
      </w:tr>
      <w:tr w:rsidRPr="00DF77FC" w:rsidR="00F95AB1" w:rsidTr="00F95AB1" w14:paraId="1B513383"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427B61CD" w14:textId="18AC0917">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133D9D" w:rsidP="00133D9D" w:rsidRDefault="00133D9D" w14:paraId="0C4C1BDE" w14:textId="77777777">
            <w:pPr>
              <w:rPr>
                <w:rFonts w:eastAsia="Times New Roman" w:cs="Times New Roman"/>
              </w:rPr>
            </w:pPr>
            <w:r w:rsidRPr="00133D9D">
              <w:rPr>
                <w:rFonts w:eastAsia="Times New Roman" w:cs="Times New Roman"/>
              </w:rPr>
              <w:t xml:space="preserve">Både selvbetjeningsløsningen og </w:t>
            </w:r>
            <w:proofErr w:type="spellStart"/>
            <w:r w:rsidRPr="00133D9D">
              <w:rPr>
                <w:rFonts w:eastAsia="Times New Roman" w:cs="Times New Roman"/>
              </w:rPr>
              <w:t>SEDene</w:t>
            </w:r>
            <w:proofErr w:type="spellEnd"/>
            <w:r w:rsidRPr="00133D9D">
              <w:rPr>
                <w:rFonts w:eastAsia="Times New Roman" w:cs="Times New Roman"/>
              </w:rPr>
              <w:t xml:space="preserve"> inneholder fritekstfelter. Her kan det registreres hva som helst av personopplysninger, noe som øker risikoen for at NAV får opplysninger som ikke er nødvendige for at NAV skal ta stilling til en </w:t>
            </w:r>
            <w:r w:rsidRPr="00133D9D">
              <w:rPr>
                <w:rFonts w:eastAsia="Times New Roman" w:cs="Times New Roman"/>
              </w:rPr>
              <w:t xml:space="preserve">søknad. Det at NAV mottar flere personopplysninger enn hva som er nødvendig for å oppnå formålet med behandlingen, kan være med på å øke risikoen for formålsutglidning. </w:t>
            </w:r>
          </w:p>
          <w:p w:rsidR="00F95AB1" w:rsidP="00133D9D" w:rsidRDefault="00133D9D" w14:paraId="7A10F6D8" w14:textId="77777777">
            <w:pPr>
              <w:rPr>
                <w:rFonts w:eastAsia="Times New Roman" w:cs="Times New Roman"/>
              </w:rPr>
            </w:pPr>
            <w:proofErr w:type="spellStart"/>
            <w:r w:rsidRPr="00133D9D">
              <w:rPr>
                <w:rFonts w:eastAsia="Times New Roman" w:cs="Times New Roman"/>
              </w:rPr>
              <w:t>NAVs</w:t>
            </w:r>
            <w:proofErr w:type="spellEnd"/>
            <w:r w:rsidRPr="00133D9D">
              <w:rPr>
                <w:rFonts w:eastAsia="Times New Roman" w:cs="Times New Roman"/>
              </w:rPr>
              <w:t xml:space="preserve"> ansatte er underlagt krav i forvaltningsloven til forsvarlig saksbehandling. Videre antas det at den enkelte saksbehandler har få incentiver til å behandle personopplysninger ut over formålet med behandlingen da dette i praksis vil medføre merarbeid for saksbehandleren. Det legges derfor til grunn at sannsynligheten for at </w:t>
            </w:r>
            <w:proofErr w:type="spellStart"/>
            <w:r w:rsidRPr="00133D9D">
              <w:rPr>
                <w:rFonts w:eastAsia="Times New Roman" w:cs="Times New Roman"/>
              </w:rPr>
              <w:t>NAVs</w:t>
            </w:r>
            <w:proofErr w:type="spellEnd"/>
            <w:r w:rsidRPr="00133D9D">
              <w:rPr>
                <w:rFonts w:eastAsia="Times New Roman" w:cs="Times New Roman"/>
              </w:rPr>
              <w:t xml:space="preserve"> ansatte bevisst bruker personopplysninger til andre formål enn de opprinnelig ble samlet inn for er relativt lav.</w:t>
            </w:r>
          </w:p>
          <w:p w:rsidRPr="00DF77FC" w:rsidR="00133D9D" w:rsidP="00133D9D" w:rsidRDefault="00133D9D" w14:paraId="1263D78F" w14:textId="6D751566">
            <w:pPr>
              <w:rPr>
                <w:rFonts w:eastAsia="Times New Roman" w:cs="Times New Roman"/>
              </w:rPr>
            </w:pPr>
            <w:r>
              <w:rPr>
                <w:rFonts w:eastAsia="Times New Roman" w:cs="Times New Roman"/>
              </w:rPr>
              <w:t>På denne bakgrunn legges det til grunn at sannsynlighetsnivået for dette personvernscenarioet ligger på mellom «meget lite sannsynlig» og «ikke usannsynlig».</w:t>
            </w:r>
          </w:p>
        </w:tc>
      </w:tr>
      <w:tr w:rsidRPr="00DF77FC" w:rsidR="00F95AB1" w:rsidTr="00F95AB1" w14:paraId="3756499A"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1531E2AA" w14:textId="6263FAAB">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133D9D" w:rsidP="00133D9D" w:rsidRDefault="00133D9D" w14:paraId="11D158B8" w14:textId="77777777">
            <w:pPr>
              <w:spacing w:after="0"/>
              <w:rPr>
                <w:rFonts w:eastAsia="Times New Roman" w:cs="Times New Roman"/>
              </w:rPr>
            </w:pPr>
            <w:r w:rsidRPr="00133D9D">
              <w:rPr>
                <w:rFonts w:eastAsia="Times New Roman" w:cs="Times New Roman"/>
              </w:rPr>
              <w:t xml:space="preserve">Det å behandle personopplysninger uten behandlingsgrunnlag og ut over formålet: </w:t>
            </w:r>
          </w:p>
          <w:p w:rsidRPr="00133D9D" w:rsidR="00133D9D" w:rsidP="00392EB9" w:rsidRDefault="00133D9D" w14:paraId="27453435" w14:textId="77777777">
            <w:pPr>
              <w:pStyle w:val="Listeavsnitt"/>
              <w:numPr>
                <w:ilvl w:val="0"/>
                <w:numId w:val="28"/>
              </w:numPr>
              <w:rPr>
                <w:sz w:val="22"/>
              </w:rPr>
            </w:pPr>
            <w:r w:rsidRPr="00133D9D">
              <w:rPr>
                <w:sz w:val="22"/>
              </w:rPr>
              <w:t>Fratar den registrerte nødvendige garantier for dens privatliv og muligheten til å håndheve sine personvernrettigheter</w:t>
            </w:r>
          </w:p>
          <w:p w:rsidRPr="00133D9D" w:rsidR="00133D9D" w:rsidP="00392EB9" w:rsidRDefault="00133D9D" w14:paraId="24F092EC" w14:textId="77777777">
            <w:pPr>
              <w:pStyle w:val="Listeavsnitt"/>
              <w:numPr>
                <w:ilvl w:val="0"/>
                <w:numId w:val="28"/>
              </w:numPr>
              <w:rPr>
                <w:sz w:val="22"/>
              </w:rPr>
            </w:pPr>
            <w:r w:rsidRPr="00133D9D">
              <w:rPr>
                <w:sz w:val="22"/>
              </w:rPr>
              <w:t>Fører til manglende medbestemmelse og kontroll av bruk av personopplysninger for den registrerte</w:t>
            </w:r>
          </w:p>
          <w:p w:rsidRPr="00133D9D" w:rsidR="00133D9D" w:rsidP="00392EB9" w:rsidRDefault="00133D9D" w14:paraId="3C412E05" w14:textId="77777777">
            <w:pPr>
              <w:pStyle w:val="Listeavsnitt"/>
              <w:numPr>
                <w:ilvl w:val="0"/>
                <w:numId w:val="28"/>
              </w:numPr>
              <w:rPr>
                <w:sz w:val="22"/>
              </w:rPr>
            </w:pPr>
            <w:r w:rsidRPr="00133D9D">
              <w:rPr>
                <w:sz w:val="22"/>
              </w:rPr>
              <w:t xml:space="preserve">Fører til manglende tillit hos den registrerte for hvordan behandling av trygdeytelser skjer </w:t>
            </w:r>
          </w:p>
          <w:p w:rsidRPr="00133D9D" w:rsidR="00133D9D" w:rsidP="00392EB9" w:rsidRDefault="00133D9D" w14:paraId="2B8F37D4" w14:textId="77777777">
            <w:pPr>
              <w:pStyle w:val="Listeavsnitt"/>
              <w:numPr>
                <w:ilvl w:val="0"/>
                <w:numId w:val="28"/>
              </w:numPr>
              <w:rPr>
                <w:sz w:val="22"/>
              </w:rPr>
            </w:pPr>
            <w:r w:rsidRPr="00133D9D">
              <w:rPr>
                <w:sz w:val="22"/>
              </w:rPr>
              <w:t>Gir ikke den registrerte forutsigbarhet i hvordan den enkeltes personopplysninger behandles</w:t>
            </w:r>
          </w:p>
          <w:p w:rsidRPr="00133D9D" w:rsidR="00133D9D" w:rsidP="00392EB9" w:rsidRDefault="00133D9D" w14:paraId="305D9AD4" w14:textId="77777777">
            <w:pPr>
              <w:pStyle w:val="Listeavsnitt"/>
              <w:numPr>
                <w:ilvl w:val="0"/>
                <w:numId w:val="28"/>
              </w:numPr>
              <w:rPr>
                <w:sz w:val="22"/>
              </w:rPr>
            </w:pPr>
            <w:r w:rsidRPr="00133D9D">
              <w:rPr>
                <w:sz w:val="22"/>
              </w:rPr>
              <w:t>Vil være brudd på den registrertes rett til å bli informert om den behandlingen som skjer</w:t>
            </w:r>
          </w:p>
          <w:p w:rsidRPr="00133D9D" w:rsidR="00133D9D" w:rsidP="00133D9D" w:rsidRDefault="00133D9D" w14:paraId="1209968D" w14:textId="74FD2570">
            <w:pPr>
              <w:rPr>
                <w:rFonts w:eastAsia="Times New Roman" w:cs="Times New Roman"/>
              </w:rPr>
            </w:pPr>
            <w:r w:rsidRPr="00133D9D">
              <w:rPr>
                <w:rFonts w:eastAsia="Times New Roman" w:cs="Times New Roman"/>
              </w:rPr>
              <w:t xml:space="preserve">Det antas at formålsutglidning hovedsakelig vil være knyttet til saksbehandlerens mistanke om at søker har gjennomført trygdemisbruk. Dette kan medføre forskjellsbehandling av en søker ved at saksbehandler ser ekstra nøye på om en </w:t>
            </w:r>
            <w:r w:rsidR="00DF56AD">
              <w:rPr>
                <w:rFonts w:eastAsia="Times New Roman" w:cs="Times New Roman"/>
              </w:rPr>
              <w:t>person</w:t>
            </w:r>
            <w:r w:rsidRPr="00133D9D">
              <w:rPr>
                <w:rFonts w:eastAsia="Times New Roman" w:cs="Times New Roman"/>
              </w:rPr>
              <w:t xml:space="preserve"> oppfyller alle vilkår for å få ytelsen. </w:t>
            </w:r>
          </w:p>
          <w:p w:rsidR="00F95AB1" w:rsidP="00133D9D" w:rsidRDefault="00133D9D" w14:paraId="7EA47A18" w14:textId="77777777">
            <w:pPr>
              <w:rPr>
                <w:rFonts w:eastAsia="Times New Roman" w:cs="Times New Roman"/>
              </w:rPr>
            </w:pPr>
            <w:r w:rsidRPr="00133D9D">
              <w:rPr>
                <w:rFonts w:eastAsia="Times New Roman" w:cs="Times New Roman"/>
              </w:rPr>
              <w:t>Det bemerkes at bruker selv har kontroll på hvilke opplysninger som vedkommende har oppgitt i fritekstfeltene i selvbetjeningsløsningen. Det antas at dette innebærer en viss forutberegnelighet. Hvis den registrerte f.eks. har oppgitt motstridende opplysninger, er det forut beregnelig for den registrerte at NAV legger vekt på dette i vurderingen av den enkelte søknaden.</w:t>
            </w:r>
          </w:p>
          <w:p w:rsidRPr="00DF77FC" w:rsidR="00133D9D" w:rsidP="00133D9D" w:rsidRDefault="00133D9D" w14:paraId="35D13E78" w14:textId="480EC7BA">
            <w:pPr>
              <w:rPr>
                <w:rFonts w:eastAsia="Times New Roman" w:cs="Times New Roman"/>
              </w:rPr>
            </w:pPr>
            <w:r>
              <w:rPr>
                <w:rFonts w:eastAsia="Times New Roman" w:cs="Times New Roman"/>
              </w:rPr>
              <w:t xml:space="preserve">På denne bakgrunn legges det til grunn at konsekvensnivået for dette personvernscenarioet er alvorlig. </w:t>
            </w:r>
          </w:p>
        </w:tc>
      </w:tr>
      <w:tr w:rsidRPr="00DF77FC" w:rsidR="00F95AB1" w:rsidTr="00F95AB1" w14:paraId="61D62C82"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045261C8" w14:textId="48A53AD3">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5971CF" w:rsidP="00133D9D" w:rsidRDefault="00B4476F" w14:paraId="5958C41E" w14:textId="77777777">
            <w:pPr>
              <w:rPr>
                <w:rFonts w:eastAsia="Times New Roman" w:cs="Times New Roman"/>
              </w:rPr>
            </w:pPr>
            <w:r w:rsidRPr="00133D9D">
              <w:rPr>
                <w:rFonts w:eastAsia="Times New Roman" w:cs="Times New Roman"/>
              </w:rPr>
              <w:t xml:space="preserve">Opplæring av ansatte i forbindelse med innføring av EESSI Pensjon og selvbetjeningsløsningen skal inneholde krav til behandling av personopplysninger. Dette skal bevisstgjøre saksbehandlere på rammene for saksbehandlingen, og eventuelle arbeidsrettslige konsekvenser hvis disse rammene ikke følger. </w:t>
            </w:r>
          </w:p>
          <w:p w:rsidRPr="00DF77FC" w:rsidR="00F95AB1" w:rsidP="00133D9D" w:rsidRDefault="00B4476F" w14:paraId="677DD80C" w14:textId="4E250E5A">
            <w:pPr>
              <w:rPr>
                <w:rFonts w:eastAsia="Times New Roman" w:cs="Times New Roman"/>
              </w:rPr>
            </w:pPr>
            <w:r w:rsidRPr="00133D9D">
              <w:rPr>
                <w:rFonts w:eastAsia="Times New Roman" w:cs="Times New Roman"/>
              </w:rPr>
              <w:t xml:space="preserve">Bruker skal i selvbetjeningsløsningen informeres om bruk av fritekstfeltet, og hvilke personopplysninger som er relevante for søknaden.  </w:t>
            </w:r>
          </w:p>
        </w:tc>
      </w:tr>
    </w:tbl>
    <w:p w:rsidR="00F95AB1" w:rsidP="001747D7" w:rsidRDefault="00F95AB1" w14:paraId="1380533E"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F95AB1" w:rsidTr="00F95AB1" w14:paraId="44EC8153"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DF77FC" w:rsidR="00F95AB1" w:rsidP="00F95AB1" w:rsidRDefault="00F95AB1" w14:paraId="08D3EB0A" w14:textId="1CCE4BAB">
            <w:pPr>
              <w:jc w:val="center"/>
              <w:rPr>
                <w:rFonts w:eastAsia="Times New Roman" w:cs="Times New Roman"/>
                <w:b/>
                <w:bCs/>
              </w:rPr>
            </w:pPr>
            <w:r w:rsidRPr="00DF77FC">
              <w:rPr>
                <w:rFonts w:eastAsia="Times New Roman" w:cs="Times New Roman"/>
              </w:rPr>
              <w:t xml:space="preserve">Personvernscenario </w:t>
            </w:r>
            <w:r w:rsidR="00E018AB">
              <w:rPr>
                <w:rFonts w:eastAsia="Times New Roman" w:cs="Times New Roman"/>
              </w:rPr>
              <w:t>P7</w:t>
            </w:r>
            <w:r w:rsidRPr="00EE4606">
              <w:rPr>
                <w:rFonts w:eastAsia="Times New Roman" w:cs="Times New Roman"/>
              </w:rPr>
              <w:t>. «</w:t>
            </w:r>
            <w:r w:rsidRPr="00E018AB" w:rsidR="00E018AB">
              <w:rPr>
                <w:rFonts w:eastAsia="Times New Roman" w:cs="Times New Roman"/>
              </w:rPr>
              <w:t>Risiko for formålsutglidning etter oversendelse til utenlandsk trygdemyndighet</w:t>
            </w:r>
            <w:r w:rsidRPr="00EE4606">
              <w:rPr>
                <w:rFonts w:eastAsia="Times New Roman" w:cs="Times New Roman"/>
              </w:rPr>
              <w:t>»</w:t>
            </w:r>
          </w:p>
        </w:tc>
      </w:tr>
      <w:tr w:rsidRPr="00DF77FC" w:rsidR="00F95AB1" w:rsidTr="00F95AB1" w14:paraId="79393DE1"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F95AB1" w:rsidP="00F95AB1" w:rsidRDefault="00F95AB1" w14:paraId="402A2AD0"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E018AB" w14:paraId="2CB9495A" w14:textId="5B627DA1">
            <w:pPr>
              <w:rPr>
                <w:rFonts w:eastAsia="Times New Roman" w:cs="Times New Roman"/>
              </w:rPr>
            </w:pPr>
            <w:r>
              <w:rPr>
                <w:rFonts w:eastAsia="Times New Roman" w:cs="Times New Roman"/>
                <w:color w:val="808080" w:themeColor="background1" w:themeShade="80"/>
              </w:rPr>
              <w:t>2</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F95AB1" w:rsidP="00F95AB1" w:rsidRDefault="00F95AB1" w14:paraId="5B3FC8BA"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E018AB" w14:paraId="390468E7" w14:textId="6A363494">
            <w:pPr>
              <w:rPr>
                <w:rFonts w:eastAsia="Times New Roman" w:cs="Times New Roman"/>
              </w:rPr>
            </w:pPr>
            <w:r>
              <w:rPr>
                <w:rFonts w:eastAsia="Times New Roman" w:cs="Times New Roman"/>
                <w:color w:val="808080" w:themeColor="background1" w:themeShade="80"/>
              </w:rPr>
              <w:t>4</w:t>
            </w:r>
          </w:p>
        </w:tc>
      </w:tr>
      <w:tr w:rsidRPr="00DF77FC" w:rsidR="00F95AB1" w:rsidTr="00F95AB1" w14:paraId="5EB77F00"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2407EA62"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F95AB1" w:rsidTr="00F95AB1" w14:paraId="7289CBBE"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F95AB1" w:rsidP="00F95AB1" w:rsidRDefault="00E018AB" w14:paraId="40901531" w14:textId="29FF697B">
            <w:pPr>
              <w:rPr>
                <w:rFonts w:eastAsia="Times New Roman" w:cs="Times New Roman"/>
              </w:rPr>
            </w:pPr>
            <w:r w:rsidRPr="00E018AB">
              <w:rPr>
                <w:rFonts w:eastAsia="Times New Roman" w:cs="Times New Roman"/>
              </w:rPr>
              <w:t>Det er en risiko for formålsutglidning etter oversendelse av personopplysninger til andre trygdemyndigheter i EU/EØS.</w:t>
            </w:r>
          </w:p>
        </w:tc>
      </w:tr>
      <w:tr w:rsidRPr="00DF77FC" w:rsidR="00F95AB1" w:rsidTr="00F95AB1" w14:paraId="3F9BF5B3"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2B5A3B26" w14:textId="77777777">
            <w:pPr>
              <w:jc w:val="center"/>
              <w:rPr>
                <w:rFonts w:eastAsia="Times New Roman" w:cs="Times New Roman"/>
              </w:rPr>
            </w:pPr>
            <w:r w:rsidRPr="00DF77FC">
              <w:rPr>
                <w:rFonts w:eastAsia="Times New Roman" w:cs="Times New Roman"/>
              </w:rPr>
              <w:t>Vurdering</w:t>
            </w:r>
          </w:p>
        </w:tc>
      </w:tr>
      <w:tr w:rsidRPr="00DF77FC" w:rsidR="00F95AB1" w:rsidTr="00F95AB1" w14:paraId="685C5B70"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F95AB1" w:rsidP="00BB120E" w:rsidRDefault="00BB120E" w14:paraId="5D2DA626" w14:textId="53D26EB2">
            <w:pPr>
              <w:spacing w:line="276" w:lineRule="auto"/>
              <w:rPr>
                <w:rFonts w:eastAsia="Times New Roman" w:cs="Times New Roman"/>
              </w:rPr>
            </w:pPr>
            <w:r>
              <w:rPr>
                <w:rFonts w:eastAsia="Times New Roman" w:cs="Times New Roman"/>
              </w:rPr>
              <w:t>Beskrivelse av nåsituasjonen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E018AB" w14:paraId="3B4BDCA4" w14:textId="28E90FB7">
            <w:pPr>
              <w:rPr>
                <w:rFonts w:eastAsia="Times New Roman" w:cs="Times New Roman"/>
              </w:rPr>
            </w:pPr>
            <w:proofErr w:type="spellStart"/>
            <w:r w:rsidRPr="00E018AB">
              <w:rPr>
                <w:rFonts w:eastAsia="Times New Roman" w:cs="Times New Roman"/>
              </w:rPr>
              <w:t>NAVs</w:t>
            </w:r>
            <w:proofErr w:type="spellEnd"/>
            <w:r w:rsidRPr="00E018AB">
              <w:rPr>
                <w:rFonts w:eastAsia="Times New Roman" w:cs="Times New Roman"/>
              </w:rPr>
              <w:t xml:space="preserve"> behandlingsansvar slutter ved oversendelsen av personopplysningen til trygdemyndigheten i det relevante EU/EØS-landet. Utenlands</w:t>
            </w:r>
            <w:r w:rsidR="006D6A0C">
              <w:rPr>
                <w:rFonts w:eastAsia="Times New Roman" w:cs="Times New Roman"/>
              </w:rPr>
              <w:t>k</w:t>
            </w:r>
            <w:r w:rsidRPr="00E018AB">
              <w:rPr>
                <w:rFonts w:eastAsia="Times New Roman" w:cs="Times New Roman"/>
              </w:rPr>
              <w:t xml:space="preserve"> trygdemyndighet sin behandling av personopplysninger er ikke noe som NAV kan kontrollere, og NAV er avhengig av å kunne stole på at den utenlandske trygdemyndigheten ikke foretar formålsutglidning. NAV er med andre ord avhengig av at trygdemyndigheter i andre land har definert et tydelig formål med behandlingen og ikke foretar formålsutglidning. Det antas at modenheten på personvernetterlevelse vil variere mellom de forskjellige EØS-landene, og at selv om personvernregelverket i EØS er likt, er det en risiko for at noen land arbeider mindre systematisk med personvern enn andre.  Stor usikkerhet knyttet til dette personvernscenarioet.</w:t>
            </w:r>
          </w:p>
        </w:tc>
      </w:tr>
      <w:tr w:rsidRPr="00DF77FC" w:rsidR="00F95AB1" w:rsidTr="00F95AB1" w14:paraId="1614082B"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3A2CCC0D" w14:textId="16CAD023">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E018AB" w:rsidR="00E018AB" w:rsidP="00E018AB" w:rsidRDefault="00E018AB" w14:paraId="0C444840" w14:textId="77777777">
            <w:pPr>
              <w:rPr>
                <w:rFonts w:eastAsia="Times New Roman" w:cs="Times New Roman"/>
              </w:rPr>
            </w:pPr>
            <w:r w:rsidRPr="00E018AB">
              <w:rPr>
                <w:rFonts w:eastAsia="Times New Roman" w:cs="Times New Roman"/>
              </w:rPr>
              <w:t xml:space="preserve">Formålsutglidning innebærer at personopplysninger behandles uten behandlingsgrunnlag. Dette vil være brudd på personvernprinsippet lovlighet, jf. GDPR artikkel 5 nr. 1 bokstav a). </w:t>
            </w:r>
          </w:p>
          <w:p w:rsidRPr="00E018AB" w:rsidR="00E018AB" w:rsidP="00E018AB" w:rsidRDefault="00E018AB" w14:paraId="32948948" w14:textId="77777777">
            <w:pPr>
              <w:rPr>
                <w:rFonts w:eastAsia="Times New Roman" w:cs="Times New Roman"/>
              </w:rPr>
            </w:pPr>
            <w:r w:rsidRPr="00E018AB">
              <w:rPr>
                <w:rFonts w:eastAsia="Times New Roman" w:cs="Times New Roman"/>
              </w:rPr>
              <w:t xml:space="preserve">Behandling av personopplysninger i EESSI pensjon ut over behandlingens formål, er i seg selv brudd på personvernprinsippet «formålsbegrensning», jf. GDPR artikkel 5 nr. 1 bokstav b). </w:t>
            </w:r>
          </w:p>
          <w:p w:rsidRPr="00DF77FC" w:rsidR="00F95AB1" w:rsidP="00E018AB" w:rsidRDefault="00E018AB" w14:paraId="639CEBEE" w14:textId="07635452">
            <w:pPr>
              <w:rPr>
                <w:rFonts w:eastAsia="Times New Roman" w:cs="Times New Roman"/>
              </w:rPr>
            </w:pPr>
            <w:r w:rsidRPr="00E018AB">
              <w:rPr>
                <w:rFonts w:eastAsia="Times New Roman" w:cs="Times New Roman"/>
              </w:rPr>
              <w:t xml:space="preserve">Behandling av flere personopplysninger enn det som er nødvendige for å oppfylle formålet med behandlingen, er i seg selv brudd på dataminimeringsprinsippet, jf. GDPR artikkel 5 nr. 1 bokstav c).  </w:t>
            </w:r>
          </w:p>
        </w:tc>
      </w:tr>
      <w:tr w:rsidRPr="00DF77FC" w:rsidR="00F95AB1" w:rsidTr="00F95AB1" w14:paraId="1945F7DE"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198A1305" w14:textId="6DB3C80E">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E018AB" w:rsidRDefault="00E018AB" w14:paraId="61085F89" w14:textId="6DC01F7A">
            <w:pPr>
              <w:tabs>
                <w:tab w:val="left" w:pos="2115"/>
              </w:tabs>
              <w:rPr>
                <w:rFonts w:eastAsia="Times New Roman" w:cs="Times New Roman"/>
              </w:rPr>
            </w:pPr>
            <w:r w:rsidRPr="00E018AB">
              <w:rPr>
                <w:rFonts w:eastAsia="Times New Roman" w:cs="Times New Roman"/>
              </w:rPr>
              <w:t>Det at trygdemyndigheter i andre EU/EØS-land er bundet av de samme personvernreglene som Norge, bør virke sannsy</w:t>
            </w:r>
            <w:r w:rsidR="000C5353">
              <w:rPr>
                <w:rFonts w:eastAsia="Times New Roman" w:cs="Times New Roman"/>
              </w:rPr>
              <w:t>n</w:t>
            </w:r>
            <w:r w:rsidRPr="00E018AB">
              <w:rPr>
                <w:rFonts w:eastAsia="Times New Roman" w:cs="Times New Roman"/>
              </w:rPr>
              <w:t>lighetsreduserende. Det antas at særlig Tyskland vil være mer mode</w:t>
            </w:r>
            <w:r w:rsidR="000C5353">
              <w:rPr>
                <w:rFonts w:eastAsia="Times New Roman" w:cs="Times New Roman"/>
              </w:rPr>
              <w:t>n</w:t>
            </w:r>
            <w:r w:rsidRPr="00E018AB">
              <w:rPr>
                <w:rFonts w:eastAsia="Times New Roman" w:cs="Times New Roman"/>
              </w:rPr>
              <w:t xml:space="preserve"> enn Norge </w:t>
            </w:r>
            <w:proofErr w:type="gramStart"/>
            <w:r w:rsidRPr="00E018AB">
              <w:rPr>
                <w:rFonts w:eastAsia="Times New Roman" w:cs="Times New Roman"/>
              </w:rPr>
              <w:t>hva gjelder</w:t>
            </w:r>
            <w:proofErr w:type="gramEnd"/>
            <w:r w:rsidRPr="00E018AB">
              <w:rPr>
                <w:rFonts w:eastAsia="Times New Roman" w:cs="Times New Roman"/>
              </w:rPr>
              <w:t xml:space="preserve"> personvern. Andre trygdemyndigheter i øvrige EØS-land er ofte myer mer fragmentert enn Norge. Dette kan gjøre at personopplysningene er mindre tilgjengelige, og derfor mindre sannsynlig at dette vil skje i utlandet. Andre land i EØS har en mindre tillitskultur enn Norge, noe som kan være sannsy</w:t>
            </w:r>
            <w:r w:rsidR="000C5353">
              <w:rPr>
                <w:rFonts w:eastAsia="Times New Roman" w:cs="Times New Roman"/>
              </w:rPr>
              <w:t>n</w:t>
            </w:r>
            <w:r w:rsidRPr="00E018AB">
              <w:rPr>
                <w:rFonts w:eastAsia="Times New Roman" w:cs="Times New Roman"/>
              </w:rPr>
              <w:t xml:space="preserve">lighetsreduserende. Det store usikkerhetsmomentet som dette personvernkonsekvensscenarioet </w:t>
            </w:r>
            <w:proofErr w:type="gramStart"/>
            <w:r w:rsidRPr="00E018AB">
              <w:rPr>
                <w:rFonts w:eastAsia="Times New Roman" w:cs="Times New Roman"/>
              </w:rPr>
              <w:t>innebærer</w:t>
            </w:r>
            <w:proofErr w:type="gramEnd"/>
            <w:r w:rsidRPr="00E018AB">
              <w:rPr>
                <w:rFonts w:eastAsia="Times New Roman" w:cs="Times New Roman"/>
              </w:rPr>
              <w:t xml:space="preserve"> trekker imidlertid opp sannsynlighetsnivået noe.    </w:t>
            </w:r>
            <w:r>
              <w:rPr>
                <w:rFonts w:eastAsia="Times New Roman" w:cs="Times New Roman"/>
              </w:rPr>
              <w:tab/>
            </w:r>
          </w:p>
        </w:tc>
      </w:tr>
      <w:tr w:rsidRPr="00DF77FC" w:rsidR="00F95AB1" w:rsidTr="00F95AB1" w14:paraId="7B5516C1"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2C42C51C" w14:textId="3D96799E">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E018AB" w:rsidP="00E018AB" w:rsidRDefault="00E018AB" w14:paraId="032569BF" w14:textId="77777777">
            <w:pPr>
              <w:spacing w:after="0"/>
              <w:rPr>
                <w:rFonts w:eastAsia="Times New Roman" w:cs="Times New Roman"/>
              </w:rPr>
            </w:pPr>
            <w:r w:rsidRPr="00133D9D">
              <w:rPr>
                <w:rFonts w:eastAsia="Times New Roman" w:cs="Times New Roman"/>
              </w:rPr>
              <w:t xml:space="preserve">Det å behandle personopplysninger uten behandlingsgrunnlag og ut over formålet: </w:t>
            </w:r>
          </w:p>
          <w:p w:rsidRPr="00133D9D" w:rsidR="00E018AB" w:rsidP="00392EB9" w:rsidRDefault="00E018AB" w14:paraId="4D567FBB" w14:textId="77777777">
            <w:pPr>
              <w:pStyle w:val="Listeavsnitt"/>
              <w:numPr>
                <w:ilvl w:val="0"/>
                <w:numId w:val="28"/>
              </w:numPr>
              <w:rPr>
                <w:sz w:val="22"/>
              </w:rPr>
            </w:pPr>
            <w:r w:rsidRPr="00133D9D">
              <w:rPr>
                <w:sz w:val="22"/>
              </w:rPr>
              <w:t>Fratar den registrerte nødvendige garantier for dens privatliv og muligheten til å håndheve sine personvernrettigheter</w:t>
            </w:r>
          </w:p>
          <w:p w:rsidRPr="00133D9D" w:rsidR="00E018AB" w:rsidP="00392EB9" w:rsidRDefault="00E018AB" w14:paraId="0A6EFD62" w14:textId="77777777">
            <w:pPr>
              <w:pStyle w:val="Listeavsnitt"/>
              <w:numPr>
                <w:ilvl w:val="0"/>
                <w:numId w:val="28"/>
              </w:numPr>
              <w:rPr>
                <w:sz w:val="22"/>
              </w:rPr>
            </w:pPr>
            <w:r w:rsidRPr="00133D9D">
              <w:rPr>
                <w:sz w:val="22"/>
              </w:rPr>
              <w:t>Fører til manglende medbestemmelse og kontroll av bruk av personopplysninger for den registrerte</w:t>
            </w:r>
          </w:p>
          <w:p w:rsidRPr="00133D9D" w:rsidR="00E018AB" w:rsidP="00392EB9" w:rsidRDefault="00E018AB" w14:paraId="5EFB57EA" w14:textId="77777777">
            <w:pPr>
              <w:pStyle w:val="Listeavsnitt"/>
              <w:numPr>
                <w:ilvl w:val="0"/>
                <w:numId w:val="28"/>
              </w:numPr>
              <w:rPr>
                <w:sz w:val="22"/>
              </w:rPr>
            </w:pPr>
            <w:r w:rsidRPr="00133D9D">
              <w:rPr>
                <w:sz w:val="22"/>
              </w:rPr>
              <w:t xml:space="preserve">Fører til manglende tillit hos den registrerte for hvordan behandling av trygdeytelser skjer </w:t>
            </w:r>
          </w:p>
          <w:p w:rsidRPr="00133D9D" w:rsidR="00E018AB" w:rsidP="00392EB9" w:rsidRDefault="00E018AB" w14:paraId="6B689880" w14:textId="77777777">
            <w:pPr>
              <w:pStyle w:val="Listeavsnitt"/>
              <w:numPr>
                <w:ilvl w:val="0"/>
                <w:numId w:val="28"/>
              </w:numPr>
              <w:rPr>
                <w:sz w:val="22"/>
              </w:rPr>
            </w:pPr>
            <w:r w:rsidRPr="00133D9D">
              <w:rPr>
                <w:sz w:val="22"/>
              </w:rPr>
              <w:t>Gir ikke den registrerte forutsigbarhet i hvordan den enkeltes personopplysninger behandles</w:t>
            </w:r>
          </w:p>
          <w:p w:rsidRPr="00133D9D" w:rsidR="00E018AB" w:rsidP="00392EB9" w:rsidRDefault="00E018AB" w14:paraId="26AF674E" w14:textId="77777777">
            <w:pPr>
              <w:pStyle w:val="Listeavsnitt"/>
              <w:numPr>
                <w:ilvl w:val="0"/>
                <w:numId w:val="28"/>
              </w:numPr>
              <w:rPr>
                <w:sz w:val="22"/>
              </w:rPr>
            </w:pPr>
            <w:r w:rsidRPr="00133D9D">
              <w:rPr>
                <w:sz w:val="22"/>
              </w:rPr>
              <w:t>Vil være brudd på den registrertes rett til å bli informert om den behandlingen som skjer</w:t>
            </w:r>
          </w:p>
          <w:p w:rsidRPr="00DF77FC" w:rsidR="00F95AB1" w:rsidP="00F95AB1" w:rsidRDefault="00E018AB" w14:paraId="18908543" w14:textId="3EDBC8A1">
            <w:pPr>
              <w:rPr>
                <w:rFonts w:eastAsia="Times New Roman" w:cs="Times New Roman"/>
              </w:rPr>
            </w:pPr>
            <w:r>
              <w:rPr>
                <w:rFonts w:eastAsia="Times New Roman" w:cs="Times New Roman"/>
              </w:rPr>
              <w:t>På denne bakgrunn legges det til grunn at konsekvensnivået for dette personvernscenarioet er alvorlig, på lik linje med konsekvensnivået i P6.</w:t>
            </w:r>
          </w:p>
        </w:tc>
      </w:tr>
      <w:tr w:rsidRPr="00DF77FC" w:rsidR="00F95AB1" w:rsidTr="00F95AB1" w14:paraId="1246032E"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0A56EBE5" w14:textId="1EE74A6D">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E018AB" w14:paraId="43A45462" w14:textId="380F9795">
            <w:pPr>
              <w:rPr>
                <w:rFonts w:eastAsia="Times New Roman" w:cs="Times New Roman"/>
              </w:rPr>
            </w:pPr>
            <w:r w:rsidRPr="00E018AB">
              <w:rPr>
                <w:rFonts w:eastAsia="Times New Roman" w:cs="Times New Roman"/>
              </w:rPr>
              <w:t xml:space="preserve">Dette personvernscenarioet faller i stor grad utenfor </w:t>
            </w:r>
            <w:proofErr w:type="spellStart"/>
            <w:r w:rsidRPr="00E018AB">
              <w:rPr>
                <w:rFonts w:eastAsia="Times New Roman" w:cs="Times New Roman"/>
              </w:rPr>
              <w:t>NAVs</w:t>
            </w:r>
            <w:proofErr w:type="spellEnd"/>
            <w:r w:rsidRPr="00E018AB">
              <w:rPr>
                <w:rFonts w:eastAsia="Times New Roman" w:cs="Times New Roman"/>
              </w:rPr>
              <w:t xml:space="preserve"> kontroll. Dette fordi NAV er pålagt gjennom en forordning å oversende personopplysninger til utenlandske trygdemyndigheter, og ikke har anledning til å kontrollere hvordan utenlandske trygdemyndigheter behandler personopplysninger. Utenlandske trygdemyndigheters håndtering av personopplysninger er et tema som de registrerte spesifikt har tatt opp som en risiko de er bekymret for. På bakgrunn av denne (og andre) personvernkonsekvensvurderinger i EESSI, utarbeides det et erfaringsnotat som planlegges sendt til </w:t>
            </w:r>
            <w:proofErr w:type="spellStart"/>
            <w:r w:rsidRPr="00E018AB">
              <w:rPr>
                <w:rFonts w:eastAsia="Times New Roman" w:cs="Times New Roman"/>
              </w:rPr>
              <w:t>NAVs</w:t>
            </w:r>
            <w:proofErr w:type="spellEnd"/>
            <w:r w:rsidRPr="00E018AB">
              <w:rPr>
                <w:rFonts w:eastAsia="Times New Roman" w:cs="Times New Roman"/>
              </w:rPr>
              <w:t xml:space="preserve"> personvernombud og personvernprosjektet. Notatet inneholder en anbefaling om at landrisiko eventuelt må behandles sentralt i NAV.  </w:t>
            </w:r>
          </w:p>
        </w:tc>
      </w:tr>
    </w:tbl>
    <w:p w:rsidR="00F95AB1" w:rsidP="001747D7" w:rsidRDefault="00F95AB1" w14:paraId="7076637F"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F95AB1" w:rsidTr="00F95AB1" w14:paraId="0857DB08"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DF77FC" w:rsidR="00F95AB1" w:rsidP="00E018AB" w:rsidRDefault="00F95AB1" w14:paraId="1F61DC94" w14:textId="4DD32652">
            <w:pPr>
              <w:jc w:val="center"/>
              <w:rPr>
                <w:rFonts w:eastAsia="Times New Roman" w:cs="Times New Roman"/>
                <w:b/>
                <w:bCs/>
              </w:rPr>
            </w:pPr>
            <w:r w:rsidRPr="00DF77FC">
              <w:rPr>
                <w:rFonts w:eastAsia="Times New Roman" w:cs="Times New Roman"/>
              </w:rPr>
              <w:t xml:space="preserve">Personvernscenario </w:t>
            </w:r>
            <w:r w:rsidR="00E018AB">
              <w:rPr>
                <w:rFonts w:eastAsia="Times New Roman" w:cs="Times New Roman"/>
              </w:rPr>
              <w:t>P8</w:t>
            </w:r>
            <w:r w:rsidRPr="00EE4606">
              <w:rPr>
                <w:rFonts w:eastAsia="Times New Roman" w:cs="Times New Roman"/>
              </w:rPr>
              <w:t>. «</w:t>
            </w:r>
            <w:r w:rsidR="00E018AB">
              <w:rPr>
                <w:rFonts w:eastAsia="Times New Roman" w:cs="Times New Roman"/>
              </w:rPr>
              <w:t>Snoking</w:t>
            </w:r>
            <w:r w:rsidRPr="00EE4606">
              <w:rPr>
                <w:rFonts w:eastAsia="Times New Roman" w:cs="Times New Roman"/>
              </w:rPr>
              <w:t>»</w:t>
            </w:r>
          </w:p>
        </w:tc>
      </w:tr>
      <w:tr w:rsidRPr="00DF77FC" w:rsidR="00F95AB1" w:rsidTr="00F95AB1" w14:paraId="59029630"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F95AB1" w:rsidP="00F95AB1" w:rsidRDefault="00F95AB1" w14:paraId="2D7A7D67"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E018AB" w14:paraId="4F29946F" w14:textId="61609F33">
            <w:pPr>
              <w:rPr>
                <w:rFonts w:eastAsia="Times New Roman" w:cs="Times New Roman"/>
              </w:rPr>
            </w:pPr>
            <w:r>
              <w:rPr>
                <w:rFonts w:eastAsia="Times New Roman" w:cs="Times New Roman"/>
                <w:color w:val="808080" w:themeColor="background1" w:themeShade="80"/>
              </w:rPr>
              <w:t>2</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F95AB1" w:rsidP="00F95AB1" w:rsidRDefault="00F95AB1" w14:paraId="09305320"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E018AB" w14:paraId="1DF19C36" w14:textId="7216AD64">
            <w:pPr>
              <w:rPr>
                <w:rFonts w:eastAsia="Times New Roman" w:cs="Times New Roman"/>
              </w:rPr>
            </w:pPr>
            <w:r>
              <w:rPr>
                <w:rFonts w:eastAsia="Times New Roman" w:cs="Times New Roman"/>
                <w:color w:val="808080" w:themeColor="background1" w:themeShade="80"/>
              </w:rPr>
              <w:t>5</w:t>
            </w:r>
          </w:p>
        </w:tc>
      </w:tr>
      <w:tr w:rsidRPr="00DF77FC" w:rsidR="00F95AB1" w:rsidTr="00F95AB1" w14:paraId="21BE6F58"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53488FB8"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F95AB1" w:rsidTr="00F95AB1" w14:paraId="36FF536D"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F95AB1" w:rsidP="00F95AB1" w:rsidRDefault="00E018AB" w14:paraId="21C25338" w14:textId="4256B338">
            <w:pPr>
              <w:rPr>
                <w:rFonts w:eastAsia="Times New Roman" w:cs="Times New Roman"/>
              </w:rPr>
            </w:pPr>
            <w:r w:rsidRPr="00E018AB">
              <w:rPr>
                <w:rFonts w:eastAsia="Times New Roman" w:cs="Times New Roman"/>
              </w:rPr>
              <w:t xml:space="preserve">Det er en risiko for at utviklere, driftspersonell eller saksbehandlere i NAV gjennomfører uberettigede oppslag, søk eller uttrekk (snoking) fra </w:t>
            </w:r>
            <w:r w:rsidRPr="00287AA1">
              <w:rPr>
                <w:rFonts w:eastAsia="Times New Roman" w:cs="Times New Roman"/>
                <w:strike/>
                <w:highlight w:val="lightGray"/>
                <w:rPrChange w:author="Støylen, Mari" w:date="2021-05-04T10:16:00Z" w:id="576">
                  <w:rPr>
                    <w:rFonts w:eastAsia="Times New Roman" w:cs="Times New Roman"/>
                  </w:rPr>
                </w:rPrChange>
              </w:rPr>
              <w:t>selvbetjeningsløsningen og fra</w:t>
            </w:r>
            <w:r w:rsidRPr="00E018AB">
              <w:rPr>
                <w:rFonts w:eastAsia="Times New Roman" w:cs="Times New Roman"/>
              </w:rPr>
              <w:t xml:space="preserve"> EESSI Pensjon. </w:t>
            </w:r>
          </w:p>
        </w:tc>
      </w:tr>
      <w:tr w:rsidRPr="00DF77FC" w:rsidR="00F95AB1" w:rsidTr="00F95AB1" w14:paraId="63EFA9B0"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F95AB1" w:rsidP="00F95AB1" w:rsidRDefault="00F95AB1" w14:paraId="7C304C65" w14:textId="77777777">
            <w:pPr>
              <w:jc w:val="center"/>
              <w:rPr>
                <w:rFonts w:eastAsia="Times New Roman" w:cs="Times New Roman"/>
              </w:rPr>
            </w:pPr>
            <w:r w:rsidRPr="00DF77FC">
              <w:rPr>
                <w:rFonts w:eastAsia="Times New Roman" w:cs="Times New Roman"/>
              </w:rPr>
              <w:t>Vurdering</w:t>
            </w:r>
          </w:p>
        </w:tc>
      </w:tr>
      <w:tr w:rsidRPr="00DF77FC" w:rsidR="00F95AB1" w:rsidTr="00F95AB1" w14:paraId="046134B2"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F95AB1" w:rsidP="00BB120E" w:rsidRDefault="00BB120E" w14:paraId="7C4DAD76" w14:textId="2C928D4A">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E018AB" w:rsidR="00E018AB" w:rsidP="00E018AB" w:rsidRDefault="00E018AB" w14:paraId="7C07BBAA" w14:textId="7E847A96">
            <w:pPr>
              <w:rPr>
                <w:rFonts w:eastAsia="Times New Roman" w:cs="Times New Roman"/>
              </w:rPr>
            </w:pPr>
            <w:r w:rsidRPr="00E018AB">
              <w:rPr>
                <w:rFonts w:eastAsia="Times New Roman" w:cs="Times New Roman"/>
              </w:rPr>
              <w:t xml:space="preserve">Undersøkelsen av tilgangskontroller i NAV viser at uberettigede oppslag (snoking) er en utfordring i NAV, og det har vært eksempler </w:t>
            </w:r>
            <w:r w:rsidR="00CC08E0">
              <w:rPr>
                <w:rFonts w:eastAsia="Times New Roman" w:cs="Times New Roman"/>
              </w:rPr>
              <w:t xml:space="preserve">på </w:t>
            </w:r>
            <w:r w:rsidRPr="00E018AB">
              <w:rPr>
                <w:rFonts w:eastAsia="Times New Roman" w:cs="Times New Roman"/>
              </w:rPr>
              <w:t xml:space="preserve">at ansatte har misbrukt sine tilganger til å gjøre oppslag på personer uten at de har hatt tjenstlige behov for </w:t>
            </w:r>
            <w:r w:rsidR="00CC08E0">
              <w:rPr>
                <w:rFonts w:eastAsia="Times New Roman" w:cs="Times New Roman"/>
              </w:rPr>
              <w:t>dette</w:t>
            </w:r>
            <w:r w:rsidRPr="00E018AB">
              <w:rPr>
                <w:rFonts w:eastAsia="Times New Roman" w:cs="Times New Roman"/>
              </w:rPr>
              <w:t xml:space="preserve">. Oppslag uten tjenstlige behov kan inkludere oppslag på offentlig kjente personer, oppslag på seg selv, relasjoner og kollegaer, oppslag på bekjente eller naboer eller oppslag på personer som har søkt jobb i NAV. Oppslag utenom tjenstlige behov kan være motivert av nysgjerrighet eller med formål om misbruk, for eksempel til egen vinning. Utro tjenere kan også gjøre oppslag på oppdrag av en ekstern part. Dette personvernscenarioet gjelder ikke utilsiktede oppslag, det vil si oppslag uten tjenstlige behov på grunn av feil. </w:t>
            </w:r>
          </w:p>
          <w:p w:rsidRPr="00DF77FC" w:rsidR="00F95AB1" w:rsidP="00F95AB1" w:rsidRDefault="00E018AB" w14:paraId="4B04709E" w14:textId="60A7A650">
            <w:pPr>
              <w:rPr>
                <w:rFonts w:eastAsia="Times New Roman" w:cs="Times New Roman"/>
              </w:rPr>
            </w:pPr>
            <w:r w:rsidRPr="00E018AB">
              <w:rPr>
                <w:rFonts w:eastAsia="Times New Roman" w:cs="Times New Roman"/>
              </w:rPr>
              <w:t xml:space="preserve">Behandlingen i EESSI Pensjon </w:t>
            </w:r>
            <w:r w:rsidRPr="00287AA1">
              <w:rPr>
                <w:rFonts w:eastAsia="Times New Roman" w:cs="Times New Roman"/>
                <w:strike/>
                <w:highlight w:val="lightGray"/>
                <w:rPrChange w:author="Støylen, Mari" w:date="2021-05-04T10:16:00Z" w:id="577">
                  <w:rPr>
                    <w:rFonts w:eastAsia="Times New Roman" w:cs="Times New Roman"/>
                  </w:rPr>
                </w:rPrChange>
              </w:rPr>
              <w:t>og i selvbetjeningsløsningen</w:t>
            </w:r>
            <w:r w:rsidRPr="00E018AB">
              <w:rPr>
                <w:rFonts w:eastAsia="Times New Roman" w:cs="Times New Roman"/>
              </w:rPr>
              <w:t xml:space="preserve"> innebærer en overgang fra behandling av personopplysninger på papir, til en elektronisk behandling hvor personopplysningene struktureres. Denne struktureringen av informasjon kan gjøre uberettigede oppslag enklere ved at det er lettere å søke etter konkret informasjon. </w:t>
            </w:r>
          </w:p>
        </w:tc>
      </w:tr>
      <w:tr w:rsidRPr="00DF77FC" w:rsidR="00F95AB1" w:rsidTr="00F95AB1" w14:paraId="525F50E6"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202F353B" w14:textId="6151AD29">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F95AB1" w:rsidP="00F95AB1" w:rsidRDefault="006967F2" w14:paraId="4E19E47C" w14:textId="10BF5D6E">
            <w:pPr>
              <w:rPr>
                <w:rFonts w:eastAsia="Times New Roman" w:cs="Times New Roman"/>
              </w:rPr>
            </w:pPr>
            <w:r w:rsidRPr="006967F2">
              <w:rPr>
                <w:rFonts w:eastAsia="Times New Roman" w:cs="Times New Roman"/>
              </w:rPr>
              <w:t>Det at personopplysninger blir kjent for andre uten tjenstlig behov, er et brudd på personvernprinsippet integritet og konfidensialitet, jf. GDPR artikkel 5 nr. 1 bokstav f). Dette er i seg selv et personvernbrudd.</w:t>
            </w:r>
          </w:p>
        </w:tc>
      </w:tr>
      <w:tr w:rsidRPr="00DF77FC" w:rsidR="00F95AB1" w:rsidTr="00F95AB1" w14:paraId="0C2277F4"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2DAF57F4" w14:textId="0EC4D4A2">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6967F2" w:rsidR="006967F2" w:rsidP="006967F2" w:rsidRDefault="006967F2" w14:paraId="26404456" w14:textId="77777777">
            <w:pPr>
              <w:rPr>
                <w:rFonts w:eastAsia="Times New Roman" w:cs="Times New Roman"/>
              </w:rPr>
            </w:pPr>
            <w:r w:rsidRPr="006967F2">
              <w:rPr>
                <w:rFonts w:eastAsia="Times New Roman" w:cs="Times New Roman"/>
              </w:rPr>
              <w:t xml:space="preserve">Det antas at også denne løsningen kan utnyttes av interne ressurser for å gjøre oppslag uten tjenstlige behov. </w:t>
            </w:r>
          </w:p>
          <w:p w:rsidRPr="0091594C" w:rsidR="006967F2" w:rsidP="006967F2" w:rsidRDefault="006967F2" w14:paraId="0A8A6865" w14:textId="5B4EA9C1">
            <w:pPr>
              <w:rPr>
                <w:rFonts w:eastAsia="Times New Roman" w:cs="Times New Roman"/>
                <w:color w:val="FF0000"/>
                <w:rPrChange w:author="Støylen, Mari" w:date="2021-04-12T17:54:00Z" w:id="578">
                  <w:rPr>
                    <w:rFonts w:eastAsia="Times New Roman" w:cs="Times New Roman"/>
                  </w:rPr>
                </w:rPrChange>
              </w:rPr>
            </w:pPr>
            <w:r w:rsidRPr="00287AA1">
              <w:rPr>
                <w:rFonts w:eastAsia="Times New Roman" w:cs="Times New Roman"/>
                <w:highlight w:val="lightGray"/>
                <w:rPrChange w:author="Støylen, Mari" w:date="2021-05-04T10:17:00Z" w:id="579">
                  <w:rPr>
                    <w:rFonts w:eastAsia="Times New Roman" w:cs="Times New Roman"/>
                  </w:rPr>
                </w:rPrChange>
              </w:rPr>
              <w:t>Personopplysninger lagres ukryptert i aksesspunktet til EESSI i 60 dager</w:t>
            </w:r>
            <w:r w:rsidRPr="00287AA1" w:rsidR="00BD0CA5">
              <w:rPr>
                <w:rFonts w:eastAsia="Times New Roman" w:cs="Times New Roman"/>
                <w:highlight w:val="lightGray"/>
                <w:rPrChange w:author="Støylen, Mari" w:date="2021-05-04T10:17:00Z" w:id="580">
                  <w:rPr>
                    <w:rFonts w:eastAsia="Times New Roman" w:cs="Times New Roman"/>
                  </w:rPr>
                </w:rPrChange>
              </w:rPr>
              <w:t xml:space="preserve">, men denne risikoen er allerede ivaretatt av </w:t>
            </w:r>
            <w:proofErr w:type="spellStart"/>
            <w:r w:rsidRPr="00287AA1" w:rsidR="00BD0CA5">
              <w:rPr>
                <w:rFonts w:eastAsia="Times New Roman" w:cs="Times New Roman"/>
                <w:highlight w:val="lightGray"/>
                <w:rPrChange w:author="Støylen, Mari" w:date="2021-05-04T10:17:00Z" w:id="581">
                  <w:rPr>
                    <w:rFonts w:eastAsia="Times New Roman" w:cs="Times New Roman"/>
                  </w:rPr>
                </w:rPrChange>
              </w:rPr>
              <w:t>PVKen</w:t>
            </w:r>
            <w:proofErr w:type="spellEnd"/>
            <w:r w:rsidRPr="00287AA1" w:rsidR="00BD0CA5">
              <w:rPr>
                <w:rFonts w:eastAsia="Times New Roman" w:cs="Times New Roman"/>
                <w:highlight w:val="lightGray"/>
                <w:rPrChange w:author="Støylen, Mari" w:date="2021-05-04T10:17:00Z" w:id="582">
                  <w:rPr>
                    <w:rFonts w:eastAsia="Times New Roman" w:cs="Times New Roman"/>
                  </w:rPr>
                </w:rPrChange>
              </w:rPr>
              <w:t xml:space="preserve"> til EESSI Basis, o</w:t>
            </w:r>
            <w:ins w:author="Støylen, Mari" w:date="2021-04-12T17:53:00Z" w:id="583">
              <w:r w:rsidRPr="00287AA1" w:rsidR="0091594C">
                <w:rPr>
                  <w:rFonts w:eastAsia="Times New Roman" w:cs="Times New Roman"/>
                  <w:highlight w:val="lightGray"/>
                  <w:rPrChange w:author="Støylen, Mari" w:date="2021-05-04T10:17:00Z" w:id="584">
                    <w:rPr>
                      <w:rFonts w:eastAsia="Times New Roman" w:cs="Times New Roman"/>
                    </w:rPr>
                  </w:rPrChange>
                </w:rPr>
                <w:t>g</w:t>
              </w:r>
            </w:ins>
            <w:del w:author="Støylen, Mari" w:date="2021-04-12T17:53:00Z" w:id="585">
              <w:r w:rsidRPr="00287AA1" w:rsidDel="0091594C" w:rsidR="00BD0CA5">
                <w:rPr>
                  <w:rFonts w:eastAsia="Times New Roman" w:cs="Times New Roman"/>
                  <w:highlight w:val="lightGray"/>
                  <w:rPrChange w:author="Støylen, Mari" w:date="2021-05-04T10:17:00Z" w:id="586">
                    <w:rPr>
                      <w:rFonts w:eastAsia="Times New Roman" w:cs="Times New Roman"/>
                    </w:rPr>
                  </w:rPrChange>
                </w:rPr>
                <w:delText>m</w:delText>
              </w:r>
            </w:del>
            <w:r w:rsidRPr="00287AA1" w:rsidR="00BD0CA5">
              <w:rPr>
                <w:rFonts w:eastAsia="Times New Roman" w:cs="Times New Roman"/>
                <w:highlight w:val="lightGray"/>
                <w:rPrChange w:author="Støylen, Mari" w:date="2021-05-04T10:17:00Z" w:id="587">
                  <w:rPr>
                    <w:rFonts w:eastAsia="Times New Roman" w:cs="Times New Roman"/>
                  </w:rPr>
                </w:rPrChange>
              </w:rPr>
              <w:t xml:space="preserve"> omtales derfor ikke her</w:t>
            </w:r>
            <w:r w:rsidRPr="00287AA1" w:rsidR="00EA5512">
              <w:rPr>
                <w:rFonts w:eastAsia="Times New Roman" w:cs="Times New Roman"/>
                <w:highlight w:val="lightGray"/>
                <w:rPrChange w:author="Støylen, Mari" w:date="2021-05-04T10:17:00Z" w:id="588">
                  <w:rPr>
                    <w:rFonts w:eastAsia="Times New Roman" w:cs="Times New Roman"/>
                  </w:rPr>
                </w:rPrChange>
              </w:rPr>
              <w:t>.</w:t>
            </w:r>
            <w:r w:rsidRPr="00287AA1">
              <w:rPr>
                <w:rFonts w:eastAsia="Times New Roman" w:cs="Times New Roman"/>
                <w:highlight w:val="lightGray"/>
                <w:rPrChange w:author="Støylen, Mari" w:date="2021-05-04T10:17:00Z" w:id="589">
                  <w:rPr>
                    <w:rFonts w:eastAsia="Times New Roman" w:cs="Times New Roman"/>
                  </w:rPr>
                </w:rPrChange>
              </w:rPr>
              <w:t xml:space="preserve"> </w:t>
            </w:r>
            <w:r w:rsidRPr="00287AA1" w:rsidR="00EA5512">
              <w:rPr>
                <w:rFonts w:eastAsia="Times New Roman" w:cs="Times New Roman"/>
                <w:highlight w:val="lightGray"/>
                <w:rPrChange w:author="Støylen, Mari" w:date="2021-05-04T10:17:00Z" w:id="590">
                  <w:rPr>
                    <w:rFonts w:eastAsia="Times New Roman" w:cs="Times New Roman"/>
                  </w:rPr>
                </w:rPrChange>
              </w:rPr>
              <w:t xml:space="preserve">Videre lagres </w:t>
            </w:r>
            <w:r w:rsidRPr="00287AA1" w:rsidR="00BD0CA5">
              <w:rPr>
                <w:rFonts w:eastAsia="Times New Roman" w:cs="Times New Roman"/>
                <w:highlight w:val="lightGray"/>
                <w:rPrChange w:author="Støylen, Mari" w:date="2021-05-04T10:17:00Z" w:id="591">
                  <w:rPr>
                    <w:rFonts w:eastAsia="Times New Roman" w:cs="Times New Roman"/>
                  </w:rPr>
                </w:rPrChange>
              </w:rPr>
              <w:t>personopplysningene</w:t>
            </w:r>
            <w:r w:rsidRPr="00287AA1" w:rsidR="00EA5512">
              <w:rPr>
                <w:rFonts w:eastAsia="Times New Roman" w:cs="Times New Roman"/>
                <w:highlight w:val="lightGray"/>
                <w:rPrChange w:author="Støylen, Mari" w:date="2021-05-04T10:17:00Z" w:id="592">
                  <w:rPr>
                    <w:rFonts w:eastAsia="Times New Roman" w:cs="Times New Roman"/>
                  </w:rPr>
                </w:rPrChange>
              </w:rPr>
              <w:t xml:space="preserve"> kryptert </w:t>
            </w:r>
            <w:r w:rsidRPr="00287AA1">
              <w:rPr>
                <w:rFonts w:eastAsia="Times New Roman" w:cs="Times New Roman"/>
                <w:highlight w:val="lightGray"/>
                <w:rPrChange w:author="Støylen, Mari" w:date="2021-05-04T10:17:00Z" w:id="593">
                  <w:rPr>
                    <w:rFonts w:eastAsia="Times New Roman" w:cs="Times New Roman"/>
                  </w:rPr>
                </w:rPrChange>
              </w:rPr>
              <w:t xml:space="preserve">i </w:t>
            </w:r>
            <w:r w:rsidRPr="00287AA1" w:rsidR="00BB56A1">
              <w:rPr>
                <w:rFonts w:eastAsia="Times New Roman" w:cs="Times New Roman"/>
                <w:highlight w:val="lightGray"/>
                <w:rPrChange w:author="Støylen, Mari" w:date="2021-05-04T10:17:00Z" w:id="594">
                  <w:rPr>
                    <w:rFonts w:eastAsia="Times New Roman" w:cs="Times New Roman"/>
                  </w:rPr>
                </w:rPrChange>
              </w:rPr>
              <w:t xml:space="preserve">en database (S3) i </w:t>
            </w:r>
            <w:r w:rsidRPr="00287AA1">
              <w:rPr>
                <w:rFonts w:eastAsia="Times New Roman" w:cs="Times New Roman"/>
                <w:highlight w:val="lightGray"/>
                <w:rPrChange w:author="Støylen, Mari" w:date="2021-05-04T10:17:00Z" w:id="595">
                  <w:rPr>
                    <w:rFonts w:eastAsia="Times New Roman" w:cs="Times New Roman"/>
                  </w:rPr>
                </w:rPrChange>
              </w:rPr>
              <w:t>selvbetjeningsløsningen</w:t>
            </w:r>
            <w:r w:rsidRPr="00287AA1" w:rsidR="00BD0CA5">
              <w:rPr>
                <w:rFonts w:eastAsia="Times New Roman" w:cs="Times New Roman"/>
                <w:highlight w:val="lightGray"/>
                <w:rPrChange w:author="Støylen, Mari" w:date="2021-05-04T10:17:00Z" w:id="596">
                  <w:rPr>
                    <w:rFonts w:eastAsia="Times New Roman" w:cs="Times New Roman"/>
                  </w:rPr>
                </w:rPrChange>
              </w:rPr>
              <w:t xml:space="preserve"> og </w:t>
            </w:r>
            <w:r w:rsidRPr="00287AA1" w:rsidR="00AF0A03">
              <w:rPr>
                <w:rFonts w:eastAsia="Times New Roman" w:cs="Times New Roman"/>
                <w:highlight w:val="lightGray"/>
                <w:rPrChange w:author="Støylen, Mari" w:date="2021-05-04T10:17:00Z" w:id="597">
                  <w:rPr>
                    <w:rFonts w:eastAsia="Times New Roman" w:cs="Times New Roman"/>
                  </w:rPr>
                </w:rPrChange>
              </w:rPr>
              <w:t xml:space="preserve">ukryptert </w:t>
            </w:r>
            <w:r w:rsidRPr="00287AA1" w:rsidR="00BD0CA5">
              <w:rPr>
                <w:rFonts w:eastAsia="Times New Roman" w:cs="Times New Roman"/>
                <w:highlight w:val="lightGray"/>
                <w:rPrChange w:author="Støylen, Mari" w:date="2021-05-04T10:17:00Z" w:id="598">
                  <w:rPr>
                    <w:rFonts w:eastAsia="Times New Roman" w:cs="Times New Roman"/>
                  </w:rPr>
                </w:rPrChange>
              </w:rPr>
              <w:t>i S3-databasen i EESSI Pensjon</w:t>
            </w:r>
            <w:r w:rsidRPr="00287AA1">
              <w:rPr>
                <w:rFonts w:eastAsia="Times New Roman" w:cs="Times New Roman"/>
                <w:highlight w:val="lightGray"/>
                <w:rPrChange w:author="Støylen, Mari" w:date="2021-05-04T10:17:00Z" w:id="599">
                  <w:rPr>
                    <w:rFonts w:eastAsia="Times New Roman" w:cs="Times New Roman"/>
                  </w:rPr>
                </w:rPrChange>
              </w:rPr>
              <w:t xml:space="preserve"> i en udefinert tidsperiode</w:t>
            </w:r>
            <w:r w:rsidRPr="00287AA1" w:rsidR="00EA5512">
              <w:rPr>
                <w:rFonts w:eastAsia="Times New Roman" w:cs="Times New Roman"/>
                <w:highlight w:val="lightGray"/>
                <w:rPrChange w:author="Støylen, Mari" w:date="2021-05-04T10:17:00Z" w:id="600">
                  <w:rPr>
                    <w:rFonts w:eastAsia="Times New Roman" w:cs="Times New Roman"/>
                  </w:rPr>
                </w:rPrChange>
              </w:rPr>
              <w:t>.</w:t>
            </w:r>
            <w:r w:rsidRPr="00287AA1" w:rsidR="00EA5512">
              <w:rPr>
                <w:rStyle w:val="Fotnotereferanse"/>
                <w:rFonts w:eastAsia="Times New Roman" w:cs="Times New Roman"/>
                <w:highlight w:val="lightGray"/>
                <w:rPrChange w:author="Støylen, Mari" w:date="2021-05-04T10:17:00Z" w:id="601">
                  <w:rPr>
                    <w:rStyle w:val="Fotnotereferanse"/>
                    <w:rFonts w:eastAsia="Times New Roman" w:cs="Times New Roman"/>
                  </w:rPr>
                </w:rPrChange>
              </w:rPr>
              <w:footnoteReference w:id="36"/>
            </w:r>
            <w:r w:rsidRPr="00287AA1" w:rsidR="00BB56A1">
              <w:rPr>
                <w:rFonts w:eastAsia="Times New Roman" w:cs="Times New Roman"/>
                <w:highlight w:val="lightGray"/>
                <w:rPrChange w:author="Støylen, Mari" w:date="2021-05-04T10:17:00Z" w:id="602">
                  <w:rPr>
                    <w:rFonts w:eastAsia="Times New Roman" w:cs="Times New Roman"/>
                  </w:rPr>
                </w:rPrChange>
              </w:rPr>
              <w:t xml:space="preserve"> Dette betyr blant annet at omfanget av personopplysninger i S3-databasen vil variere ut i</w:t>
            </w:r>
            <w:del w:author="Støylen, Mari" w:date="2021-05-04T10:16:00Z" w:id="603">
              <w:r w:rsidRPr="00287AA1" w:rsidDel="00287AA1" w:rsidR="00BB56A1">
                <w:rPr>
                  <w:rFonts w:eastAsia="Times New Roman" w:cs="Times New Roman"/>
                  <w:highlight w:val="lightGray"/>
                  <w:rPrChange w:author="Støylen, Mari" w:date="2021-05-04T10:17:00Z" w:id="604">
                    <w:rPr>
                      <w:rFonts w:eastAsia="Times New Roman" w:cs="Times New Roman"/>
                    </w:rPr>
                  </w:rPrChange>
                </w:rPr>
                <w:delText xml:space="preserve"> </w:delText>
              </w:r>
            </w:del>
            <w:r w:rsidRPr="00287AA1" w:rsidR="00BB56A1">
              <w:rPr>
                <w:rFonts w:eastAsia="Times New Roman" w:cs="Times New Roman"/>
                <w:highlight w:val="lightGray"/>
                <w:rPrChange w:author="Støylen, Mari" w:date="2021-05-04T10:17:00Z" w:id="605">
                  <w:rPr>
                    <w:rFonts w:eastAsia="Times New Roman" w:cs="Times New Roman"/>
                  </w:rPr>
                </w:rPrChange>
              </w:rPr>
              <w:t>fra hvilke søknader som har kommet inn til NAV.</w:t>
            </w:r>
            <w:r w:rsidRPr="00287AA1" w:rsidR="00EA5512">
              <w:rPr>
                <w:rFonts w:eastAsia="Times New Roman" w:cs="Times New Roman"/>
                <w:highlight w:val="lightGray"/>
                <w:rPrChange w:author="Støylen, Mari" w:date="2021-05-04T10:17:00Z" w:id="606">
                  <w:rPr>
                    <w:rFonts w:eastAsia="Times New Roman" w:cs="Times New Roman"/>
                  </w:rPr>
                </w:rPrChange>
              </w:rPr>
              <w:t xml:space="preserve"> </w:t>
            </w:r>
            <w:r w:rsidRPr="00287AA1" w:rsidR="00BB56A1">
              <w:rPr>
                <w:rFonts w:eastAsia="Times New Roman" w:cs="Times New Roman"/>
                <w:highlight w:val="lightGray"/>
                <w:rPrChange w:author="Støylen, Mari" w:date="2021-05-04T10:17:00Z" w:id="607">
                  <w:rPr>
                    <w:rFonts w:eastAsia="Times New Roman" w:cs="Times New Roman"/>
                  </w:rPr>
                </w:rPrChange>
              </w:rPr>
              <w:t xml:space="preserve">Hvis en saksbehandler snoker på opplysningene i EESSI Pensjon, </w:t>
            </w:r>
            <w:r w:rsidRPr="00287AA1">
              <w:rPr>
                <w:rFonts w:eastAsia="Times New Roman" w:cs="Times New Roman"/>
                <w:highlight w:val="lightGray"/>
                <w:rPrChange w:author="Støylen, Mari" w:date="2021-05-04T10:17:00Z" w:id="608">
                  <w:rPr>
                    <w:rFonts w:eastAsia="Times New Roman" w:cs="Times New Roman"/>
                  </w:rPr>
                </w:rPrChange>
              </w:rPr>
              <w:t xml:space="preserve">vil det </w:t>
            </w:r>
            <w:r w:rsidRPr="00287AA1" w:rsidR="00BB56A1">
              <w:rPr>
                <w:rFonts w:eastAsia="Times New Roman" w:cs="Times New Roman"/>
                <w:highlight w:val="lightGray"/>
                <w:rPrChange w:author="Støylen, Mari" w:date="2021-05-04T10:17:00Z" w:id="609">
                  <w:rPr>
                    <w:rFonts w:eastAsia="Times New Roman" w:cs="Times New Roman"/>
                  </w:rPr>
                </w:rPrChange>
              </w:rPr>
              <w:t xml:space="preserve">derfor </w:t>
            </w:r>
            <w:r w:rsidRPr="00287AA1">
              <w:rPr>
                <w:rFonts w:eastAsia="Times New Roman" w:cs="Times New Roman"/>
                <w:highlight w:val="lightGray"/>
                <w:rPrChange w:author="Støylen, Mari" w:date="2021-05-04T10:17:00Z" w:id="610">
                  <w:rPr>
                    <w:rFonts w:eastAsia="Times New Roman" w:cs="Times New Roman"/>
                  </w:rPr>
                </w:rPrChange>
              </w:rPr>
              <w:t xml:space="preserve">være tilfeldig </w:t>
            </w:r>
            <w:r w:rsidRPr="00287AA1" w:rsidR="00BB56A1">
              <w:rPr>
                <w:rFonts w:eastAsia="Times New Roman" w:cs="Times New Roman"/>
                <w:highlight w:val="lightGray"/>
                <w:rPrChange w:author="Støylen, Mari" w:date="2021-05-04T10:17:00Z" w:id="611">
                  <w:rPr>
                    <w:rFonts w:eastAsia="Times New Roman" w:cs="Times New Roman"/>
                  </w:rPr>
                </w:rPrChange>
              </w:rPr>
              <w:t>hvilke registrertes personopplysninger</w:t>
            </w:r>
            <w:r w:rsidRPr="00287AA1">
              <w:rPr>
                <w:rFonts w:eastAsia="Times New Roman" w:cs="Times New Roman"/>
                <w:highlight w:val="lightGray"/>
                <w:rPrChange w:author="Støylen, Mari" w:date="2021-05-04T10:17:00Z" w:id="612">
                  <w:rPr>
                    <w:rFonts w:eastAsia="Times New Roman" w:cs="Times New Roman"/>
                  </w:rPr>
                </w:rPrChange>
              </w:rPr>
              <w:t xml:space="preserve"> man får </w:t>
            </w:r>
            <w:r w:rsidRPr="00287AA1" w:rsidR="00BB56A1">
              <w:rPr>
                <w:rFonts w:eastAsia="Times New Roman" w:cs="Times New Roman"/>
                <w:highlight w:val="lightGray"/>
                <w:rPrChange w:author="Støylen, Mari" w:date="2021-05-04T10:17:00Z" w:id="613">
                  <w:rPr>
                    <w:rFonts w:eastAsia="Times New Roman" w:cs="Times New Roman"/>
                  </w:rPr>
                </w:rPrChange>
              </w:rPr>
              <w:t>tilgang til</w:t>
            </w:r>
            <w:r w:rsidRPr="00287AA1">
              <w:rPr>
                <w:rFonts w:eastAsia="Times New Roman" w:cs="Times New Roman"/>
                <w:highlight w:val="lightGray"/>
                <w:rPrChange w:author="Støylen, Mari" w:date="2021-05-04T10:17:00Z" w:id="614">
                  <w:rPr>
                    <w:rFonts w:eastAsia="Times New Roman" w:cs="Times New Roman"/>
                  </w:rPr>
                </w:rPrChange>
              </w:rPr>
              <w:t xml:space="preserve">. </w:t>
            </w:r>
            <w:r w:rsidRPr="00287AA1" w:rsidR="00BD0CA5">
              <w:rPr>
                <w:rFonts w:eastAsia="Times New Roman" w:cs="Times New Roman"/>
                <w:highlight w:val="lightGray"/>
                <w:rPrChange w:author="Støylen, Mari" w:date="2021-05-04T10:17:00Z" w:id="615">
                  <w:rPr>
                    <w:rFonts w:eastAsia="Times New Roman" w:cs="Times New Roman"/>
                  </w:rPr>
                </w:rPrChange>
              </w:rPr>
              <w:t>Det antas at dette vil være</w:t>
            </w:r>
            <w:r w:rsidRPr="00287AA1" w:rsidR="00C30246">
              <w:rPr>
                <w:rFonts w:eastAsia="Times New Roman" w:cs="Times New Roman"/>
                <w:highlight w:val="lightGray"/>
                <w:rPrChange w:author="Støylen, Mari" w:date="2021-05-04T10:17:00Z" w:id="616">
                  <w:rPr>
                    <w:rFonts w:eastAsia="Times New Roman" w:cs="Times New Roman"/>
                  </w:rPr>
                </w:rPrChange>
              </w:rPr>
              <w:t xml:space="preserve"> noe sannsynlighetsreduserende.</w:t>
            </w:r>
            <w:ins w:author="Støylen, Mari" w:date="2021-04-12T17:53:00Z" w:id="617">
              <w:r w:rsidR="0091594C">
                <w:rPr>
                  <w:rFonts w:eastAsia="Times New Roman" w:cs="Times New Roman"/>
                </w:rPr>
                <w:t xml:space="preserve"> </w:t>
              </w:r>
            </w:ins>
          </w:p>
          <w:p w:rsidRPr="006967F2" w:rsidR="006967F2" w:rsidP="006967F2" w:rsidRDefault="006967F2" w14:paraId="7AD3934D" w14:textId="13233C0C">
            <w:pPr>
              <w:rPr>
                <w:rFonts w:eastAsia="Times New Roman" w:cs="Times New Roman"/>
              </w:rPr>
            </w:pPr>
            <w:r w:rsidRPr="006967F2">
              <w:rPr>
                <w:rFonts w:eastAsia="Times New Roman" w:cs="Times New Roman"/>
              </w:rPr>
              <w:t xml:space="preserve">Det legges vekt på at det arbeidet NAV har gjort for å motvirke snoking de senere årene har økt bevissthet blant ansatte i </w:t>
            </w:r>
            <w:r w:rsidR="002C6DFC">
              <w:rPr>
                <w:rFonts w:eastAsia="Times New Roman" w:cs="Times New Roman"/>
              </w:rPr>
              <w:t>NAV</w:t>
            </w:r>
            <w:r w:rsidRPr="006967F2">
              <w:rPr>
                <w:rFonts w:eastAsia="Times New Roman" w:cs="Times New Roman"/>
              </w:rPr>
              <w:t>, kanskje særlig hos saksbehandlere. Det antas at dette vil være noe sannsy</w:t>
            </w:r>
            <w:r w:rsidR="0023638D">
              <w:rPr>
                <w:rFonts w:eastAsia="Times New Roman" w:cs="Times New Roman"/>
              </w:rPr>
              <w:t>n</w:t>
            </w:r>
            <w:r w:rsidRPr="006967F2">
              <w:rPr>
                <w:rFonts w:eastAsia="Times New Roman" w:cs="Times New Roman"/>
              </w:rPr>
              <w:t xml:space="preserve">lighetsreduserende. </w:t>
            </w:r>
          </w:p>
          <w:p w:rsidRPr="00DF77FC" w:rsidR="00F95AB1" w:rsidP="006967F2" w:rsidRDefault="006967F2" w14:paraId="3ACE01A9" w14:textId="4805F3BC">
            <w:pPr>
              <w:rPr>
                <w:rFonts w:eastAsia="Times New Roman" w:cs="Times New Roman"/>
              </w:rPr>
            </w:pPr>
            <w:r>
              <w:rPr>
                <w:rFonts w:eastAsia="Times New Roman" w:cs="Times New Roman"/>
              </w:rPr>
              <w:t>På denne bakgrunn legges det til grunn at det ikke er usannsynlig at dette personvernscenarioet inntreffer.</w:t>
            </w:r>
          </w:p>
        </w:tc>
      </w:tr>
      <w:tr w:rsidRPr="00DF77FC" w:rsidR="00F95AB1" w:rsidTr="00F95AB1" w14:paraId="29905D4C"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21609107" w14:textId="08905B41">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133D9D" w:rsidR="006967F2" w:rsidP="006967F2" w:rsidRDefault="006967F2" w14:paraId="43358CC7" w14:textId="60AD70D8">
            <w:pPr>
              <w:spacing w:after="0"/>
              <w:rPr>
                <w:rFonts w:eastAsia="Times New Roman" w:cs="Times New Roman"/>
              </w:rPr>
            </w:pPr>
            <w:r w:rsidRPr="00133D9D">
              <w:rPr>
                <w:rFonts w:eastAsia="Times New Roman" w:cs="Times New Roman"/>
              </w:rPr>
              <w:t xml:space="preserve">Det </w:t>
            </w:r>
            <w:r>
              <w:rPr>
                <w:rFonts w:eastAsia="Times New Roman" w:cs="Times New Roman"/>
              </w:rPr>
              <w:t>at personopplysninger blir kjent for uvedkommende</w:t>
            </w:r>
            <w:r w:rsidRPr="00133D9D">
              <w:rPr>
                <w:rFonts w:eastAsia="Times New Roman" w:cs="Times New Roman"/>
              </w:rPr>
              <w:t xml:space="preserve">: </w:t>
            </w:r>
          </w:p>
          <w:p w:rsidRPr="00133D9D" w:rsidR="006967F2" w:rsidP="00392EB9" w:rsidRDefault="006967F2" w14:paraId="78669731" w14:textId="77777777">
            <w:pPr>
              <w:pStyle w:val="Listeavsnitt"/>
              <w:numPr>
                <w:ilvl w:val="0"/>
                <w:numId w:val="28"/>
              </w:numPr>
              <w:rPr>
                <w:sz w:val="22"/>
              </w:rPr>
            </w:pPr>
            <w:r w:rsidRPr="00133D9D">
              <w:rPr>
                <w:sz w:val="22"/>
              </w:rPr>
              <w:t>Fratar den registrerte nødvendige garantier for dens privatliv og muligheten til å håndheve sine personvernrettigheter</w:t>
            </w:r>
          </w:p>
          <w:p w:rsidRPr="00133D9D" w:rsidR="006967F2" w:rsidP="00392EB9" w:rsidRDefault="006967F2" w14:paraId="12C31808" w14:textId="77777777">
            <w:pPr>
              <w:pStyle w:val="Listeavsnitt"/>
              <w:numPr>
                <w:ilvl w:val="0"/>
                <w:numId w:val="28"/>
              </w:numPr>
              <w:rPr>
                <w:sz w:val="22"/>
              </w:rPr>
            </w:pPr>
            <w:r w:rsidRPr="00133D9D">
              <w:rPr>
                <w:sz w:val="22"/>
              </w:rPr>
              <w:t>Fører til manglende medbestemmelse og kontroll av bruk av personopplysninger for den registrerte</w:t>
            </w:r>
          </w:p>
          <w:p w:rsidRPr="00133D9D" w:rsidR="006967F2" w:rsidP="00392EB9" w:rsidRDefault="006967F2" w14:paraId="617DADAA" w14:textId="77777777">
            <w:pPr>
              <w:pStyle w:val="Listeavsnitt"/>
              <w:numPr>
                <w:ilvl w:val="0"/>
                <w:numId w:val="28"/>
              </w:numPr>
              <w:rPr>
                <w:sz w:val="22"/>
              </w:rPr>
            </w:pPr>
            <w:r w:rsidRPr="00133D9D">
              <w:rPr>
                <w:sz w:val="22"/>
              </w:rPr>
              <w:t xml:space="preserve">Fører til manglende tillit hos den registrerte for hvordan behandling av trygdeytelser skjer </w:t>
            </w:r>
          </w:p>
          <w:p w:rsidRPr="00133D9D" w:rsidR="006967F2" w:rsidP="00392EB9" w:rsidRDefault="006967F2" w14:paraId="2D7C4CE4" w14:textId="77777777">
            <w:pPr>
              <w:pStyle w:val="Listeavsnitt"/>
              <w:numPr>
                <w:ilvl w:val="0"/>
                <w:numId w:val="28"/>
              </w:numPr>
              <w:rPr>
                <w:sz w:val="22"/>
              </w:rPr>
            </w:pPr>
            <w:r w:rsidRPr="00133D9D">
              <w:rPr>
                <w:sz w:val="22"/>
              </w:rPr>
              <w:t>Gir ikke den registrerte forutsigbarhet i hvordan den enkeltes personopplysninger behandles</w:t>
            </w:r>
          </w:p>
          <w:p w:rsidRPr="00133D9D" w:rsidR="006967F2" w:rsidP="00392EB9" w:rsidRDefault="006967F2" w14:paraId="149EA384" w14:textId="77777777">
            <w:pPr>
              <w:pStyle w:val="Listeavsnitt"/>
              <w:numPr>
                <w:ilvl w:val="0"/>
                <w:numId w:val="28"/>
              </w:numPr>
              <w:rPr>
                <w:sz w:val="22"/>
              </w:rPr>
            </w:pPr>
            <w:r w:rsidRPr="00133D9D">
              <w:rPr>
                <w:sz w:val="22"/>
              </w:rPr>
              <w:t>Vil være brudd på den registrertes rett til å bli informert om den behandlingen som skjer</w:t>
            </w:r>
          </w:p>
          <w:p w:rsidRPr="006967F2" w:rsidR="006967F2" w:rsidP="006967F2" w:rsidRDefault="006967F2" w14:paraId="626B5583" w14:textId="77777777">
            <w:pPr>
              <w:rPr>
                <w:rFonts w:eastAsia="Times New Roman" w:cs="Times New Roman"/>
              </w:rPr>
            </w:pPr>
            <w:r w:rsidRPr="006967F2">
              <w:rPr>
                <w:rFonts w:eastAsia="Times New Roman" w:cs="Times New Roman"/>
              </w:rPr>
              <w:t xml:space="preserve">Det legges til grunn at dette personvernkonsekvensscenarioet innebærer at man bevisst snoker på enkeltpersoner. Dette virker skjerpende på personvernkonsekvensene for dette personvernscenarioet. </w:t>
            </w:r>
          </w:p>
          <w:p w:rsidRPr="00DF77FC" w:rsidR="00BD0CA5" w:rsidP="00BD0CA5" w:rsidRDefault="006967F2" w14:paraId="10A874AA" w14:textId="330CADF3">
            <w:pPr>
              <w:rPr>
                <w:rFonts w:eastAsia="Times New Roman" w:cs="Times New Roman"/>
              </w:rPr>
            </w:pPr>
            <w:r w:rsidRPr="006967F2">
              <w:rPr>
                <w:rFonts w:eastAsia="Times New Roman" w:cs="Times New Roman"/>
              </w:rPr>
              <w:t xml:space="preserve">En av gruppene om omfattes av dette personvernscenarioet er </w:t>
            </w:r>
            <w:r w:rsidR="00DF56AD">
              <w:rPr>
                <w:rFonts w:eastAsia="Times New Roman" w:cs="Times New Roman"/>
              </w:rPr>
              <w:t>personer</w:t>
            </w:r>
            <w:r w:rsidRPr="006967F2">
              <w:rPr>
                <w:rFonts w:eastAsia="Times New Roman" w:cs="Times New Roman"/>
              </w:rPr>
              <w:t xml:space="preserve"> som søker om eller som mottar uføretrygd. Dette er </w:t>
            </w:r>
            <w:r w:rsidR="00DF56AD">
              <w:rPr>
                <w:rFonts w:eastAsia="Times New Roman" w:cs="Times New Roman"/>
              </w:rPr>
              <w:t>personer</w:t>
            </w:r>
            <w:r w:rsidRPr="006967F2">
              <w:rPr>
                <w:rFonts w:eastAsia="Times New Roman" w:cs="Times New Roman"/>
              </w:rPr>
              <w:t xml:space="preserve"> som på grunn av varig sykdom har nedsatt arbeidsevne, og det legges til grunn at de er en sårbar gruppe i </w:t>
            </w:r>
            <w:proofErr w:type="spellStart"/>
            <w:r w:rsidRPr="006967F2">
              <w:rPr>
                <w:rFonts w:eastAsia="Times New Roman" w:cs="Times New Roman"/>
              </w:rPr>
              <w:t>GDPRs</w:t>
            </w:r>
            <w:proofErr w:type="spellEnd"/>
            <w:r w:rsidRPr="006967F2">
              <w:rPr>
                <w:rFonts w:eastAsia="Times New Roman" w:cs="Times New Roman"/>
              </w:rPr>
              <w:t xml:space="preserve"> forstand. Det at særlige kategorier av personopplysninger om denne gruppen blir kjent for uvedkommende vil være svært inngripende. Det vil kunne påføre enkeltpersoner skam og unødvendig stress, og varig svekke deres tillit til NAV. Dette trekker opp konsekvensnivået for dette personvernscenarioet, og det legges på denne bakgrunn til grunn at konsekvensnivået for dette personvernscenarioet er svært alvorlig</w:t>
            </w:r>
            <w:r w:rsidR="00BD0CA5">
              <w:rPr>
                <w:rFonts w:eastAsia="Times New Roman" w:cs="Times New Roman"/>
              </w:rPr>
              <w:t xml:space="preserve">. </w:t>
            </w:r>
          </w:p>
        </w:tc>
      </w:tr>
      <w:tr w:rsidRPr="00DF77FC" w:rsidR="00F95AB1" w:rsidTr="00F95AB1" w14:paraId="3CE8226B"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F95AB1" w:rsidP="00BB120E" w:rsidRDefault="00F95AB1" w14:paraId="225807A6" w14:textId="0B9B6398">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B4476F" w:rsidR="00B4476F" w:rsidP="00B4476F" w:rsidRDefault="00B4476F" w14:paraId="59567DA3" w14:textId="64087C14">
            <w:pPr>
              <w:rPr>
                <w:rFonts w:eastAsia="Times New Roman" w:cs="Times New Roman"/>
              </w:rPr>
            </w:pPr>
            <w:r w:rsidRPr="00B4476F">
              <w:rPr>
                <w:rFonts w:eastAsia="Times New Roman" w:cs="Times New Roman"/>
              </w:rPr>
              <w:t>Tilgangskontroll: det er bare personer med tjenstlig beh</w:t>
            </w:r>
            <w:r>
              <w:rPr>
                <w:rFonts w:eastAsia="Times New Roman" w:cs="Times New Roman"/>
              </w:rPr>
              <w:t xml:space="preserve">ov som har tilgang til EESSI Pensjon </w:t>
            </w:r>
            <w:r w:rsidRPr="00287AA1">
              <w:rPr>
                <w:rFonts w:eastAsia="Times New Roman" w:cs="Times New Roman"/>
                <w:strike/>
                <w:highlight w:val="lightGray"/>
                <w:rPrChange w:author="Støylen, Mari" w:date="2021-05-04T10:17:00Z" w:id="618">
                  <w:rPr>
                    <w:rFonts w:eastAsia="Times New Roman" w:cs="Times New Roman"/>
                  </w:rPr>
                </w:rPrChange>
              </w:rPr>
              <w:t>og selvbetjeningsløsningen</w:t>
            </w:r>
            <w:r>
              <w:rPr>
                <w:rFonts w:eastAsia="Times New Roman" w:cs="Times New Roman"/>
              </w:rPr>
              <w:t>.</w:t>
            </w:r>
            <w:r w:rsidR="00E46FF8">
              <w:rPr>
                <w:rFonts w:eastAsia="Times New Roman" w:cs="Times New Roman"/>
              </w:rPr>
              <w:t xml:space="preserve"> </w:t>
            </w:r>
            <w:r w:rsidR="00C65639">
              <w:rPr>
                <w:rFonts w:eastAsia="Times New Roman" w:cs="Times New Roman"/>
              </w:rPr>
              <w:t xml:space="preserve">Dette tiltaket er </w:t>
            </w:r>
            <w:proofErr w:type="spellStart"/>
            <w:r w:rsidR="00C65639">
              <w:rPr>
                <w:rFonts w:eastAsia="Times New Roman" w:cs="Times New Roman"/>
              </w:rPr>
              <w:t>imidleryid</w:t>
            </w:r>
            <w:proofErr w:type="spellEnd"/>
            <w:r w:rsidR="00C65639">
              <w:rPr>
                <w:rFonts w:eastAsia="Times New Roman" w:cs="Times New Roman"/>
              </w:rPr>
              <w:t xml:space="preserve"> omfattet av </w:t>
            </w:r>
            <w:proofErr w:type="spellStart"/>
            <w:r w:rsidR="00C65639">
              <w:rPr>
                <w:rFonts w:eastAsia="Times New Roman" w:cs="Times New Roman"/>
              </w:rPr>
              <w:t>PVKen</w:t>
            </w:r>
            <w:proofErr w:type="spellEnd"/>
            <w:r w:rsidR="00C65639">
              <w:rPr>
                <w:rFonts w:eastAsia="Times New Roman" w:cs="Times New Roman"/>
              </w:rPr>
              <w:t xml:space="preserve"> for EESSI Basis og infotrygd- og arenaytelser.</w:t>
            </w:r>
          </w:p>
          <w:p w:rsidRPr="00B4476F" w:rsidR="00B4476F" w:rsidP="00B4476F" w:rsidRDefault="00B4476F" w14:paraId="661ECE3F" w14:textId="4071AE03">
            <w:pPr>
              <w:rPr>
                <w:rFonts w:eastAsia="Times New Roman" w:cs="Times New Roman"/>
              </w:rPr>
            </w:pPr>
            <w:r w:rsidRPr="00B4476F">
              <w:rPr>
                <w:rFonts w:eastAsia="Times New Roman" w:cs="Times New Roman"/>
              </w:rPr>
              <w:t>Logging (kontrollerende tiltak)</w:t>
            </w:r>
            <w:r>
              <w:rPr>
                <w:rFonts w:eastAsia="Times New Roman" w:cs="Times New Roman"/>
              </w:rPr>
              <w:t>: saksbehandlers søkeaktivitet logges</w:t>
            </w:r>
            <w:r w:rsidRPr="00B4476F">
              <w:rPr>
                <w:rFonts w:eastAsia="Times New Roman" w:cs="Times New Roman"/>
              </w:rPr>
              <w:t xml:space="preserve">. </w:t>
            </w:r>
          </w:p>
          <w:p w:rsidRPr="00B4476F" w:rsidR="00B4476F" w:rsidP="00B4476F" w:rsidRDefault="00B4476F" w14:paraId="46DB46A4" w14:textId="642D7B6F">
            <w:pPr>
              <w:rPr>
                <w:rFonts w:eastAsia="Times New Roman" w:cs="Times New Roman"/>
              </w:rPr>
            </w:pPr>
            <w:r w:rsidRPr="00B4476F">
              <w:rPr>
                <w:rFonts w:eastAsia="Times New Roman" w:cs="Times New Roman"/>
              </w:rPr>
              <w:t>Sikkerhetsseksjonen følger opp mistenkelige søk</w:t>
            </w:r>
            <w:r>
              <w:rPr>
                <w:rFonts w:eastAsia="Times New Roman" w:cs="Times New Roman"/>
              </w:rPr>
              <w:t>.</w:t>
            </w:r>
          </w:p>
          <w:p w:rsidR="00F95AB1" w:rsidP="00B4476F" w:rsidRDefault="00B4476F" w14:paraId="1C5F3A5B" w14:textId="38CD2CCD">
            <w:pPr>
              <w:rPr>
                <w:rFonts w:eastAsia="Times New Roman" w:cs="Times New Roman"/>
              </w:rPr>
            </w:pPr>
            <w:proofErr w:type="spellStart"/>
            <w:r>
              <w:rPr>
                <w:rFonts w:eastAsia="Times New Roman" w:cs="Times New Roman"/>
              </w:rPr>
              <w:t>NAVs</w:t>
            </w:r>
            <w:proofErr w:type="spellEnd"/>
            <w:r>
              <w:rPr>
                <w:rFonts w:eastAsia="Times New Roman" w:cs="Times New Roman"/>
              </w:rPr>
              <w:t xml:space="preserve"> i</w:t>
            </w:r>
            <w:r w:rsidRPr="00B4476F">
              <w:rPr>
                <w:rFonts w:eastAsia="Times New Roman" w:cs="Times New Roman"/>
              </w:rPr>
              <w:t>ntern</w:t>
            </w:r>
            <w:r>
              <w:rPr>
                <w:rFonts w:eastAsia="Times New Roman" w:cs="Times New Roman"/>
              </w:rPr>
              <w:t>e</w:t>
            </w:r>
            <w:r w:rsidRPr="00B4476F">
              <w:rPr>
                <w:rFonts w:eastAsia="Times New Roman" w:cs="Times New Roman"/>
              </w:rPr>
              <w:t xml:space="preserve"> opplæring </w:t>
            </w:r>
            <w:r>
              <w:rPr>
                <w:rFonts w:eastAsia="Times New Roman" w:cs="Times New Roman"/>
              </w:rPr>
              <w:t xml:space="preserve">øker </w:t>
            </w:r>
            <w:r w:rsidRPr="00B4476F">
              <w:rPr>
                <w:rFonts w:eastAsia="Times New Roman" w:cs="Times New Roman"/>
              </w:rPr>
              <w:t>bevisst</w:t>
            </w:r>
            <w:r>
              <w:rPr>
                <w:rFonts w:eastAsia="Times New Roman" w:cs="Times New Roman"/>
              </w:rPr>
              <w:t>hetsnivået om</w:t>
            </w:r>
            <w:r w:rsidRPr="00B4476F">
              <w:rPr>
                <w:rFonts w:eastAsia="Times New Roman" w:cs="Times New Roman"/>
              </w:rPr>
              <w:t xml:space="preserve"> hva som er snoking</w:t>
            </w:r>
            <w:r>
              <w:rPr>
                <w:rFonts w:eastAsia="Times New Roman" w:cs="Times New Roman"/>
              </w:rPr>
              <w:t xml:space="preserve">. Intern opplæring inkluderer informasjon om </w:t>
            </w:r>
            <w:r w:rsidRPr="00B4476F">
              <w:rPr>
                <w:rFonts w:eastAsia="Times New Roman" w:cs="Times New Roman"/>
              </w:rPr>
              <w:t>hvilke arbeidsrettslige konsekvenser snoking kan få</w:t>
            </w:r>
            <w:r>
              <w:rPr>
                <w:rFonts w:eastAsia="Times New Roman" w:cs="Times New Roman"/>
              </w:rPr>
              <w:t xml:space="preserve">. </w:t>
            </w:r>
          </w:p>
          <w:p w:rsidRPr="00DF77FC" w:rsidR="00B4476F" w:rsidP="00B4476F" w:rsidRDefault="00B4476F" w14:paraId="262A3962" w14:textId="4936331C">
            <w:pPr>
              <w:rPr>
                <w:rFonts w:eastAsia="Times New Roman" w:cs="Times New Roman"/>
              </w:rPr>
            </w:pPr>
            <w:r>
              <w:rPr>
                <w:rFonts w:eastAsia="Times New Roman" w:cs="Times New Roman"/>
              </w:rPr>
              <w:t xml:space="preserve">NAV har i flere saker iverksatt arbeidsrettslige disiplinærtiltak eller avsluttet arbeidsforholdet til ansatte som har snoket. I noen få tilfeller har snoking også blitt anmeldt og tidligere arbeidstakere hos NAV har blitt straffeforfulgt. Dette er tiltak som er med å bevisstgjøre </w:t>
            </w:r>
            <w:proofErr w:type="spellStart"/>
            <w:r>
              <w:rPr>
                <w:rFonts w:eastAsia="Times New Roman" w:cs="Times New Roman"/>
              </w:rPr>
              <w:t>NAVs</w:t>
            </w:r>
            <w:proofErr w:type="spellEnd"/>
            <w:r>
              <w:rPr>
                <w:rFonts w:eastAsia="Times New Roman" w:cs="Times New Roman"/>
              </w:rPr>
              <w:t xml:space="preserve"> ansatte på hva snoking er, og forhåpentligvis vil kunne virke allmennpreventivt. </w:t>
            </w:r>
          </w:p>
        </w:tc>
      </w:tr>
    </w:tbl>
    <w:p w:rsidR="00F95AB1" w:rsidP="001747D7" w:rsidRDefault="00F95AB1" w14:paraId="22F4AB71" w14:textId="0C4E810A"/>
    <w:p w:rsidR="00EE4606" w:rsidP="001747D7" w:rsidRDefault="00EE4606" w14:paraId="335AEA65"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9024DD" w:rsidTr="004D28BD" w14:paraId="38816488"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9024DD" w:rsidR="009024DD" w:rsidP="004D28BD" w:rsidRDefault="009024DD" w14:paraId="78CF01B5" w14:textId="22856A86">
            <w:pPr>
              <w:jc w:val="center"/>
              <w:rPr>
                <w:rFonts w:eastAsia="Times New Roman" w:cs="Times New Roman"/>
                <w:bCs/>
              </w:rPr>
            </w:pPr>
            <w:r w:rsidRPr="009024DD">
              <w:rPr>
                <w:rFonts w:eastAsia="Times New Roman" w:cs="Times New Roman"/>
              </w:rPr>
              <w:t>Personvernscenario P9. «</w:t>
            </w:r>
            <w:r w:rsidRPr="009024DD">
              <w:rPr>
                <w:rFonts w:eastAsia="Times New Roman" w:cs="Times New Roman"/>
                <w:bCs/>
              </w:rPr>
              <w:t xml:space="preserve">Utlevering av adresseinformasjon til </w:t>
            </w:r>
            <w:r w:rsidR="00DF56AD">
              <w:rPr>
                <w:rFonts w:eastAsia="Times New Roman" w:cs="Times New Roman"/>
                <w:bCs/>
              </w:rPr>
              <w:t>personer</w:t>
            </w:r>
            <w:r w:rsidRPr="009024DD">
              <w:rPr>
                <w:rFonts w:eastAsia="Times New Roman" w:cs="Times New Roman"/>
                <w:bCs/>
              </w:rPr>
              <w:t xml:space="preserve"> med adressesperring kode 7</w:t>
            </w:r>
            <w:r w:rsidRPr="009024DD">
              <w:rPr>
                <w:rFonts w:eastAsia="Times New Roman" w:cs="Times New Roman"/>
              </w:rPr>
              <w:t>»</w:t>
            </w:r>
          </w:p>
        </w:tc>
      </w:tr>
      <w:tr w:rsidRPr="00DF77FC" w:rsidR="009024DD" w:rsidTr="004D28BD" w14:paraId="3CEE33B1"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9024DD" w:rsidP="004D28BD" w:rsidRDefault="009024DD" w14:paraId="56FA7EE9"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9024DD" w14:paraId="62E391C0" w14:textId="4F9095A3">
            <w:pPr>
              <w:rPr>
                <w:rFonts w:eastAsia="Times New Roman" w:cs="Times New Roman"/>
              </w:rPr>
            </w:pPr>
            <w:r>
              <w:rPr>
                <w:rFonts w:eastAsia="Times New Roman" w:cs="Times New Roman"/>
                <w:color w:val="808080" w:themeColor="background1" w:themeShade="80"/>
              </w:rPr>
              <w:t>1</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9024DD" w:rsidP="004D28BD" w:rsidRDefault="009024DD" w14:paraId="4F5B5C2C"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9024DD" w14:paraId="7EEBF3A0" w14:textId="60B83D9F">
            <w:pPr>
              <w:rPr>
                <w:rFonts w:eastAsia="Times New Roman" w:cs="Times New Roman"/>
              </w:rPr>
            </w:pPr>
            <w:r>
              <w:rPr>
                <w:rFonts w:eastAsia="Times New Roman" w:cs="Times New Roman"/>
                <w:color w:val="808080" w:themeColor="background1" w:themeShade="80"/>
              </w:rPr>
              <w:t>4</w:t>
            </w:r>
          </w:p>
        </w:tc>
      </w:tr>
      <w:tr w:rsidRPr="00DF77FC" w:rsidR="009024DD" w:rsidTr="004D28BD" w14:paraId="0EC0739A"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9024DD" w:rsidP="004D28BD" w:rsidRDefault="009024DD" w14:paraId="1941DCCD"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9024DD" w:rsidTr="004D28BD" w14:paraId="3C93A352"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9024DD" w:rsidP="000E2858" w:rsidRDefault="009024DD" w14:paraId="081F873B" w14:textId="410FFF16">
            <w:pPr>
              <w:rPr>
                <w:rFonts w:eastAsia="Times New Roman" w:cs="Times New Roman"/>
              </w:rPr>
            </w:pPr>
            <w:r w:rsidRPr="009024DD">
              <w:rPr>
                <w:rFonts w:eastAsia="Times New Roman" w:cs="Times New Roman"/>
              </w:rPr>
              <w:t xml:space="preserve">Det er en risiko for at adresseinformasjonen om </w:t>
            </w:r>
            <w:r w:rsidR="00DF56AD">
              <w:rPr>
                <w:rFonts w:eastAsia="Times New Roman" w:cs="Times New Roman"/>
              </w:rPr>
              <w:t>personer</w:t>
            </w:r>
            <w:r w:rsidRPr="009024DD">
              <w:rPr>
                <w:rFonts w:eastAsia="Times New Roman" w:cs="Times New Roman"/>
              </w:rPr>
              <w:t xml:space="preserve"> som lever med adressesperring kode 7 blir utlevert til utenlandske trygdemyndigheter.</w:t>
            </w:r>
            <w:r w:rsidR="000E2858">
              <w:rPr>
                <w:rFonts w:eastAsia="Times New Roman" w:cs="Times New Roman"/>
              </w:rPr>
              <w:t xml:space="preserve"> NAV har interne rutiner på at disse opplysningene ikke skal sendes ut av NAV. </w:t>
            </w:r>
            <w:r w:rsidRPr="009024DD">
              <w:rPr>
                <w:rFonts w:eastAsia="Times New Roman" w:cs="Times New Roman"/>
              </w:rPr>
              <w:t xml:space="preserve">Det er også risiko for at NAV ikke klarer å identifisere at mottatte </w:t>
            </w:r>
            <w:proofErr w:type="spellStart"/>
            <w:r w:rsidRPr="009024DD">
              <w:rPr>
                <w:rFonts w:eastAsia="Times New Roman" w:cs="Times New Roman"/>
              </w:rPr>
              <w:t>SEDer</w:t>
            </w:r>
            <w:proofErr w:type="spellEnd"/>
            <w:r w:rsidRPr="009024DD">
              <w:rPr>
                <w:rFonts w:eastAsia="Times New Roman" w:cs="Times New Roman"/>
              </w:rPr>
              <w:t xml:space="preserve"> fra utenlandske trygdemyndigheter</w:t>
            </w:r>
            <w:r w:rsidR="000E2858">
              <w:rPr>
                <w:rFonts w:eastAsia="Times New Roman" w:cs="Times New Roman"/>
              </w:rPr>
              <w:t xml:space="preserve"> som</w:t>
            </w:r>
            <w:r w:rsidRPr="009024DD">
              <w:rPr>
                <w:rFonts w:eastAsia="Times New Roman" w:cs="Times New Roman"/>
              </w:rPr>
              <w:t xml:space="preserve"> inneholder personopplysninger om mennesker som lever på adressesperring tilsvarende kode 7 i utlandet.</w:t>
            </w:r>
            <w:r w:rsidR="000E2858">
              <w:rPr>
                <w:rFonts w:eastAsia="Times New Roman" w:cs="Times New Roman"/>
              </w:rPr>
              <w:t xml:space="preserve"> Adressen vil i så fall vil bli kjent for saksbehandlere intern i NAV som egentlig ikke skulle ha tilgang til disse opplysningene. </w:t>
            </w:r>
            <w:r w:rsidRPr="009024DD">
              <w:rPr>
                <w:rFonts w:eastAsia="Times New Roman" w:cs="Times New Roman"/>
              </w:rPr>
              <w:t xml:space="preserve"> </w:t>
            </w:r>
          </w:p>
        </w:tc>
      </w:tr>
      <w:tr w:rsidRPr="00DF77FC" w:rsidR="009024DD" w:rsidTr="004D28BD" w14:paraId="5C75503E"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9024DD" w:rsidP="004D28BD" w:rsidRDefault="009024DD" w14:paraId="06ED662C" w14:textId="77777777">
            <w:pPr>
              <w:jc w:val="center"/>
              <w:rPr>
                <w:rFonts w:eastAsia="Times New Roman" w:cs="Times New Roman"/>
              </w:rPr>
            </w:pPr>
            <w:r w:rsidRPr="00DF77FC">
              <w:rPr>
                <w:rFonts w:eastAsia="Times New Roman" w:cs="Times New Roman"/>
              </w:rPr>
              <w:t>Vurdering</w:t>
            </w:r>
          </w:p>
        </w:tc>
      </w:tr>
      <w:tr w:rsidRPr="00DF77FC" w:rsidR="009024DD" w:rsidTr="004D28BD" w14:paraId="00F3A1F8"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9024DD" w:rsidP="00BB120E" w:rsidRDefault="00BB120E" w14:paraId="1B944573" w14:textId="3FD94ED9">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9024DD" w:rsidR="009024DD" w:rsidP="009024DD" w:rsidRDefault="009024DD" w14:paraId="35AA4596" w14:textId="2B885DEB">
            <w:pPr>
              <w:rPr>
                <w:rFonts w:eastAsia="Times New Roman" w:cs="Times New Roman"/>
              </w:rPr>
            </w:pPr>
            <w:r w:rsidRPr="009024DD">
              <w:rPr>
                <w:rFonts w:eastAsia="Times New Roman" w:cs="Times New Roman"/>
              </w:rPr>
              <w:t xml:space="preserve">Utgangspunktet for behandling av personopplysningene til </w:t>
            </w:r>
            <w:r w:rsidR="00DF56AD">
              <w:rPr>
                <w:rFonts w:eastAsia="Times New Roman" w:cs="Times New Roman"/>
              </w:rPr>
              <w:t>personer</w:t>
            </w:r>
            <w:r w:rsidRPr="009024DD">
              <w:rPr>
                <w:rFonts w:eastAsia="Times New Roman" w:cs="Times New Roman"/>
              </w:rPr>
              <w:t xml:space="preserve"> som lever på kode 7 er det samme i EESSI Pensjon som for EESSI. RINA har funksjonalitet for å sette en «</w:t>
            </w:r>
            <w:proofErr w:type="spellStart"/>
            <w:r w:rsidRPr="009024DD">
              <w:rPr>
                <w:rFonts w:eastAsia="Times New Roman" w:cs="Times New Roman"/>
              </w:rPr>
              <w:t>protected</w:t>
            </w:r>
            <w:proofErr w:type="spellEnd"/>
            <w:r w:rsidR="00BD0CA5">
              <w:rPr>
                <w:rFonts w:eastAsia="Times New Roman" w:cs="Times New Roman"/>
              </w:rPr>
              <w:t xml:space="preserve"> person</w:t>
            </w:r>
            <w:r w:rsidRPr="009024DD">
              <w:rPr>
                <w:rFonts w:eastAsia="Times New Roman" w:cs="Times New Roman"/>
              </w:rPr>
              <w:t xml:space="preserve">»-status på en </w:t>
            </w:r>
            <w:r w:rsidR="00BD0CA5">
              <w:rPr>
                <w:rFonts w:eastAsia="Times New Roman" w:cs="Times New Roman"/>
              </w:rPr>
              <w:t>BUC</w:t>
            </w:r>
            <w:r w:rsidRPr="009024DD">
              <w:rPr>
                <w:rFonts w:eastAsia="Times New Roman" w:cs="Times New Roman"/>
              </w:rPr>
              <w:t xml:space="preserve">. Dette betyr at det vil være mulig å </w:t>
            </w:r>
            <w:r w:rsidRPr="009024DD">
              <w:rPr>
                <w:rFonts w:eastAsia="Times New Roman" w:cs="Times New Roman"/>
              </w:rPr>
              <w:t xml:space="preserve">markere saker som omhandler </w:t>
            </w:r>
            <w:r w:rsidR="00DF56AD">
              <w:rPr>
                <w:rFonts w:eastAsia="Times New Roman" w:cs="Times New Roman"/>
              </w:rPr>
              <w:t>personer</w:t>
            </w:r>
            <w:r w:rsidRPr="009024DD">
              <w:rPr>
                <w:rFonts w:eastAsia="Times New Roman" w:cs="Times New Roman"/>
              </w:rPr>
              <w:t xml:space="preserve"> med adressesperring kode 7 som beskyttelsesverdige i EESSI. </w:t>
            </w:r>
            <w:r w:rsidR="00BD0CA5">
              <w:rPr>
                <w:rFonts w:eastAsia="Times New Roman" w:cs="Times New Roman"/>
              </w:rPr>
              <w:t>Denne statusen omfatter alle personer som er omfattet av saken (</w:t>
            </w:r>
            <w:proofErr w:type="spellStart"/>
            <w:r w:rsidR="00BD0CA5">
              <w:rPr>
                <w:rFonts w:eastAsia="Times New Roman" w:cs="Times New Roman"/>
              </w:rPr>
              <w:t>BUCen</w:t>
            </w:r>
            <w:proofErr w:type="spellEnd"/>
            <w:r w:rsidR="00BD0CA5">
              <w:rPr>
                <w:rFonts w:eastAsia="Times New Roman" w:cs="Times New Roman"/>
              </w:rPr>
              <w:t xml:space="preserve">). </w:t>
            </w:r>
          </w:p>
          <w:p w:rsidRPr="009024DD" w:rsidR="009024DD" w:rsidP="009024DD" w:rsidRDefault="009024DD" w14:paraId="603C5C1D" w14:textId="3E223845">
            <w:pPr>
              <w:rPr>
                <w:rFonts w:eastAsia="Times New Roman" w:cs="Times New Roman"/>
              </w:rPr>
            </w:pPr>
            <w:r w:rsidRPr="009024DD">
              <w:rPr>
                <w:rFonts w:eastAsia="Times New Roman" w:cs="Times New Roman"/>
              </w:rPr>
              <w:t xml:space="preserve">I motsetning til adresseinformasjon for </w:t>
            </w:r>
            <w:r w:rsidR="00DF56AD">
              <w:rPr>
                <w:rFonts w:eastAsia="Times New Roman" w:cs="Times New Roman"/>
              </w:rPr>
              <w:t>personer</w:t>
            </w:r>
            <w:r w:rsidRPr="009024DD">
              <w:rPr>
                <w:rFonts w:eastAsia="Times New Roman" w:cs="Times New Roman"/>
              </w:rPr>
              <w:t xml:space="preserve"> som lever på kode 6 som kun er registrert hos Kripos, har NAV adresseinformasjonen til norske </w:t>
            </w:r>
            <w:r w:rsidR="00DF56AD">
              <w:rPr>
                <w:rFonts w:eastAsia="Times New Roman" w:cs="Times New Roman"/>
              </w:rPr>
              <w:t>personer</w:t>
            </w:r>
            <w:r w:rsidRPr="009024DD">
              <w:rPr>
                <w:rFonts w:eastAsia="Times New Roman" w:cs="Times New Roman"/>
              </w:rPr>
              <w:t xml:space="preserve"> som lever på kode 7. </w:t>
            </w:r>
            <w:proofErr w:type="spellStart"/>
            <w:r w:rsidRPr="009024DD">
              <w:rPr>
                <w:rFonts w:eastAsia="Times New Roman" w:cs="Times New Roman"/>
              </w:rPr>
              <w:t>SEDene</w:t>
            </w:r>
            <w:proofErr w:type="spellEnd"/>
            <w:r w:rsidRPr="009024DD">
              <w:rPr>
                <w:rFonts w:eastAsia="Times New Roman" w:cs="Times New Roman"/>
              </w:rPr>
              <w:t xml:space="preserve"> inneholder felter for adresseinformasjon, og hovedregelen er at informasjon om en søkers adresse skal fylles ut. NAV skal i utgangspunktet ikke sende adresseinformasjonen til </w:t>
            </w:r>
            <w:r w:rsidR="00DF56AD">
              <w:rPr>
                <w:rFonts w:eastAsia="Times New Roman" w:cs="Times New Roman"/>
              </w:rPr>
              <w:t>personer</w:t>
            </w:r>
            <w:r w:rsidRPr="009024DD">
              <w:rPr>
                <w:rFonts w:eastAsia="Times New Roman" w:cs="Times New Roman"/>
              </w:rPr>
              <w:t xml:space="preserve"> som lever på kode 7 til organer utenfor NAV. Det er en risiko for at denne adresseinformasjonen blir utlevert til utenlandske trygdemyndigheter i forbindelse med søknader om trygdeytelser fra utenlandske trygdemyndigheter via </w:t>
            </w:r>
            <w:proofErr w:type="spellStart"/>
            <w:r w:rsidRPr="009024DD">
              <w:rPr>
                <w:rFonts w:eastAsia="Times New Roman" w:cs="Times New Roman"/>
              </w:rPr>
              <w:t>SEDene</w:t>
            </w:r>
            <w:proofErr w:type="spellEnd"/>
            <w:r w:rsidRPr="009024DD">
              <w:rPr>
                <w:rFonts w:eastAsia="Times New Roman" w:cs="Times New Roman"/>
              </w:rPr>
              <w:t xml:space="preserve">. </w:t>
            </w:r>
          </w:p>
          <w:p w:rsidRPr="00DF77FC" w:rsidR="009024DD" w:rsidP="009024DD" w:rsidRDefault="009024DD" w14:paraId="223907F9" w14:textId="5B7F9CE8">
            <w:pPr>
              <w:rPr>
                <w:rFonts w:eastAsia="Times New Roman" w:cs="Times New Roman"/>
              </w:rPr>
            </w:pPr>
            <w:r w:rsidRPr="009024DD">
              <w:rPr>
                <w:rFonts w:eastAsia="Times New Roman" w:cs="Times New Roman"/>
              </w:rPr>
              <w:t xml:space="preserve">Hvis det kommer inn en SED eller en søknad som mangler fødselsnummer, og søker er registrert som kode 7, vil det være vanskelig for NAV å oppdage dette. Manglende identifisering vil medføre at en saksbehandler som ikke er autorisert til å behandle denne typen saker får tilgang til personopplysninger om vedkommende via </w:t>
            </w:r>
            <w:proofErr w:type="spellStart"/>
            <w:r w:rsidRPr="009024DD">
              <w:rPr>
                <w:rFonts w:eastAsia="Times New Roman" w:cs="Times New Roman"/>
              </w:rPr>
              <w:t>SEDen</w:t>
            </w:r>
            <w:proofErr w:type="spellEnd"/>
            <w:r w:rsidRPr="009024DD">
              <w:rPr>
                <w:rFonts w:eastAsia="Times New Roman" w:cs="Times New Roman"/>
              </w:rPr>
              <w:t xml:space="preserve"> i Pesys. Det mest sannsynlige scenarioet er imidlertid at idet ID-fordeling prøver å identifisere </w:t>
            </w:r>
            <w:r w:rsidR="00DF56AD">
              <w:rPr>
                <w:rFonts w:eastAsia="Times New Roman" w:cs="Times New Roman"/>
              </w:rPr>
              <w:t>personen</w:t>
            </w:r>
            <w:r w:rsidRPr="009024DD">
              <w:rPr>
                <w:rFonts w:eastAsia="Times New Roman" w:cs="Times New Roman"/>
              </w:rPr>
              <w:t xml:space="preserve"> som ikke har oppgitt fødselsnummer, vil de oppdage at </w:t>
            </w:r>
            <w:r w:rsidR="00DF56AD">
              <w:rPr>
                <w:rFonts w:eastAsia="Times New Roman" w:cs="Times New Roman"/>
              </w:rPr>
              <w:t>personen</w:t>
            </w:r>
            <w:r w:rsidRPr="009024DD">
              <w:rPr>
                <w:rFonts w:eastAsia="Times New Roman" w:cs="Times New Roman"/>
              </w:rPr>
              <w:t xml:space="preserve"> er registrert med adressesperring i Norge.  I dette tilfellet vil ansatte på ID-fordeling ha fått tilgang til søkers personopplysninger via </w:t>
            </w:r>
            <w:proofErr w:type="spellStart"/>
            <w:r w:rsidRPr="009024DD">
              <w:rPr>
                <w:rFonts w:eastAsia="Times New Roman" w:cs="Times New Roman"/>
              </w:rPr>
              <w:t>SEDen</w:t>
            </w:r>
            <w:proofErr w:type="spellEnd"/>
            <w:r w:rsidRPr="009024DD">
              <w:rPr>
                <w:rFonts w:eastAsia="Times New Roman" w:cs="Times New Roman"/>
              </w:rPr>
              <w:t xml:space="preserve"> i PDF-format, før det fastslås at det er NAV </w:t>
            </w:r>
            <w:proofErr w:type="spellStart"/>
            <w:r w:rsidRPr="009024DD">
              <w:rPr>
                <w:rFonts w:eastAsia="Times New Roman" w:cs="Times New Roman"/>
              </w:rPr>
              <w:t>Vikafossen</w:t>
            </w:r>
            <w:proofErr w:type="spellEnd"/>
            <w:r w:rsidRPr="009024DD">
              <w:rPr>
                <w:rFonts w:eastAsia="Times New Roman" w:cs="Times New Roman"/>
              </w:rPr>
              <w:t xml:space="preserve"> som skal behandle saken.   </w:t>
            </w:r>
          </w:p>
        </w:tc>
      </w:tr>
      <w:tr w:rsidRPr="00DF77FC" w:rsidR="009024DD" w:rsidTr="004D28BD" w14:paraId="6B4E5D45"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1D9957A6" w14:textId="7A0BEDAB">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9024DD" w:rsidR="009024DD" w:rsidP="009024DD" w:rsidRDefault="009024DD" w14:paraId="0425FBE8" w14:textId="77777777">
            <w:pPr>
              <w:rPr>
                <w:rFonts w:eastAsia="Times New Roman" w:cs="Times New Roman"/>
              </w:rPr>
            </w:pPr>
            <w:r w:rsidRPr="009024DD">
              <w:rPr>
                <w:rFonts w:eastAsia="Times New Roman" w:cs="Times New Roman"/>
              </w:rPr>
              <w:t xml:space="preserve">Det at personopplysninger blir kjent for andre uten tjenstlig behov, er et brudd på personvernprinsippet integritet og konfidensialitet, jf. GDPR artikkel 5 nr. 1 bokstav f). </w:t>
            </w:r>
          </w:p>
          <w:p w:rsidR="009024DD" w:rsidP="009024DD" w:rsidRDefault="009024DD" w14:paraId="403DB5AB" w14:textId="77777777">
            <w:pPr>
              <w:rPr>
                <w:rFonts w:eastAsia="Times New Roman" w:cs="Times New Roman"/>
              </w:rPr>
            </w:pPr>
            <w:r w:rsidRPr="009024DD">
              <w:rPr>
                <w:rFonts w:eastAsia="Times New Roman" w:cs="Times New Roman"/>
              </w:rPr>
              <w:t xml:space="preserve">Det at personopplysninger blir kjent for uvedkommende: </w:t>
            </w:r>
          </w:p>
          <w:p w:rsidRPr="008A2C9A" w:rsidR="000A5ECC" w:rsidP="00392EB9" w:rsidRDefault="00DD5AD3" w14:paraId="37B5DDF4" w14:textId="77777777">
            <w:pPr>
              <w:numPr>
                <w:ilvl w:val="0"/>
                <w:numId w:val="30"/>
              </w:numPr>
              <w:spacing w:after="0"/>
              <w:ind w:left="714" w:hanging="357"/>
              <w:rPr>
                <w:rFonts w:eastAsia="Times New Roman" w:cs="Times New Roman"/>
              </w:rPr>
            </w:pPr>
            <w:r w:rsidRPr="008A2C9A">
              <w:rPr>
                <w:rFonts w:eastAsia="Times New Roman" w:cs="Times New Roman"/>
              </w:rPr>
              <w:t>fratar den registrerte nødvendige garantier for dens privatliv og muligheten til å håndheve sine personvernrettigheter</w:t>
            </w:r>
          </w:p>
          <w:p w:rsidRPr="008A2C9A" w:rsidR="000A5ECC" w:rsidP="00392EB9" w:rsidRDefault="00DD5AD3" w14:paraId="57109C53" w14:textId="77777777">
            <w:pPr>
              <w:numPr>
                <w:ilvl w:val="0"/>
                <w:numId w:val="30"/>
              </w:numPr>
              <w:spacing w:after="0"/>
              <w:ind w:left="714" w:hanging="357"/>
              <w:rPr>
                <w:rFonts w:eastAsia="Times New Roman" w:cs="Times New Roman"/>
              </w:rPr>
            </w:pPr>
            <w:r w:rsidRPr="008A2C9A">
              <w:rPr>
                <w:rFonts w:eastAsia="Times New Roman" w:cs="Times New Roman"/>
              </w:rPr>
              <w:t>fører til manglende medbestemmelse og kontroll av bruk av personopplysninger for den registrerte</w:t>
            </w:r>
          </w:p>
          <w:p w:rsidRPr="008A2C9A" w:rsidR="000A5ECC" w:rsidP="00392EB9" w:rsidRDefault="00DD5AD3" w14:paraId="334A0F51" w14:textId="77777777">
            <w:pPr>
              <w:numPr>
                <w:ilvl w:val="0"/>
                <w:numId w:val="30"/>
              </w:numPr>
              <w:spacing w:after="0"/>
              <w:ind w:left="714" w:hanging="357"/>
              <w:rPr>
                <w:rFonts w:eastAsia="Times New Roman" w:cs="Times New Roman"/>
              </w:rPr>
            </w:pPr>
            <w:r w:rsidRPr="008A2C9A">
              <w:rPr>
                <w:rFonts w:eastAsia="Times New Roman" w:cs="Times New Roman"/>
              </w:rPr>
              <w:t xml:space="preserve">fører til manglende tillit hos den registrerte for hvordan behandling av trygdeytelser skjer </w:t>
            </w:r>
          </w:p>
          <w:p w:rsidRPr="008A2C9A" w:rsidR="000A5ECC" w:rsidP="00392EB9" w:rsidRDefault="00DD5AD3" w14:paraId="3B3A773C" w14:textId="77777777">
            <w:pPr>
              <w:numPr>
                <w:ilvl w:val="0"/>
                <w:numId w:val="30"/>
              </w:numPr>
              <w:spacing w:after="0"/>
              <w:ind w:left="714" w:hanging="357"/>
              <w:rPr>
                <w:rFonts w:eastAsia="Times New Roman" w:cs="Times New Roman"/>
              </w:rPr>
            </w:pPr>
            <w:r w:rsidRPr="008A2C9A">
              <w:rPr>
                <w:rFonts w:eastAsia="Times New Roman" w:cs="Times New Roman"/>
              </w:rPr>
              <w:t>gir ikke den registrerte forutsigbarhet i hvordan den enkeltes personopplysninger behandles</w:t>
            </w:r>
          </w:p>
          <w:p w:rsidRPr="008A2C9A" w:rsidR="009024DD" w:rsidP="00392EB9" w:rsidRDefault="00DD5AD3" w14:paraId="1EC449C2" w14:textId="1669AE71">
            <w:pPr>
              <w:numPr>
                <w:ilvl w:val="0"/>
                <w:numId w:val="30"/>
              </w:numPr>
              <w:spacing w:after="0"/>
              <w:ind w:left="714" w:hanging="357"/>
              <w:rPr>
                <w:rFonts w:eastAsia="Times New Roman" w:cs="Times New Roman"/>
              </w:rPr>
            </w:pPr>
            <w:r w:rsidRPr="008A2C9A">
              <w:rPr>
                <w:rFonts w:eastAsia="Times New Roman" w:cs="Times New Roman"/>
              </w:rPr>
              <w:t>vil være brudd på den registrertes rett til å bli informert om den behandlingen som skjer</w:t>
            </w:r>
          </w:p>
        </w:tc>
      </w:tr>
      <w:tr w:rsidRPr="00DF77FC" w:rsidR="009024DD" w:rsidTr="004D28BD" w14:paraId="36C07C02"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385D14B1" w14:textId="27F839BF">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9024DD" w:rsidR="009024DD" w:rsidP="009024DD" w:rsidRDefault="009024DD" w14:paraId="2EA35874" w14:textId="65879C53">
            <w:pPr>
              <w:rPr>
                <w:rFonts w:eastAsia="Times New Roman" w:cs="Times New Roman"/>
              </w:rPr>
            </w:pPr>
            <w:r w:rsidRPr="009024DD">
              <w:rPr>
                <w:rFonts w:eastAsia="Times New Roman" w:cs="Times New Roman"/>
              </w:rPr>
              <w:t xml:space="preserve">Saksbehandlere som håndterer saker om </w:t>
            </w:r>
            <w:r w:rsidR="00DF56AD">
              <w:rPr>
                <w:rFonts w:eastAsia="Times New Roman" w:cs="Times New Roman"/>
              </w:rPr>
              <w:t>personer</w:t>
            </w:r>
            <w:r w:rsidRPr="009024DD">
              <w:rPr>
                <w:rFonts w:eastAsia="Times New Roman" w:cs="Times New Roman"/>
              </w:rPr>
              <w:t xml:space="preserve"> som lever på kode 7 er ansatt i en egen avdeling i NAV (</w:t>
            </w:r>
            <w:proofErr w:type="spellStart"/>
            <w:r w:rsidRPr="009024DD">
              <w:rPr>
                <w:rFonts w:eastAsia="Times New Roman" w:cs="Times New Roman"/>
              </w:rPr>
              <w:t>Vikafossen</w:t>
            </w:r>
            <w:proofErr w:type="spellEnd"/>
            <w:r w:rsidRPr="009024DD">
              <w:rPr>
                <w:rFonts w:eastAsia="Times New Roman" w:cs="Times New Roman"/>
              </w:rPr>
              <w:t xml:space="preserve">). Det gis grundig opplæring av saksbehandlerne om hvordan saker som omhandler </w:t>
            </w:r>
            <w:r w:rsidR="00DF56AD">
              <w:rPr>
                <w:rFonts w:eastAsia="Times New Roman" w:cs="Times New Roman"/>
              </w:rPr>
              <w:t>personer</w:t>
            </w:r>
            <w:r w:rsidRPr="009024DD">
              <w:rPr>
                <w:rFonts w:eastAsia="Times New Roman" w:cs="Times New Roman"/>
              </w:rPr>
              <w:t xml:space="preserve"> med adressesperring på kode 7 skal håndteres. Saksbehandlere ansatt i </w:t>
            </w:r>
            <w:proofErr w:type="spellStart"/>
            <w:r w:rsidRPr="009024DD">
              <w:rPr>
                <w:rFonts w:eastAsia="Times New Roman" w:cs="Times New Roman"/>
              </w:rPr>
              <w:t>Vikafossen</w:t>
            </w:r>
            <w:proofErr w:type="spellEnd"/>
            <w:r w:rsidRPr="009024DD">
              <w:rPr>
                <w:rFonts w:eastAsia="Times New Roman" w:cs="Times New Roman"/>
              </w:rPr>
              <w:t xml:space="preserve"> er klar over at adresseinformasjon til </w:t>
            </w:r>
            <w:r w:rsidR="00DF56AD">
              <w:rPr>
                <w:rFonts w:eastAsia="Times New Roman" w:cs="Times New Roman"/>
              </w:rPr>
              <w:t>personer</w:t>
            </w:r>
            <w:r w:rsidRPr="009024DD">
              <w:rPr>
                <w:rFonts w:eastAsia="Times New Roman" w:cs="Times New Roman"/>
              </w:rPr>
              <w:t xml:space="preserve"> som lever med adressesperring </w:t>
            </w:r>
            <w:r w:rsidRPr="009024DD">
              <w:rPr>
                <w:rFonts w:eastAsia="Times New Roman" w:cs="Times New Roman"/>
              </w:rPr>
              <w:t xml:space="preserve">kode 7 ikke skal sendes ut av NAV. Dette er med på å senke sannsynlighetsnivået for at dette risikoscenarioet skal realiseres. Ved manuell utfylling av </w:t>
            </w:r>
            <w:proofErr w:type="spellStart"/>
            <w:r w:rsidRPr="009024DD">
              <w:rPr>
                <w:rFonts w:eastAsia="Times New Roman" w:cs="Times New Roman"/>
              </w:rPr>
              <w:t>SEDene</w:t>
            </w:r>
            <w:proofErr w:type="spellEnd"/>
            <w:r w:rsidRPr="009024DD">
              <w:rPr>
                <w:rFonts w:eastAsia="Times New Roman" w:cs="Times New Roman"/>
              </w:rPr>
              <w:t xml:space="preserve"> vil det være mulig å legge inn en adresse i </w:t>
            </w:r>
            <w:proofErr w:type="spellStart"/>
            <w:r w:rsidRPr="009024DD">
              <w:rPr>
                <w:rFonts w:eastAsia="Times New Roman" w:cs="Times New Roman"/>
              </w:rPr>
              <w:t>SEDen</w:t>
            </w:r>
            <w:proofErr w:type="spellEnd"/>
            <w:r w:rsidRPr="009024DD">
              <w:rPr>
                <w:rFonts w:eastAsia="Times New Roman" w:cs="Times New Roman"/>
              </w:rPr>
              <w:t xml:space="preserve">. På grunn av det ovennevnte antas det at det er lav sannsynlighet for at denne typen saker ikke behandles med riktighet, og at adressen til </w:t>
            </w:r>
            <w:r w:rsidR="00DF56AD">
              <w:rPr>
                <w:rFonts w:eastAsia="Times New Roman" w:cs="Times New Roman"/>
              </w:rPr>
              <w:t>personer</w:t>
            </w:r>
            <w:r w:rsidRPr="009024DD">
              <w:rPr>
                <w:rFonts w:eastAsia="Times New Roman" w:cs="Times New Roman"/>
              </w:rPr>
              <w:t xml:space="preserve"> som lever på kode 7 blir sendt ut av NAV via en SED. </w:t>
            </w:r>
          </w:p>
          <w:p w:rsidRPr="009024DD" w:rsidR="009024DD" w:rsidP="009024DD" w:rsidRDefault="009024DD" w14:paraId="4B851B67" w14:textId="1B9C0F7F">
            <w:pPr>
              <w:rPr>
                <w:rFonts w:eastAsia="Times New Roman" w:cs="Times New Roman"/>
              </w:rPr>
            </w:pPr>
            <w:r w:rsidRPr="009024DD">
              <w:rPr>
                <w:rFonts w:eastAsia="Times New Roman" w:cs="Times New Roman"/>
              </w:rPr>
              <w:t xml:space="preserve">Når søker er en utenlandsk statsborger som har tilsvarende adressesperring som kode 7 og vedkommendes SED blir sendt til NAV via en utenlandsk trygdemyndighet, er det en risiko for at dette bare blir oppdages av saksbehandler manuelt, hvis </w:t>
            </w:r>
            <w:proofErr w:type="spellStart"/>
            <w:r w:rsidRPr="009024DD">
              <w:rPr>
                <w:rFonts w:eastAsia="Times New Roman" w:cs="Times New Roman"/>
              </w:rPr>
              <w:t>SEDen</w:t>
            </w:r>
            <w:proofErr w:type="spellEnd"/>
            <w:r w:rsidRPr="009024DD">
              <w:rPr>
                <w:rFonts w:eastAsia="Times New Roman" w:cs="Times New Roman"/>
              </w:rPr>
              <w:t xml:space="preserve"> ikke er merket med «</w:t>
            </w:r>
            <w:proofErr w:type="spellStart"/>
            <w:r w:rsidRPr="009024DD">
              <w:rPr>
                <w:rFonts w:eastAsia="Times New Roman" w:cs="Times New Roman"/>
              </w:rPr>
              <w:t>protected</w:t>
            </w:r>
            <w:proofErr w:type="spellEnd"/>
            <w:r w:rsidRPr="009024DD">
              <w:rPr>
                <w:rFonts w:eastAsia="Times New Roman" w:cs="Times New Roman"/>
              </w:rPr>
              <w:t>». Det er vanskelig å si hvor stor sannsynlighet det er for at dette vil skje, men det antas at det er en viss sannsynlighet for dette. Det er også en mulighet for at sakene i RINA dukker opp i søk internt i NAV før de har blitt markert med «</w:t>
            </w:r>
            <w:proofErr w:type="spellStart"/>
            <w:r w:rsidRPr="009024DD">
              <w:rPr>
                <w:rFonts w:eastAsia="Times New Roman" w:cs="Times New Roman"/>
              </w:rPr>
              <w:t>protected</w:t>
            </w:r>
            <w:proofErr w:type="spellEnd"/>
            <w:r w:rsidRPr="009024DD">
              <w:rPr>
                <w:rFonts w:eastAsia="Times New Roman" w:cs="Times New Roman"/>
              </w:rPr>
              <w:t xml:space="preserve">». I så fall vil saksbehandlere som egentlig ikke skal ha tilgang til personopplysninger til </w:t>
            </w:r>
            <w:r w:rsidR="00DF56AD">
              <w:rPr>
                <w:rFonts w:eastAsia="Times New Roman" w:cs="Times New Roman"/>
              </w:rPr>
              <w:t>personer</w:t>
            </w:r>
            <w:r w:rsidRPr="009024DD">
              <w:rPr>
                <w:rFonts w:eastAsia="Times New Roman" w:cs="Times New Roman"/>
              </w:rPr>
              <w:t xml:space="preserve"> som lever med adressesperring kode 7</w:t>
            </w:r>
            <w:r w:rsidR="000A6C18">
              <w:rPr>
                <w:rFonts w:eastAsia="Times New Roman" w:cs="Times New Roman"/>
              </w:rPr>
              <w:t xml:space="preserve"> få slik tilgang</w:t>
            </w:r>
            <w:r w:rsidRPr="009024DD">
              <w:rPr>
                <w:rFonts w:eastAsia="Times New Roman" w:cs="Times New Roman"/>
              </w:rPr>
              <w:t xml:space="preserve">. Det antas at det er lav sannsynlighet for at dette vil skje. </w:t>
            </w:r>
          </w:p>
          <w:p w:rsidRPr="00DF77FC" w:rsidR="009024DD" w:rsidP="001A3796" w:rsidRDefault="00BD0CA5" w14:paraId="65EFACAE" w14:textId="23A97CA5">
            <w:pPr>
              <w:rPr>
                <w:rFonts w:eastAsia="Times New Roman" w:cs="Times New Roman"/>
              </w:rPr>
            </w:pPr>
            <w:r>
              <w:rPr>
                <w:rFonts w:eastAsia="Times New Roman" w:cs="Times New Roman"/>
              </w:rPr>
              <w:t>Et flertall av søknadene om omhandler utenlandske statsborgere</w:t>
            </w:r>
            <w:r w:rsidR="001A3796">
              <w:rPr>
                <w:rFonts w:eastAsia="Times New Roman" w:cs="Times New Roman"/>
              </w:rPr>
              <w:t>, og som mottas av NAV via e-blanketter, mangler opplysninger om søkerens norske fødselsnummer. D</w:t>
            </w:r>
            <w:r w:rsidRPr="009024DD" w:rsidR="009024DD">
              <w:rPr>
                <w:rFonts w:eastAsia="Times New Roman" w:cs="Times New Roman"/>
              </w:rPr>
              <w:t>et er</w:t>
            </w:r>
            <w:r w:rsidR="001A3796">
              <w:rPr>
                <w:rFonts w:eastAsia="Times New Roman" w:cs="Times New Roman"/>
              </w:rPr>
              <w:t xml:space="preserve"> dermed grunn til å anta at flere </w:t>
            </w:r>
            <w:proofErr w:type="spellStart"/>
            <w:r w:rsidRPr="009024DD" w:rsidR="009024DD">
              <w:rPr>
                <w:rFonts w:eastAsia="Times New Roman" w:cs="Times New Roman"/>
              </w:rPr>
              <w:t>SEDer</w:t>
            </w:r>
            <w:proofErr w:type="spellEnd"/>
            <w:r w:rsidRPr="009024DD" w:rsidR="009024DD">
              <w:rPr>
                <w:rFonts w:eastAsia="Times New Roman" w:cs="Times New Roman"/>
              </w:rPr>
              <w:t xml:space="preserve"> som sendes fra utenlandske myndigheter </w:t>
            </w:r>
            <w:r w:rsidR="001A3796">
              <w:rPr>
                <w:rFonts w:eastAsia="Times New Roman" w:cs="Times New Roman"/>
              </w:rPr>
              <w:t>kommer til å mangle</w:t>
            </w:r>
            <w:r w:rsidRPr="009024DD" w:rsidR="009024DD">
              <w:rPr>
                <w:rFonts w:eastAsia="Times New Roman" w:cs="Times New Roman"/>
              </w:rPr>
              <w:t xml:space="preserve"> fødselsnummer</w:t>
            </w:r>
            <w:r w:rsidR="001A3796">
              <w:rPr>
                <w:rFonts w:eastAsia="Times New Roman" w:cs="Times New Roman"/>
              </w:rPr>
              <w:t>, i alle fall i startfasen av en sak (BUC)</w:t>
            </w:r>
            <w:r w:rsidRPr="009024DD" w:rsidR="009024DD">
              <w:rPr>
                <w:rFonts w:eastAsia="Times New Roman" w:cs="Times New Roman"/>
              </w:rPr>
              <w:t xml:space="preserve">. </w:t>
            </w:r>
            <w:r w:rsidR="00DF56AD">
              <w:rPr>
                <w:rFonts w:eastAsia="Times New Roman" w:cs="Times New Roman"/>
              </w:rPr>
              <w:t>Personer</w:t>
            </w:r>
            <w:r w:rsidRPr="009024DD" w:rsidR="009024DD">
              <w:rPr>
                <w:rFonts w:eastAsia="Times New Roman" w:cs="Times New Roman"/>
              </w:rPr>
              <w:t xml:space="preserve"> som bor på kode 7 oppgir </w:t>
            </w:r>
            <w:r w:rsidR="001A3796">
              <w:rPr>
                <w:rFonts w:eastAsia="Times New Roman" w:cs="Times New Roman"/>
              </w:rPr>
              <w:t>imidlertid</w:t>
            </w:r>
            <w:r w:rsidRPr="009024DD" w:rsidR="009024DD">
              <w:rPr>
                <w:rFonts w:eastAsia="Times New Roman" w:cs="Times New Roman"/>
              </w:rPr>
              <w:t xml:space="preserve"> ofte fødselsnummer idet de er klar over at det er nødvendig for å kunne identifisere dem med adressesperring. Dette gjør at sannsynligheten for at denne personvernrisikoen realiseres er lav.</w:t>
            </w:r>
          </w:p>
        </w:tc>
      </w:tr>
      <w:tr w:rsidRPr="00DF77FC" w:rsidR="009024DD" w:rsidTr="004D28BD" w14:paraId="2E23B428"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116228AE" w14:textId="496737A7">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9024DD" w14:paraId="7DBF476A" w14:textId="5E3C157E">
            <w:pPr>
              <w:rPr>
                <w:rFonts w:eastAsia="Times New Roman" w:cs="Times New Roman"/>
              </w:rPr>
            </w:pPr>
            <w:r w:rsidRPr="009024DD">
              <w:rPr>
                <w:rFonts w:eastAsia="Times New Roman" w:cs="Times New Roman"/>
              </w:rPr>
              <w:t>Det vil kunne få svært alvorlige konsekvenser for enkeltpersoner dersom deres adresseinformasjon blir kjent for uvedkommende. Konsekvensnivået settes til 4 for å illustrere at det er en forskjell på kode 6 og 7.</w:t>
            </w:r>
          </w:p>
        </w:tc>
      </w:tr>
      <w:tr w:rsidRPr="00DF77FC" w:rsidR="009024DD" w:rsidTr="004D28BD" w14:paraId="5B812B7B"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2AC325BE" w14:textId="73D97224">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9024DD" w:rsidR="009024DD" w:rsidP="009024DD" w:rsidRDefault="009024DD" w14:paraId="58E48069" w14:textId="60F17DC3">
            <w:r w:rsidRPr="009024DD">
              <w:t xml:space="preserve">Det skal etableres rutiner og funksjonalitet som gjør det mulig å identifisere de </w:t>
            </w:r>
            <w:r w:rsidR="00F2074A">
              <w:t>personene</w:t>
            </w:r>
            <w:r w:rsidRPr="009024DD">
              <w:t xml:space="preserve"> som lever på kode 7, slik at saken kan overføres til NAV </w:t>
            </w:r>
            <w:proofErr w:type="spellStart"/>
            <w:r w:rsidRPr="009024DD">
              <w:t>Vikafossen</w:t>
            </w:r>
            <w:proofErr w:type="spellEnd"/>
            <w:r w:rsidRPr="009024DD">
              <w:t xml:space="preserve"> for behandling. Helt konkret er det funksjonalitet i RINA som sjekker det norske fødselsnummeret opp mot TPS. For </w:t>
            </w:r>
            <w:r w:rsidR="00DF56AD">
              <w:t>personer</w:t>
            </w:r>
            <w:r w:rsidRPr="009024DD">
              <w:t xml:space="preserve"> bosatt i utlandet, men som er registrert i Norge på kode 7, er prosessen for å identifisere dem noe vanskeligere enn for </w:t>
            </w:r>
            <w:r w:rsidR="00DF56AD">
              <w:t>personer</w:t>
            </w:r>
            <w:r w:rsidRPr="009024DD">
              <w:t xml:space="preserve"> som bor i Norge, men det er tenkt at dette skal gjøres på samme måte.</w:t>
            </w:r>
          </w:p>
          <w:p w:rsidRPr="009024DD" w:rsidR="009024DD" w:rsidP="009024DD" w:rsidRDefault="009024DD" w14:paraId="511F0EB7" w14:textId="08A77D2D">
            <w:pPr>
              <w:rPr>
                <w:rFonts w:eastAsia="Times New Roman" w:cs="Times New Roman"/>
              </w:rPr>
            </w:pPr>
            <w:r w:rsidRPr="009024DD">
              <w:rPr>
                <w:rFonts w:eastAsia="Times New Roman" w:cs="Times New Roman"/>
              </w:rPr>
              <w:t xml:space="preserve">Må diskutere hva man gjør når man ikke har utenlandsk adresse </w:t>
            </w:r>
            <w:proofErr w:type="spellStart"/>
            <w:r w:rsidRPr="009024DD">
              <w:rPr>
                <w:rFonts w:eastAsia="Times New Roman" w:cs="Times New Roman"/>
              </w:rPr>
              <w:t>pga</w:t>
            </w:r>
            <w:proofErr w:type="spellEnd"/>
            <w:r w:rsidRPr="009024DD">
              <w:rPr>
                <w:rFonts w:eastAsia="Times New Roman" w:cs="Times New Roman"/>
              </w:rPr>
              <w:t xml:space="preserve"> sperret adresse for å sikre utbetalinger</w:t>
            </w:r>
            <w:r w:rsidR="008A2C9A">
              <w:rPr>
                <w:rFonts w:eastAsia="Times New Roman" w:cs="Times New Roman"/>
              </w:rPr>
              <w:t>.</w:t>
            </w:r>
          </w:p>
          <w:p w:rsidRPr="009024DD" w:rsidR="009024DD" w:rsidP="000A6C18" w:rsidRDefault="009024DD" w14:paraId="2EB9091B" w14:textId="6D493BE1">
            <w:pPr>
              <w:rPr>
                <w:rFonts w:eastAsia="Times New Roman" w:cs="Times New Roman"/>
              </w:rPr>
            </w:pPr>
            <w:r w:rsidRPr="009024DD">
              <w:rPr>
                <w:rFonts w:eastAsia="Times New Roman" w:cs="Times New Roman"/>
              </w:rPr>
              <w:t xml:space="preserve">Det må tas stilling til hvordan adressen til </w:t>
            </w:r>
            <w:r w:rsidR="00DF56AD">
              <w:rPr>
                <w:rFonts w:eastAsia="Times New Roman" w:cs="Times New Roman"/>
              </w:rPr>
              <w:t>personer</w:t>
            </w:r>
            <w:r w:rsidRPr="009024DD">
              <w:rPr>
                <w:rFonts w:eastAsia="Times New Roman" w:cs="Times New Roman"/>
              </w:rPr>
              <w:t xml:space="preserve"> som har adressesperring kode 7 skal behandles i </w:t>
            </w:r>
            <w:proofErr w:type="spellStart"/>
            <w:r w:rsidRPr="009024DD">
              <w:rPr>
                <w:rFonts w:eastAsia="Times New Roman" w:cs="Times New Roman"/>
              </w:rPr>
              <w:t>SEDene</w:t>
            </w:r>
            <w:proofErr w:type="spellEnd"/>
            <w:r w:rsidRPr="009024DD">
              <w:rPr>
                <w:rFonts w:eastAsia="Times New Roman" w:cs="Times New Roman"/>
              </w:rPr>
              <w:t xml:space="preserve"> – om det er adgang til å sende adresseopplysningene til utenlandske trygdemyndigheter, og hvordan dette eventuelt kan løses. Dette kan løses ved at Norge </w:t>
            </w:r>
            <w:proofErr w:type="gramStart"/>
            <w:r w:rsidRPr="009024DD">
              <w:rPr>
                <w:rFonts w:eastAsia="Times New Roman" w:cs="Times New Roman"/>
              </w:rPr>
              <w:t>overhode</w:t>
            </w:r>
            <w:proofErr w:type="gramEnd"/>
            <w:r w:rsidRPr="009024DD">
              <w:rPr>
                <w:rFonts w:eastAsia="Times New Roman" w:cs="Times New Roman"/>
              </w:rPr>
              <w:t xml:space="preserve"> ikke skal sende ut adresseopplysningene til </w:t>
            </w:r>
            <w:r w:rsidR="00DF56AD">
              <w:rPr>
                <w:rFonts w:eastAsia="Times New Roman" w:cs="Times New Roman"/>
              </w:rPr>
              <w:t>personer</w:t>
            </w:r>
            <w:r w:rsidRPr="009024DD">
              <w:rPr>
                <w:rFonts w:eastAsia="Times New Roman" w:cs="Times New Roman"/>
              </w:rPr>
              <w:t xml:space="preserve"> som bor på kode 7 til utenlandske trygdemyndigheter, eller oversende adressen til Kripos (som håndterer adressesperring kode </w:t>
            </w:r>
            <w:r w:rsidR="000A6C18">
              <w:rPr>
                <w:rFonts w:eastAsia="Times New Roman" w:cs="Times New Roman"/>
              </w:rPr>
              <w:t>6</w:t>
            </w:r>
            <w:r w:rsidRPr="009024DD">
              <w:rPr>
                <w:rFonts w:eastAsia="Times New Roman" w:cs="Times New Roman"/>
              </w:rPr>
              <w:t xml:space="preserve">). </w:t>
            </w:r>
            <w:r>
              <w:rPr>
                <w:rFonts w:eastAsia="Times New Roman" w:cs="Times New Roman"/>
              </w:rPr>
              <w:tab/>
            </w:r>
          </w:p>
        </w:tc>
      </w:tr>
    </w:tbl>
    <w:p w:rsidR="00EE4606" w:rsidP="001747D7" w:rsidRDefault="00EE4606" w14:paraId="76D6AE2A"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9024DD" w:rsidTr="004D28BD" w14:paraId="135FAF36"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287AA1" w:rsidR="009024DD" w:rsidP="00026D0B" w:rsidRDefault="009024DD" w14:paraId="68A4BFD1" w14:textId="247BBC23">
            <w:pPr>
              <w:jc w:val="center"/>
              <w:rPr>
                <w:rFonts w:eastAsia="Times New Roman" w:cs="Times New Roman"/>
                <w:bCs/>
                <w:strike/>
                <w:highlight w:val="lightGray"/>
                <w:rPrChange w:author="Støylen, Mari" w:date="2021-05-04T10:18:00Z" w:id="619">
                  <w:rPr>
                    <w:rFonts w:eastAsia="Times New Roman" w:cs="Times New Roman"/>
                    <w:bCs/>
                  </w:rPr>
                </w:rPrChange>
              </w:rPr>
            </w:pPr>
            <w:r w:rsidRPr="00287AA1">
              <w:rPr>
                <w:rFonts w:eastAsia="Times New Roman" w:cs="Times New Roman"/>
                <w:strike/>
                <w:highlight w:val="lightGray"/>
                <w:rPrChange w:author="Støylen, Mari" w:date="2021-05-04T10:18:00Z" w:id="620">
                  <w:rPr>
                    <w:rFonts w:eastAsia="Times New Roman" w:cs="Times New Roman"/>
                  </w:rPr>
                </w:rPrChange>
              </w:rPr>
              <w:t>Personvernscenario P10. «</w:t>
            </w:r>
            <w:r w:rsidRPr="00287AA1" w:rsidR="00026D0B">
              <w:rPr>
                <w:rFonts w:eastAsia="Times New Roman" w:cs="Times New Roman"/>
                <w:bCs/>
                <w:strike/>
                <w:highlight w:val="lightGray"/>
                <w:rPrChange w:author="Støylen, Mari" w:date="2021-05-04T10:18:00Z" w:id="621">
                  <w:rPr>
                    <w:rFonts w:eastAsia="Times New Roman" w:cs="Times New Roman"/>
                    <w:bCs/>
                  </w:rPr>
                </w:rPrChange>
              </w:rPr>
              <w:t xml:space="preserve">Lagring </w:t>
            </w:r>
            <w:r w:rsidRPr="00287AA1" w:rsidR="008A2C9A">
              <w:rPr>
                <w:rFonts w:eastAsia="Times New Roman" w:cs="Times New Roman"/>
                <w:bCs/>
                <w:strike/>
                <w:highlight w:val="lightGray"/>
                <w:rPrChange w:author="Støylen, Mari" w:date="2021-05-04T10:18:00Z" w:id="622">
                  <w:rPr>
                    <w:rFonts w:eastAsia="Times New Roman" w:cs="Times New Roman"/>
                    <w:bCs/>
                  </w:rPr>
                </w:rPrChange>
              </w:rPr>
              <w:t>ut over det som er formålet med behandlingen (lagringsbegrensning)»</w:t>
            </w:r>
          </w:p>
        </w:tc>
      </w:tr>
      <w:tr w:rsidRPr="00DF77FC" w:rsidR="009024DD" w:rsidTr="004D28BD" w14:paraId="3BDD1AD1"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9024DD" w:rsidP="004D28BD" w:rsidRDefault="009024DD" w14:paraId="58D16EE0"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9024DD" w:rsidP="004D28BD" w:rsidRDefault="008A2C9A" w14:paraId="7597736B" w14:textId="1819F55F">
            <w:pPr>
              <w:rPr>
                <w:rFonts w:eastAsia="Times New Roman" w:cs="Times New Roman"/>
                <w:strike/>
                <w:highlight w:val="lightGray"/>
                <w:rPrChange w:author="Støylen, Mari" w:date="2021-05-04T10:18:00Z" w:id="623">
                  <w:rPr>
                    <w:rFonts w:eastAsia="Times New Roman" w:cs="Times New Roman"/>
                  </w:rPr>
                </w:rPrChange>
              </w:rPr>
            </w:pPr>
            <w:r w:rsidRPr="00287AA1">
              <w:rPr>
                <w:rFonts w:eastAsia="Times New Roman" w:cs="Times New Roman"/>
                <w:strike/>
                <w:color w:val="808080" w:themeColor="background1" w:themeShade="80"/>
                <w:highlight w:val="lightGray"/>
                <w:rPrChange w:author="Støylen, Mari" w:date="2021-05-04T10:18:00Z" w:id="624">
                  <w:rPr>
                    <w:rFonts w:eastAsia="Times New Roman" w:cs="Times New Roman"/>
                    <w:color w:val="808080" w:themeColor="background1" w:themeShade="80"/>
                  </w:rPr>
                </w:rPrChange>
              </w:rPr>
              <w:t>5</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287AA1" w:rsidR="009024DD" w:rsidP="004D28BD" w:rsidRDefault="009024DD" w14:paraId="4E33CD3A" w14:textId="77777777">
            <w:pPr>
              <w:spacing w:before="100" w:beforeAutospacing="1"/>
              <w:jc w:val="center"/>
              <w:rPr>
                <w:rFonts w:eastAsia="Times New Roman" w:cs="Times New Roman"/>
                <w:b/>
                <w:strike/>
                <w:highlight w:val="lightGray"/>
                <w:rPrChange w:author="Støylen, Mari" w:date="2021-05-04T10:18:00Z" w:id="625">
                  <w:rPr>
                    <w:rFonts w:eastAsia="Times New Roman" w:cs="Times New Roman"/>
                    <w:b/>
                  </w:rPr>
                </w:rPrChange>
              </w:rPr>
            </w:pPr>
            <w:r w:rsidRPr="00287AA1">
              <w:rPr>
                <w:rFonts w:eastAsia="Times New Roman" w:cs="Times New Roman"/>
                <w:b/>
                <w:strike/>
                <w:highlight w:val="lightGray"/>
                <w:rPrChange w:author="Støylen, Mari" w:date="2021-05-04T10:18:00Z" w:id="626">
                  <w:rPr>
                    <w:rFonts w:eastAsia="Times New Roman" w:cs="Times New Roman"/>
                    <w:b/>
                  </w:rPr>
                </w:rPrChange>
              </w:rPr>
              <w:t>Konsekvensnivå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9024DD" w:rsidP="004D28BD" w:rsidRDefault="008A2C9A" w14:paraId="3454FF91" w14:textId="5852A211">
            <w:pPr>
              <w:rPr>
                <w:rFonts w:eastAsia="Times New Roman" w:cs="Times New Roman"/>
                <w:strike/>
                <w:highlight w:val="lightGray"/>
                <w:rPrChange w:author="Støylen, Mari" w:date="2021-05-04T10:18:00Z" w:id="627">
                  <w:rPr>
                    <w:rFonts w:eastAsia="Times New Roman" w:cs="Times New Roman"/>
                  </w:rPr>
                </w:rPrChange>
              </w:rPr>
            </w:pPr>
            <w:r w:rsidRPr="00287AA1">
              <w:rPr>
                <w:rFonts w:eastAsia="Times New Roman" w:cs="Times New Roman"/>
                <w:strike/>
                <w:color w:val="808080" w:themeColor="background1" w:themeShade="80"/>
                <w:highlight w:val="lightGray"/>
                <w:rPrChange w:author="Støylen, Mari" w:date="2021-05-04T10:18:00Z" w:id="628">
                  <w:rPr>
                    <w:rFonts w:eastAsia="Times New Roman" w:cs="Times New Roman"/>
                    <w:color w:val="808080" w:themeColor="background1" w:themeShade="80"/>
                  </w:rPr>
                </w:rPrChange>
              </w:rPr>
              <w:t>3</w:t>
            </w:r>
          </w:p>
        </w:tc>
      </w:tr>
      <w:tr w:rsidRPr="00DF77FC" w:rsidR="009024DD" w:rsidTr="004D28BD" w14:paraId="2CA52B64"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287AA1" w:rsidR="009024DD" w:rsidP="004D28BD" w:rsidRDefault="009024DD" w14:paraId="2C5AA629" w14:textId="77777777">
            <w:pPr>
              <w:spacing w:line="276" w:lineRule="auto"/>
              <w:jc w:val="center"/>
              <w:rPr>
                <w:rFonts w:eastAsia="Times New Roman" w:cs="Times New Roman"/>
                <w:bCs/>
                <w:strike/>
                <w:highlight w:val="lightGray"/>
                <w:rPrChange w:author="Støylen, Mari" w:date="2021-05-04T10:18:00Z" w:id="629">
                  <w:rPr>
                    <w:rFonts w:eastAsia="Times New Roman" w:cs="Times New Roman"/>
                    <w:bCs/>
                  </w:rPr>
                </w:rPrChange>
              </w:rPr>
            </w:pPr>
            <w:r w:rsidRPr="00287AA1">
              <w:rPr>
                <w:rFonts w:eastAsia="Times New Roman" w:cs="Times New Roman"/>
                <w:strike/>
                <w:highlight w:val="lightGray"/>
                <w:rPrChange w:author="Støylen, Mari" w:date="2021-05-04T10:18:00Z" w:id="630">
                  <w:rPr>
                    <w:rFonts w:eastAsia="Times New Roman" w:cs="Times New Roman"/>
                  </w:rPr>
                </w:rPrChange>
              </w:rPr>
              <w:t>Beskrivelse av risiko</w:t>
            </w:r>
          </w:p>
        </w:tc>
      </w:tr>
      <w:tr w:rsidRPr="00DF77FC" w:rsidR="009024DD" w:rsidTr="004D28BD" w14:paraId="29228724"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287AA1" w:rsidR="009024DD" w:rsidP="00026D0B" w:rsidRDefault="008A2C9A" w14:paraId="577E7385" w14:textId="4EC011D9">
            <w:pPr>
              <w:rPr>
                <w:rFonts w:eastAsia="Times New Roman" w:cs="Times New Roman"/>
                <w:strike/>
                <w:highlight w:val="lightGray"/>
                <w:rPrChange w:author="Støylen, Mari" w:date="2021-05-04T10:18:00Z" w:id="631">
                  <w:rPr>
                    <w:rFonts w:eastAsia="Times New Roman" w:cs="Times New Roman"/>
                  </w:rPr>
                </w:rPrChange>
              </w:rPr>
            </w:pPr>
            <w:r w:rsidRPr="00287AA1">
              <w:rPr>
                <w:rFonts w:eastAsia="Times New Roman" w:cs="Times New Roman"/>
                <w:strike/>
                <w:highlight w:val="lightGray"/>
                <w:rPrChange w:author="Støylen, Mari" w:date="2021-05-04T10:18:00Z" w:id="632">
                  <w:rPr>
                    <w:rFonts w:eastAsia="Times New Roman" w:cs="Times New Roman"/>
                  </w:rPr>
                </w:rPrChange>
              </w:rPr>
              <w:t>Det er en risiko for at personopplysninger lagres i selvbetjeningsløsningen ut over det som er formålet med behandlingen.</w:t>
            </w:r>
          </w:p>
        </w:tc>
      </w:tr>
      <w:tr w:rsidRPr="00DF77FC" w:rsidR="009024DD" w:rsidTr="004D28BD" w14:paraId="251138FB"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287AA1" w:rsidR="009024DD" w:rsidP="004D28BD" w:rsidRDefault="009024DD" w14:paraId="2CA7310B" w14:textId="77777777">
            <w:pPr>
              <w:jc w:val="center"/>
              <w:rPr>
                <w:rFonts w:eastAsia="Times New Roman" w:cs="Times New Roman"/>
                <w:strike/>
                <w:highlight w:val="lightGray"/>
                <w:rPrChange w:author="Støylen, Mari" w:date="2021-05-04T10:18:00Z" w:id="633">
                  <w:rPr>
                    <w:rFonts w:eastAsia="Times New Roman" w:cs="Times New Roman"/>
                  </w:rPr>
                </w:rPrChange>
              </w:rPr>
            </w:pPr>
            <w:r w:rsidRPr="00287AA1">
              <w:rPr>
                <w:rFonts w:eastAsia="Times New Roman" w:cs="Times New Roman"/>
                <w:strike/>
                <w:highlight w:val="lightGray"/>
                <w:rPrChange w:author="Støylen, Mari" w:date="2021-05-04T10:18:00Z" w:id="634">
                  <w:rPr>
                    <w:rFonts w:eastAsia="Times New Roman" w:cs="Times New Roman"/>
                  </w:rPr>
                </w:rPrChange>
              </w:rPr>
              <w:t>Vurdering</w:t>
            </w:r>
          </w:p>
        </w:tc>
      </w:tr>
      <w:tr w:rsidRPr="00DF77FC" w:rsidR="009024DD" w:rsidTr="004D28BD" w14:paraId="05EDE60D"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BB120E" w14:paraId="20C3C1B0" w14:textId="37B8FE4F">
            <w:pPr>
              <w:spacing w:line="276" w:lineRule="auto"/>
              <w:rPr>
                <w:rFonts w:eastAsia="Times New Roman" w:cs="Times New Roman"/>
                <w:strike/>
                <w:highlight w:val="lightGray"/>
                <w:rPrChange w:author="Støylen, Mari" w:date="2021-05-04T10:18:00Z" w:id="635">
                  <w:rPr>
                    <w:rFonts w:eastAsia="Times New Roman" w:cs="Times New Roman"/>
                  </w:rPr>
                </w:rPrChange>
              </w:rPr>
            </w:pPr>
            <w:r w:rsidRPr="00287AA1">
              <w:rPr>
                <w:rFonts w:eastAsia="Times New Roman" w:cs="Times New Roman"/>
                <w:strike/>
                <w:highlight w:val="lightGray"/>
                <w:rPrChange w:author="Støylen, Mari" w:date="2021-05-04T10:18:00Z" w:id="636">
                  <w:rPr>
                    <w:rFonts w:eastAsia="Times New Roman" w:cs="Times New Roman"/>
                  </w:rPr>
                </w:rPrChange>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8A2C9A" w:rsidP="008A2C9A" w:rsidRDefault="008A2C9A" w14:paraId="10BF4D6B" w14:textId="5EE7B5EC">
            <w:pPr>
              <w:rPr>
                <w:rFonts w:eastAsia="Times New Roman" w:cs="Times New Roman"/>
                <w:strike/>
                <w:highlight w:val="lightGray"/>
                <w:rPrChange w:author="Støylen, Mari" w:date="2021-05-04T10:18:00Z" w:id="637">
                  <w:rPr>
                    <w:rFonts w:eastAsia="Times New Roman" w:cs="Times New Roman"/>
                  </w:rPr>
                </w:rPrChange>
              </w:rPr>
            </w:pPr>
            <w:r w:rsidRPr="00287AA1">
              <w:rPr>
                <w:rFonts w:eastAsia="Times New Roman" w:cs="Times New Roman"/>
                <w:strike/>
                <w:highlight w:val="lightGray"/>
                <w:rPrChange w:author="Støylen, Mari" w:date="2021-05-04T10:18:00Z" w:id="638">
                  <w:rPr>
                    <w:rFonts w:eastAsia="Times New Roman" w:cs="Times New Roman"/>
                  </w:rPr>
                </w:rPrChange>
              </w:rPr>
              <w:t xml:space="preserve">Selvbetjeningsløsningen inneholder funksjonalitet for lagring av de personopplysningene som søker bes </w:t>
            </w:r>
            <w:r w:rsidRPr="00287AA1" w:rsidR="00E122CC">
              <w:rPr>
                <w:rFonts w:eastAsia="Times New Roman" w:cs="Times New Roman"/>
                <w:strike/>
                <w:highlight w:val="lightGray"/>
                <w:rPrChange w:author="Støylen, Mari" w:date="2021-05-04T10:18:00Z" w:id="639">
                  <w:rPr>
                    <w:rFonts w:eastAsia="Times New Roman" w:cs="Times New Roman"/>
                  </w:rPr>
                </w:rPrChange>
              </w:rPr>
              <w:t xml:space="preserve">å </w:t>
            </w:r>
            <w:r w:rsidRPr="00287AA1">
              <w:rPr>
                <w:rFonts w:eastAsia="Times New Roman" w:cs="Times New Roman"/>
                <w:strike/>
                <w:highlight w:val="lightGray"/>
                <w:rPrChange w:author="Støylen, Mari" w:date="2021-05-04T10:18:00Z" w:id="640">
                  <w:rPr>
                    <w:rFonts w:eastAsia="Times New Roman" w:cs="Times New Roman"/>
                  </w:rPr>
                </w:rPrChange>
              </w:rPr>
              <w:t xml:space="preserve">oppgi i forbindelse med søknaden i to databaser som heter S3. Den første S3-databasen lagrer personopplysningene inntil </w:t>
            </w:r>
            <w:r w:rsidRPr="00287AA1" w:rsidR="00DF56AD">
              <w:rPr>
                <w:rFonts w:eastAsia="Times New Roman" w:cs="Times New Roman"/>
                <w:strike/>
                <w:highlight w:val="lightGray"/>
                <w:rPrChange w:author="Støylen, Mari" w:date="2021-05-04T10:18:00Z" w:id="641">
                  <w:rPr>
                    <w:rFonts w:eastAsia="Times New Roman" w:cs="Times New Roman"/>
                  </w:rPr>
                </w:rPrChange>
              </w:rPr>
              <w:t>personen</w:t>
            </w:r>
            <w:r w:rsidRPr="00287AA1">
              <w:rPr>
                <w:rFonts w:eastAsia="Times New Roman" w:cs="Times New Roman"/>
                <w:strike/>
                <w:highlight w:val="lightGray"/>
                <w:rPrChange w:author="Støylen, Mari" w:date="2021-05-04T10:18:00Z" w:id="642">
                  <w:rPr>
                    <w:rFonts w:eastAsia="Times New Roman" w:cs="Times New Roman"/>
                  </w:rPr>
                </w:rPrChange>
              </w:rPr>
              <w:t xml:space="preserve"> har sendt inn personopplysningene sine via selvbetjeningsløsningen til NAV. Personopplysningene lagres i den første S3-databasen som et mellomlagrer fra det tidspunktet søker begynner å fylle inn informasjonen i selvbetjeningsløsningen. NAV anser at dette er personopplysninger som tilhører </w:t>
            </w:r>
            <w:r w:rsidRPr="00287AA1" w:rsidR="00DF56AD">
              <w:rPr>
                <w:rFonts w:eastAsia="Times New Roman" w:cs="Times New Roman"/>
                <w:strike/>
                <w:highlight w:val="lightGray"/>
                <w:rPrChange w:author="Støylen, Mari" w:date="2021-05-04T10:18:00Z" w:id="643">
                  <w:rPr>
                    <w:rFonts w:eastAsia="Times New Roman" w:cs="Times New Roman"/>
                  </w:rPr>
                </w:rPrChange>
              </w:rPr>
              <w:t>personen</w:t>
            </w:r>
            <w:r w:rsidRPr="00287AA1">
              <w:rPr>
                <w:rFonts w:eastAsia="Times New Roman" w:cs="Times New Roman"/>
                <w:strike/>
                <w:highlight w:val="lightGray"/>
                <w:rPrChange w:author="Støylen, Mari" w:date="2021-05-04T10:18:00Z" w:id="644">
                  <w:rPr>
                    <w:rFonts w:eastAsia="Times New Roman" w:cs="Times New Roman"/>
                  </w:rPr>
                </w:rPrChange>
              </w:rPr>
              <w:t xml:space="preserve">, og som </w:t>
            </w:r>
            <w:proofErr w:type="spellStart"/>
            <w:r w:rsidRPr="00287AA1">
              <w:rPr>
                <w:rFonts w:eastAsia="Times New Roman" w:cs="Times New Roman"/>
                <w:strike/>
                <w:highlight w:val="lightGray"/>
                <w:rPrChange w:author="Støylen, Mari" w:date="2021-05-04T10:18:00Z" w:id="645">
                  <w:rPr>
                    <w:rFonts w:eastAsia="Times New Roman" w:cs="Times New Roman"/>
                  </w:rPr>
                </w:rPrChange>
              </w:rPr>
              <w:t>NAVs</w:t>
            </w:r>
            <w:proofErr w:type="spellEnd"/>
            <w:r w:rsidRPr="00287AA1">
              <w:rPr>
                <w:rFonts w:eastAsia="Times New Roman" w:cs="Times New Roman"/>
                <w:strike/>
                <w:highlight w:val="lightGray"/>
                <w:rPrChange w:author="Støylen, Mari" w:date="2021-05-04T10:18:00Z" w:id="646">
                  <w:rPr>
                    <w:rFonts w:eastAsia="Times New Roman" w:cs="Times New Roman"/>
                  </w:rPr>
                </w:rPrChange>
              </w:rPr>
              <w:t xml:space="preserve"> saksbehandlere derfor ikke skal ha tilgang til. Den andre delen av S3-databasen ligger på innsiden av NAV, og inneholder personopplysningene som </w:t>
            </w:r>
            <w:r w:rsidRPr="00287AA1" w:rsidR="00DF56AD">
              <w:rPr>
                <w:rFonts w:eastAsia="Times New Roman" w:cs="Times New Roman"/>
                <w:strike/>
                <w:highlight w:val="lightGray"/>
                <w:rPrChange w:author="Støylen, Mari" w:date="2021-05-04T10:18:00Z" w:id="647">
                  <w:rPr>
                    <w:rFonts w:eastAsia="Times New Roman" w:cs="Times New Roman"/>
                  </w:rPr>
                </w:rPrChange>
              </w:rPr>
              <w:t>personen</w:t>
            </w:r>
            <w:r w:rsidRPr="00287AA1">
              <w:rPr>
                <w:rFonts w:eastAsia="Times New Roman" w:cs="Times New Roman"/>
                <w:strike/>
                <w:highlight w:val="lightGray"/>
                <w:rPrChange w:author="Støylen, Mari" w:date="2021-05-04T10:18:00Z" w:id="648">
                  <w:rPr>
                    <w:rFonts w:eastAsia="Times New Roman" w:cs="Times New Roman"/>
                  </w:rPr>
                </w:rPrChange>
              </w:rPr>
              <w:t xml:space="preserve"> har sendt til NAV via selvbetjeningsløsningen. </w:t>
            </w:r>
          </w:p>
          <w:p w:rsidRPr="00287AA1" w:rsidR="009024DD" w:rsidP="008A2C9A" w:rsidRDefault="008A2C9A" w14:paraId="10EA41E0" w14:textId="1609BDF7">
            <w:pPr>
              <w:rPr>
                <w:rFonts w:eastAsia="Times New Roman" w:cs="Times New Roman"/>
                <w:strike/>
                <w:highlight w:val="lightGray"/>
                <w:rPrChange w:author="Støylen, Mari" w:date="2021-05-04T10:18:00Z" w:id="649">
                  <w:rPr>
                    <w:rFonts w:eastAsia="Times New Roman" w:cs="Times New Roman"/>
                  </w:rPr>
                </w:rPrChange>
              </w:rPr>
            </w:pPr>
            <w:r w:rsidRPr="00287AA1">
              <w:rPr>
                <w:rFonts w:eastAsia="Times New Roman" w:cs="Times New Roman"/>
                <w:strike/>
                <w:highlight w:val="lightGray"/>
                <w:rPrChange w:author="Støylen, Mari" w:date="2021-05-04T10:18:00Z" w:id="650">
                  <w:rPr>
                    <w:rFonts w:eastAsia="Times New Roman" w:cs="Times New Roman"/>
                  </w:rPr>
                </w:rPrChange>
              </w:rPr>
              <w:t>Per denne personvernkonsekvensvurderingens dato er det ikke fastsatt sletteregler for noen av S3-databasene. Det er nødvendig å foreta en behovsvurdering av hvor lenge det er nødvendig å lagre disse personopplysningene. Det er et behov for å kunne regenerere opplysningene ved feil, og det er derfor behov for å kunne lagre opplysningene i S3-databasen i en tidsperiode etter at søker har sendt inn opplysningene til NAV.</w:t>
            </w:r>
          </w:p>
        </w:tc>
      </w:tr>
      <w:tr w:rsidRPr="00DF77FC" w:rsidR="009024DD" w:rsidTr="004D28BD" w14:paraId="63A48036"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9024DD" w14:paraId="129F32A1" w14:textId="738BB777">
            <w:pPr>
              <w:spacing w:line="276" w:lineRule="auto"/>
              <w:rPr>
                <w:rFonts w:eastAsia="Times New Roman" w:cs="Times New Roman"/>
                <w:strike/>
                <w:highlight w:val="lightGray"/>
                <w:rPrChange w:author="Støylen, Mari" w:date="2021-05-04T10:18:00Z" w:id="651">
                  <w:rPr>
                    <w:rFonts w:eastAsia="Times New Roman" w:cs="Times New Roman"/>
                  </w:rPr>
                </w:rPrChange>
              </w:rPr>
            </w:pPr>
            <w:r w:rsidRPr="00287AA1">
              <w:rPr>
                <w:rFonts w:eastAsia="Times New Roman" w:cs="Times New Roman"/>
                <w:strike/>
                <w:highlight w:val="lightGray"/>
                <w:rPrChange w:author="Støylen, Mari" w:date="2021-05-04T10:18:00Z" w:id="652">
                  <w:rPr>
                    <w:rFonts w:eastAsia="Times New Roman" w:cs="Times New Roman"/>
                  </w:rPr>
                </w:rPrChange>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9024DD" w:rsidP="004D28BD" w:rsidRDefault="008A2C9A" w14:paraId="0065FCEB" w14:textId="6ED893CD">
            <w:pPr>
              <w:rPr>
                <w:rFonts w:eastAsia="Times New Roman" w:cs="Times New Roman"/>
                <w:strike/>
                <w:highlight w:val="lightGray"/>
                <w:rPrChange w:author="Støylen, Mari" w:date="2021-05-04T10:18:00Z" w:id="653">
                  <w:rPr>
                    <w:rFonts w:eastAsia="Times New Roman" w:cs="Times New Roman"/>
                  </w:rPr>
                </w:rPrChange>
              </w:rPr>
            </w:pPr>
            <w:r w:rsidRPr="00287AA1">
              <w:rPr>
                <w:rFonts w:eastAsia="Times New Roman" w:cs="Times New Roman"/>
                <w:strike/>
                <w:highlight w:val="lightGray"/>
                <w:rPrChange w:author="Støylen, Mari" w:date="2021-05-04T10:18:00Z" w:id="654">
                  <w:rPr>
                    <w:rFonts w:eastAsia="Times New Roman" w:cs="Times New Roman"/>
                  </w:rPr>
                </w:rPrChange>
              </w:rPr>
              <w:t xml:space="preserve">Behandling av personopplysninger ut over det som er nødvendig for å oppfylle formålet med behandlingen er brudd på personvernprinsippet lagringsbegrensning, jf. GDPR artikkel 5 nr. 1 bokstav e), noe som i seg selv er et personvernsbudd. Prinsippet lagringsbegrensning må ses i sammenheng med den registrertes rett til innsyn og retten til informasjon. Det legges til grunn at det er en stor risiko for at brudd på prinsippet lagringsbegrensning vil medføre brudd på den registrertes rett til informasjon og til innsyn. </w:t>
            </w:r>
          </w:p>
        </w:tc>
      </w:tr>
      <w:tr w:rsidRPr="00DF77FC" w:rsidR="009024DD" w:rsidTr="004D28BD" w14:paraId="0483265C"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9024DD" w14:paraId="38D78457" w14:textId="6F27363A">
            <w:pPr>
              <w:spacing w:line="276" w:lineRule="auto"/>
              <w:rPr>
                <w:rFonts w:eastAsia="Times New Roman" w:cs="Times New Roman"/>
                <w:strike/>
                <w:highlight w:val="lightGray"/>
                <w:rPrChange w:author="Støylen, Mari" w:date="2021-05-04T10:18:00Z" w:id="655">
                  <w:rPr>
                    <w:rFonts w:eastAsia="Times New Roman" w:cs="Times New Roman"/>
                  </w:rPr>
                </w:rPrChange>
              </w:rPr>
            </w:pPr>
            <w:r w:rsidRPr="00287AA1">
              <w:rPr>
                <w:rFonts w:eastAsia="Times New Roman" w:cs="Times New Roman"/>
                <w:strike/>
                <w:highlight w:val="lightGray"/>
                <w:rPrChange w:author="Støylen, Mari" w:date="2021-05-04T10:18:00Z" w:id="656">
                  <w:rPr>
                    <w:rFonts w:eastAsia="Times New Roman" w:cs="Times New Roman"/>
                  </w:rPr>
                </w:rPrChange>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9024DD" w:rsidP="004D28BD" w:rsidRDefault="008A2C9A" w14:paraId="3EFCD4F9" w14:textId="50DFDF5D">
            <w:pPr>
              <w:rPr>
                <w:rFonts w:eastAsia="Times New Roman" w:cs="Times New Roman"/>
                <w:strike/>
                <w:highlight w:val="lightGray"/>
                <w:rPrChange w:author="Støylen, Mari" w:date="2021-05-04T10:18:00Z" w:id="657">
                  <w:rPr>
                    <w:rFonts w:eastAsia="Times New Roman" w:cs="Times New Roman"/>
                  </w:rPr>
                </w:rPrChange>
              </w:rPr>
            </w:pPr>
            <w:r w:rsidRPr="00287AA1">
              <w:rPr>
                <w:rFonts w:eastAsia="Times New Roman" w:cs="Times New Roman"/>
                <w:strike/>
                <w:highlight w:val="lightGray"/>
                <w:rPrChange w:author="Støylen, Mari" w:date="2021-05-04T10:18:00Z" w:id="658">
                  <w:rPr>
                    <w:rFonts w:eastAsia="Times New Roman" w:cs="Times New Roman"/>
                  </w:rPr>
                </w:rPrChange>
              </w:rPr>
              <w:t>Per denne personvernkonsekvensvurderingens dato, er det ikke fastsatt sletteregler for S3. Denne risikoen vil dermed realiseres.</w:t>
            </w:r>
          </w:p>
        </w:tc>
      </w:tr>
      <w:tr w:rsidRPr="00DF77FC" w:rsidR="009024DD" w:rsidTr="004D28BD" w14:paraId="43F34D97"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9024DD" w14:paraId="366338FE" w14:textId="47E6034A">
            <w:pPr>
              <w:spacing w:line="276" w:lineRule="auto"/>
              <w:rPr>
                <w:rFonts w:eastAsia="Times New Roman" w:cs="Times New Roman"/>
                <w:strike/>
                <w:highlight w:val="lightGray"/>
                <w:rPrChange w:author="Støylen, Mari" w:date="2021-05-04T10:18:00Z" w:id="659">
                  <w:rPr>
                    <w:rFonts w:eastAsia="Times New Roman" w:cs="Times New Roman"/>
                  </w:rPr>
                </w:rPrChange>
              </w:rPr>
            </w:pPr>
            <w:r w:rsidRPr="00287AA1">
              <w:rPr>
                <w:rFonts w:eastAsia="Times New Roman" w:cs="Times New Roman"/>
                <w:strike/>
                <w:highlight w:val="lightGray"/>
                <w:rPrChange w:author="Støylen, Mari" w:date="2021-05-04T10:18:00Z" w:id="660">
                  <w:rPr>
                    <w:rFonts w:eastAsia="Times New Roman" w:cs="Times New Roman"/>
                  </w:rPr>
                </w:rPrChange>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8A2C9A" w:rsidP="008A2C9A" w:rsidRDefault="008A2C9A" w14:paraId="6289839E" w14:textId="77777777">
            <w:pPr>
              <w:rPr>
                <w:rFonts w:eastAsia="Times New Roman" w:cs="Times New Roman"/>
                <w:strike/>
                <w:highlight w:val="lightGray"/>
                <w:rPrChange w:author="Støylen, Mari" w:date="2021-05-04T10:18:00Z" w:id="661">
                  <w:rPr>
                    <w:rFonts w:eastAsia="Times New Roman" w:cs="Times New Roman"/>
                  </w:rPr>
                </w:rPrChange>
              </w:rPr>
            </w:pPr>
            <w:r w:rsidRPr="00287AA1">
              <w:rPr>
                <w:rFonts w:eastAsia="Times New Roman" w:cs="Times New Roman"/>
                <w:strike/>
                <w:highlight w:val="lightGray"/>
                <w:rPrChange w:author="Støylen, Mari" w:date="2021-05-04T10:18:00Z" w:id="662">
                  <w:rPr>
                    <w:rFonts w:eastAsia="Times New Roman" w:cs="Times New Roman"/>
                  </w:rPr>
                </w:rPrChange>
              </w:rPr>
              <w:t xml:space="preserve">Det å behandle personopplysninger lenger enn det som er nødvendig for å oppfylle formålet: </w:t>
            </w:r>
          </w:p>
          <w:p w:rsidRPr="00287AA1" w:rsidR="000A5ECC" w:rsidP="00392EB9" w:rsidRDefault="00DD5AD3" w14:paraId="508B35B0" w14:textId="77777777">
            <w:pPr>
              <w:numPr>
                <w:ilvl w:val="0"/>
                <w:numId w:val="29"/>
              </w:numPr>
              <w:spacing w:after="0"/>
              <w:ind w:left="714" w:hanging="357"/>
              <w:rPr>
                <w:rFonts w:eastAsia="Times New Roman" w:cs="Times New Roman"/>
                <w:strike/>
                <w:highlight w:val="lightGray"/>
                <w:rPrChange w:author="Støylen, Mari" w:date="2021-05-04T10:18:00Z" w:id="663">
                  <w:rPr>
                    <w:rFonts w:eastAsia="Times New Roman" w:cs="Times New Roman"/>
                  </w:rPr>
                </w:rPrChange>
              </w:rPr>
            </w:pPr>
            <w:r w:rsidRPr="00287AA1">
              <w:rPr>
                <w:rFonts w:eastAsia="Times New Roman" w:cs="Times New Roman"/>
                <w:strike/>
                <w:highlight w:val="lightGray"/>
                <w:rPrChange w:author="Støylen, Mari" w:date="2021-05-04T10:18:00Z" w:id="664">
                  <w:rPr>
                    <w:rFonts w:eastAsia="Times New Roman" w:cs="Times New Roman"/>
                  </w:rPr>
                </w:rPrChange>
              </w:rPr>
              <w:t>fratar den registrerte nødvendige garantier for dens privatliv og muligheten til å håndheve sine personvernrettigheter</w:t>
            </w:r>
          </w:p>
          <w:p w:rsidRPr="00287AA1" w:rsidR="000A5ECC" w:rsidP="00392EB9" w:rsidRDefault="00DD5AD3" w14:paraId="0797935B" w14:textId="77777777">
            <w:pPr>
              <w:numPr>
                <w:ilvl w:val="0"/>
                <w:numId w:val="29"/>
              </w:numPr>
              <w:spacing w:after="0"/>
              <w:ind w:left="714" w:hanging="357"/>
              <w:rPr>
                <w:rFonts w:eastAsia="Times New Roman" w:cs="Times New Roman"/>
                <w:strike/>
                <w:highlight w:val="lightGray"/>
                <w:rPrChange w:author="Støylen, Mari" w:date="2021-05-04T10:18:00Z" w:id="665">
                  <w:rPr>
                    <w:rFonts w:eastAsia="Times New Roman" w:cs="Times New Roman"/>
                  </w:rPr>
                </w:rPrChange>
              </w:rPr>
            </w:pPr>
            <w:r w:rsidRPr="00287AA1">
              <w:rPr>
                <w:rFonts w:eastAsia="Times New Roman" w:cs="Times New Roman"/>
                <w:strike/>
                <w:highlight w:val="lightGray"/>
                <w:rPrChange w:author="Støylen, Mari" w:date="2021-05-04T10:18:00Z" w:id="666">
                  <w:rPr>
                    <w:rFonts w:eastAsia="Times New Roman" w:cs="Times New Roman"/>
                  </w:rPr>
                </w:rPrChange>
              </w:rPr>
              <w:t>fører til manglende medbestemmelse og kontroll av bruk av personopplysninger for den registrerte</w:t>
            </w:r>
          </w:p>
          <w:p w:rsidRPr="00287AA1" w:rsidR="000A5ECC" w:rsidP="00392EB9" w:rsidRDefault="00DD5AD3" w14:paraId="5CFCCB8B" w14:textId="77777777">
            <w:pPr>
              <w:numPr>
                <w:ilvl w:val="0"/>
                <w:numId w:val="29"/>
              </w:numPr>
              <w:spacing w:after="0"/>
              <w:ind w:left="714" w:hanging="357"/>
              <w:rPr>
                <w:rFonts w:eastAsia="Times New Roman" w:cs="Times New Roman"/>
                <w:strike/>
                <w:highlight w:val="lightGray"/>
                <w:rPrChange w:author="Støylen, Mari" w:date="2021-05-04T10:18:00Z" w:id="667">
                  <w:rPr>
                    <w:rFonts w:eastAsia="Times New Roman" w:cs="Times New Roman"/>
                  </w:rPr>
                </w:rPrChange>
              </w:rPr>
            </w:pPr>
            <w:r w:rsidRPr="00287AA1">
              <w:rPr>
                <w:rFonts w:eastAsia="Times New Roman" w:cs="Times New Roman"/>
                <w:strike/>
                <w:highlight w:val="lightGray"/>
                <w:rPrChange w:author="Støylen, Mari" w:date="2021-05-04T10:18:00Z" w:id="668">
                  <w:rPr>
                    <w:rFonts w:eastAsia="Times New Roman" w:cs="Times New Roman"/>
                  </w:rPr>
                </w:rPrChange>
              </w:rPr>
              <w:t>fører til manglende tillit hos den registrerte for hvordan behandling av trygdeytelser skjer</w:t>
            </w:r>
          </w:p>
          <w:p w:rsidRPr="00287AA1" w:rsidR="009024DD" w:rsidP="00392EB9" w:rsidRDefault="00DD5AD3" w14:paraId="178E2A23" w14:textId="3B6418E3">
            <w:pPr>
              <w:numPr>
                <w:ilvl w:val="0"/>
                <w:numId w:val="29"/>
              </w:numPr>
              <w:spacing w:after="0"/>
              <w:ind w:left="714" w:hanging="357"/>
              <w:rPr>
                <w:rFonts w:eastAsia="Times New Roman" w:cs="Times New Roman"/>
                <w:strike/>
                <w:highlight w:val="lightGray"/>
                <w:rPrChange w:author="Støylen, Mari" w:date="2021-05-04T10:18:00Z" w:id="669">
                  <w:rPr>
                    <w:rFonts w:eastAsia="Times New Roman" w:cs="Times New Roman"/>
                  </w:rPr>
                </w:rPrChange>
              </w:rPr>
            </w:pPr>
            <w:r w:rsidRPr="00287AA1">
              <w:rPr>
                <w:rFonts w:eastAsia="Times New Roman" w:cs="Times New Roman"/>
                <w:strike/>
                <w:highlight w:val="lightGray"/>
                <w:rPrChange w:author="Støylen, Mari" w:date="2021-05-04T10:18:00Z" w:id="670">
                  <w:rPr>
                    <w:rFonts w:eastAsia="Times New Roman" w:cs="Times New Roman"/>
                  </w:rPr>
                </w:rPrChange>
              </w:rPr>
              <w:t>gir ikke den registrerte forutsigbarhet i hvordan den enkeltes personopplysninger behandles</w:t>
            </w:r>
          </w:p>
        </w:tc>
      </w:tr>
      <w:tr w:rsidRPr="00DF77FC" w:rsidR="009024DD" w:rsidTr="004D28BD" w14:paraId="5924BD4B"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9024DD" w14:paraId="67F481A1" w14:textId="036C3D50">
            <w:pPr>
              <w:spacing w:line="276" w:lineRule="auto"/>
              <w:rPr>
                <w:rFonts w:eastAsia="Times New Roman" w:cs="Times New Roman"/>
                <w:strike/>
                <w:highlight w:val="lightGray"/>
                <w:rPrChange w:author="Støylen, Mari" w:date="2021-05-04T10:18:00Z" w:id="671">
                  <w:rPr>
                    <w:rFonts w:eastAsia="Times New Roman" w:cs="Times New Roman"/>
                  </w:rPr>
                </w:rPrChange>
              </w:rPr>
            </w:pPr>
            <w:r w:rsidRPr="00287AA1">
              <w:rPr>
                <w:rFonts w:eastAsia="Times New Roman" w:cs="Times New Roman"/>
                <w:strike/>
                <w:highlight w:val="lightGray"/>
                <w:rPrChange w:author="Støylen, Mari" w:date="2021-05-04T10:18:00Z" w:id="672">
                  <w:rPr>
                    <w:rFonts w:eastAsia="Times New Roman" w:cs="Times New Roman"/>
                  </w:rPr>
                </w:rPrChange>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9024DD" w:rsidP="004D28BD" w:rsidRDefault="008A2C9A" w14:paraId="2A1DED48" w14:textId="12BF4601">
            <w:pPr>
              <w:rPr>
                <w:strike/>
                <w:highlight w:val="lightGray"/>
                <w:rPrChange w:author="Støylen, Mari" w:date="2021-05-04T10:18:00Z" w:id="673">
                  <w:rPr/>
                </w:rPrChange>
              </w:rPr>
            </w:pPr>
            <w:r w:rsidRPr="00287AA1">
              <w:rPr>
                <w:strike/>
                <w:highlight w:val="lightGray"/>
                <w:rPrChange w:author="Støylen, Mari" w:date="2021-05-04T10:18:00Z" w:id="674">
                  <w:rPr/>
                </w:rPrChange>
              </w:rPr>
              <w:t>Det skal fastsettes sletteregler for S3-databasene. Det er nødvendig å foreta en behovsvurdering av hvor lenge det er nødvendig å lagre disse personopplysningene. Det er et behov for å kunne regenerere opplysningene ved feil, og det er derfor behov for å kunne lagre opplysningene i S3-databasen i en tidsperiode etter at søker har se</w:t>
            </w:r>
            <w:r w:rsidRPr="00287AA1" w:rsidR="002A1C5A">
              <w:rPr>
                <w:strike/>
                <w:highlight w:val="lightGray"/>
                <w:rPrChange w:author="Støylen, Mari" w:date="2021-05-04T10:18:00Z" w:id="675">
                  <w:rPr/>
                </w:rPrChange>
              </w:rPr>
              <w:t xml:space="preserve">ndt inn opplysningene til NAV. </w:t>
            </w:r>
          </w:p>
        </w:tc>
      </w:tr>
    </w:tbl>
    <w:p w:rsidR="009024DD" w:rsidP="001747D7" w:rsidRDefault="009024DD" w14:paraId="056E0439"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9024DD" w:rsidTr="004D28BD" w14:paraId="0EEA6578"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287AA1" w:rsidR="009024DD" w:rsidP="009024DD" w:rsidRDefault="009024DD" w14:paraId="298FDBA7" w14:textId="668B613D">
            <w:pPr>
              <w:jc w:val="center"/>
              <w:rPr>
                <w:rFonts w:eastAsia="Times New Roman" w:cs="Times New Roman"/>
                <w:b/>
                <w:bCs/>
                <w:strike/>
                <w:highlight w:val="lightGray"/>
                <w:rPrChange w:author="Støylen, Mari" w:date="2021-05-04T10:18:00Z" w:id="676">
                  <w:rPr>
                    <w:rFonts w:eastAsia="Times New Roman" w:cs="Times New Roman"/>
                    <w:b/>
                    <w:bCs/>
                  </w:rPr>
                </w:rPrChange>
              </w:rPr>
            </w:pPr>
            <w:r w:rsidRPr="00287AA1">
              <w:rPr>
                <w:rFonts w:eastAsia="Times New Roman" w:cs="Times New Roman"/>
                <w:strike/>
                <w:highlight w:val="lightGray"/>
                <w:rPrChange w:author="Støylen, Mari" w:date="2021-05-04T10:18:00Z" w:id="677">
                  <w:rPr>
                    <w:rFonts w:eastAsia="Times New Roman" w:cs="Times New Roman"/>
                  </w:rPr>
                </w:rPrChange>
              </w:rPr>
              <w:t>Personvernscenario P11. «</w:t>
            </w:r>
            <w:r w:rsidRPr="00287AA1" w:rsidR="00DD5AD3">
              <w:rPr>
                <w:rFonts w:eastAsia="Times New Roman" w:cs="Times New Roman"/>
                <w:strike/>
                <w:highlight w:val="lightGray"/>
                <w:rPrChange w:author="Støylen, Mari" w:date="2021-05-04T10:18:00Z" w:id="678">
                  <w:rPr>
                    <w:rFonts w:eastAsia="Times New Roman" w:cs="Times New Roman"/>
                  </w:rPr>
                </w:rPrChange>
              </w:rPr>
              <w:t xml:space="preserve">Brudd på dataminimeringsprinsippet </w:t>
            </w:r>
            <w:proofErr w:type="spellStart"/>
            <w:r w:rsidRPr="00287AA1" w:rsidR="00DD5AD3">
              <w:rPr>
                <w:rFonts w:eastAsia="Times New Roman" w:cs="Times New Roman"/>
                <w:strike/>
                <w:highlight w:val="lightGray"/>
                <w:rPrChange w:author="Støylen, Mari" w:date="2021-05-04T10:18:00Z" w:id="679">
                  <w:rPr>
                    <w:rFonts w:eastAsia="Times New Roman" w:cs="Times New Roman"/>
                  </w:rPr>
                </w:rPrChange>
              </w:rPr>
              <w:t>pga</w:t>
            </w:r>
            <w:proofErr w:type="spellEnd"/>
            <w:r w:rsidRPr="00287AA1" w:rsidR="00DD5AD3">
              <w:rPr>
                <w:rFonts w:eastAsia="Times New Roman" w:cs="Times New Roman"/>
                <w:strike/>
                <w:highlight w:val="lightGray"/>
                <w:rPrChange w:author="Støylen, Mari" w:date="2021-05-04T10:18:00Z" w:id="680">
                  <w:rPr>
                    <w:rFonts w:eastAsia="Times New Roman" w:cs="Times New Roman"/>
                  </w:rPr>
                </w:rPrChange>
              </w:rPr>
              <w:t xml:space="preserve"> fritekstfelt</w:t>
            </w:r>
            <w:r w:rsidRPr="00287AA1">
              <w:rPr>
                <w:rFonts w:eastAsia="Times New Roman" w:cs="Times New Roman"/>
                <w:strike/>
                <w:highlight w:val="lightGray"/>
                <w:rPrChange w:author="Støylen, Mari" w:date="2021-05-04T10:18:00Z" w:id="681">
                  <w:rPr>
                    <w:rFonts w:eastAsia="Times New Roman" w:cs="Times New Roman"/>
                  </w:rPr>
                </w:rPrChange>
              </w:rPr>
              <w:t>»</w:t>
            </w:r>
          </w:p>
        </w:tc>
      </w:tr>
      <w:tr w:rsidRPr="00DF77FC" w:rsidR="009024DD" w:rsidTr="004D28BD" w14:paraId="3D1DA2E5"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9024DD" w:rsidP="004D28BD" w:rsidRDefault="009024DD" w14:paraId="5143713A"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9024DD" w:rsidP="004D28BD" w:rsidRDefault="00DD5AD3" w14:paraId="235BA699" w14:textId="04871E97">
            <w:pPr>
              <w:rPr>
                <w:rFonts w:eastAsia="Times New Roman" w:cs="Times New Roman"/>
                <w:strike/>
                <w:highlight w:val="lightGray"/>
                <w:rPrChange w:author="Støylen, Mari" w:date="2021-05-04T10:18:00Z" w:id="682">
                  <w:rPr>
                    <w:rFonts w:eastAsia="Times New Roman" w:cs="Times New Roman"/>
                  </w:rPr>
                </w:rPrChange>
              </w:rPr>
            </w:pPr>
            <w:r w:rsidRPr="00287AA1">
              <w:rPr>
                <w:rFonts w:eastAsia="Times New Roman" w:cs="Times New Roman"/>
                <w:strike/>
                <w:color w:val="808080" w:themeColor="background1" w:themeShade="80"/>
                <w:highlight w:val="lightGray"/>
                <w:rPrChange w:author="Støylen, Mari" w:date="2021-05-04T10:18:00Z" w:id="683">
                  <w:rPr>
                    <w:rFonts w:eastAsia="Times New Roman" w:cs="Times New Roman"/>
                    <w:color w:val="808080" w:themeColor="background1" w:themeShade="80"/>
                  </w:rPr>
                </w:rPrChange>
              </w:rPr>
              <w:t>4</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287AA1" w:rsidR="009024DD" w:rsidP="004D28BD" w:rsidRDefault="009024DD" w14:paraId="0E12FDF9" w14:textId="77777777">
            <w:pPr>
              <w:spacing w:before="100" w:beforeAutospacing="1"/>
              <w:jc w:val="center"/>
              <w:rPr>
                <w:rFonts w:eastAsia="Times New Roman" w:cs="Times New Roman"/>
                <w:b/>
                <w:strike/>
                <w:highlight w:val="lightGray"/>
                <w:rPrChange w:author="Støylen, Mari" w:date="2021-05-04T10:18:00Z" w:id="684">
                  <w:rPr>
                    <w:rFonts w:eastAsia="Times New Roman" w:cs="Times New Roman"/>
                    <w:b/>
                  </w:rPr>
                </w:rPrChange>
              </w:rPr>
            </w:pPr>
            <w:r w:rsidRPr="00287AA1">
              <w:rPr>
                <w:rFonts w:eastAsia="Times New Roman" w:cs="Times New Roman"/>
                <w:b/>
                <w:strike/>
                <w:highlight w:val="lightGray"/>
                <w:rPrChange w:author="Støylen, Mari" w:date="2021-05-04T10:18:00Z" w:id="685">
                  <w:rPr>
                    <w:rFonts w:eastAsia="Times New Roman" w:cs="Times New Roman"/>
                    <w:b/>
                  </w:rPr>
                </w:rPrChange>
              </w:rPr>
              <w:t>Konsekvensnivå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9024DD" w:rsidP="004D28BD" w:rsidRDefault="00DD5AD3" w14:paraId="09A5EA64" w14:textId="67307A36">
            <w:pPr>
              <w:rPr>
                <w:rFonts w:eastAsia="Times New Roman" w:cs="Times New Roman"/>
                <w:strike/>
                <w:highlight w:val="lightGray"/>
                <w:rPrChange w:author="Støylen, Mari" w:date="2021-05-04T10:18:00Z" w:id="686">
                  <w:rPr>
                    <w:rFonts w:eastAsia="Times New Roman" w:cs="Times New Roman"/>
                  </w:rPr>
                </w:rPrChange>
              </w:rPr>
            </w:pPr>
            <w:r w:rsidRPr="00287AA1">
              <w:rPr>
                <w:rFonts w:eastAsia="Times New Roman" w:cs="Times New Roman"/>
                <w:strike/>
                <w:color w:val="808080" w:themeColor="background1" w:themeShade="80"/>
                <w:highlight w:val="lightGray"/>
                <w:rPrChange w:author="Støylen, Mari" w:date="2021-05-04T10:18:00Z" w:id="687">
                  <w:rPr>
                    <w:rFonts w:eastAsia="Times New Roman" w:cs="Times New Roman"/>
                    <w:color w:val="808080" w:themeColor="background1" w:themeShade="80"/>
                  </w:rPr>
                </w:rPrChange>
              </w:rPr>
              <w:t>2</w:t>
            </w:r>
          </w:p>
        </w:tc>
      </w:tr>
      <w:tr w:rsidRPr="00DF77FC" w:rsidR="009024DD" w:rsidTr="004D28BD" w14:paraId="345FED60"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287AA1" w:rsidR="009024DD" w:rsidP="004D28BD" w:rsidRDefault="009024DD" w14:paraId="34FEF73F" w14:textId="77777777">
            <w:pPr>
              <w:spacing w:line="276" w:lineRule="auto"/>
              <w:jc w:val="center"/>
              <w:rPr>
                <w:rFonts w:eastAsia="Times New Roman" w:cs="Times New Roman"/>
                <w:bCs/>
                <w:strike/>
                <w:highlight w:val="lightGray"/>
                <w:rPrChange w:author="Støylen, Mari" w:date="2021-05-04T10:18:00Z" w:id="688">
                  <w:rPr>
                    <w:rFonts w:eastAsia="Times New Roman" w:cs="Times New Roman"/>
                    <w:bCs/>
                  </w:rPr>
                </w:rPrChange>
              </w:rPr>
            </w:pPr>
            <w:r w:rsidRPr="00287AA1">
              <w:rPr>
                <w:rFonts w:eastAsia="Times New Roman" w:cs="Times New Roman"/>
                <w:strike/>
                <w:highlight w:val="lightGray"/>
                <w:rPrChange w:author="Støylen, Mari" w:date="2021-05-04T10:18:00Z" w:id="689">
                  <w:rPr>
                    <w:rFonts w:eastAsia="Times New Roman" w:cs="Times New Roman"/>
                  </w:rPr>
                </w:rPrChange>
              </w:rPr>
              <w:t>Beskrivelse av risiko</w:t>
            </w:r>
          </w:p>
        </w:tc>
      </w:tr>
      <w:tr w:rsidRPr="00DF77FC" w:rsidR="009024DD" w:rsidTr="004D28BD" w14:paraId="41D4EF73"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287AA1" w:rsidR="009024DD" w:rsidP="00A86179" w:rsidRDefault="004D28BD" w14:paraId="5F224C45" w14:textId="7521A100">
            <w:pPr>
              <w:rPr>
                <w:rFonts w:eastAsia="Times New Roman" w:cs="Times New Roman"/>
                <w:strike/>
                <w:highlight w:val="lightGray"/>
                <w:rPrChange w:author="Støylen, Mari" w:date="2021-05-04T10:18:00Z" w:id="690">
                  <w:rPr>
                    <w:rFonts w:eastAsia="Times New Roman" w:cs="Times New Roman"/>
                  </w:rPr>
                </w:rPrChange>
              </w:rPr>
            </w:pPr>
            <w:r w:rsidRPr="00287AA1">
              <w:rPr>
                <w:rFonts w:eastAsia="Times New Roman" w:cs="Times New Roman"/>
                <w:strike/>
                <w:highlight w:val="lightGray"/>
                <w:rPrChange w:author="Støylen, Mari" w:date="2021-05-04T10:18:00Z" w:id="691">
                  <w:rPr>
                    <w:rFonts w:eastAsia="Times New Roman" w:cs="Times New Roman"/>
                  </w:rPr>
                </w:rPrChange>
              </w:rPr>
              <w:t xml:space="preserve">Det er en risiko for at </w:t>
            </w:r>
            <w:r w:rsidRPr="00287AA1" w:rsidR="00835CA8">
              <w:rPr>
                <w:rFonts w:eastAsia="Times New Roman" w:cs="Times New Roman"/>
                <w:strike/>
                <w:highlight w:val="lightGray"/>
                <w:rPrChange w:author="Støylen, Mari" w:date="2021-05-04T10:18:00Z" w:id="692">
                  <w:rPr>
                    <w:rFonts w:eastAsia="Times New Roman" w:cs="Times New Roman"/>
                  </w:rPr>
                </w:rPrChange>
              </w:rPr>
              <w:t xml:space="preserve">det blir </w:t>
            </w:r>
            <w:r w:rsidRPr="00287AA1" w:rsidR="00A86179">
              <w:rPr>
                <w:rFonts w:eastAsia="Times New Roman" w:cs="Times New Roman"/>
                <w:strike/>
                <w:highlight w:val="lightGray"/>
                <w:rPrChange w:author="Støylen, Mari" w:date="2021-05-04T10:18:00Z" w:id="693">
                  <w:rPr>
                    <w:rFonts w:eastAsia="Times New Roman" w:cs="Times New Roman"/>
                  </w:rPr>
                </w:rPrChange>
              </w:rPr>
              <w:t xml:space="preserve">oppgitt </w:t>
            </w:r>
            <w:r w:rsidRPr="00287AA1" w:rsidR="00DD5AD3">
              <w:rPr>
                <w:rFonts w:eastAsia="Times New Roman" w:cs="Times New Roman"/>
                <w:strike/>
                <w:highlight w:val="lightGray"/>
                <w:rPrChange w:author="Støylen, Mari" w:date="2021-05-04T10:18:00Z" w:id="694">
                  <w:rPr>
                    <w:rFonts w:eastAsia="Times New Roman" w:cs="Times New Roman"/>
                  </w:rPr>
                </w:rPrChange>
              </w:rPr>
              <w:t>flere personopplysninger i fritekstfeltene i selvbetjeningsløsningen enn det NAV trenger for å behandle saken om pensjon eller uføretrygd</w:t>
            </w:r>
            <w:r w:rsidRPr="00287AA1" w:rsidR="00A86179">
              <w:rPr>
                <w:rFonts w:eastAsia="Times New Roman" w:cs="Times New Roman"/>
                <w:strike/>
                <w:highlight w:val="lightGray"/>
                <w:rPrChange w:author="Støylen, Mari" w:date="2021-05-04T10:18:00Z" w:id="695">
                  <w:rPr>
                    <w:rFonts w:eastAsia="Times New Roman" w:cs="Times New Roman"/>
                  </w:rPr>
                </w:rPrChange>
              </w:rPr>
              <w:t>, og at NAV dermed behandler flere personopplysninger enn det som er nødvendig</w:t>
            </w:r>
            <w:r w:rsidRPr="00287AA1" w:rsidR="00DD5AD3">
              <w:rPr>
                <w:rFonts w:eastAsia="Times New Roman" w:cs="Times New Roman"/>
                <w:strike/>
                <w:highlight w:val="lightGray"/>
                <w:rPrChange w:author="Støylen, Mari" w:date="2021-05-04T10:18:00Z" w:id="696">
                  <w:rPr>
                    <w:rFonts w:eastAsia="Times New Roman" w:cs="Times New Roman"/>
                  </w:rPr>
                </w:rPrChange>
              </w:rPr>
              <w:t xml:space="preserve">.  </w:t>
            </w:r>
          </w:p>
        </w:tc>
      </w:tr>
      <w:tr w:rsidRPr="00DF77FC" w:rsidR="009024DD" w:rsidTr="004D28BD" w14:paraId="1F1566A1"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287AA1" w:rsidR="009024DD" w:rsidP="004D28BD" w:rsidRDefault="009024DD" w14:paraId="20F2D656" w14:textId="77777777">
            <w:pPr>
              <w:jc w:val="center"/>
              <w:rPr>
                <w:rFonts w:eastAsia="Times New Roman" w:cs="Times New Roman"/>
                <w:strike/>
                <w:highlight w:val="lightGray"/>
                <w:rPrChange w:author="Støylen, Mari" w:date="2021-05-04T10:18:00Z" w:id="697">
                  <w:rPr>
                    <w:rFonts w:eastAsia="Times New Roman" w:cs="Times New Roman"/>
                  </w:rPr>
                </w:rPrChange>
              </w:rPr>
            </w:pPr>
            <w:r w:rsidRPr="00287AA1">
              <w:rPr>
                <w:rFonts w:eastAsia="Times New Roman" w:cs="Times New Roman"/>
                <w:strike/>
                <w:highlight w:val="lightGray"/>
                <w:rPrChange w:author="Støylen, Mari" w:date="2021-05-04T10:18:00Z" w:id="698">
                  <w:rPr>
                    <w:rFonts w:eastAsia="Times New Roman" w:cs="Times New Roman"/>
                  </w:rPr>
                </w:rPrChange>
              </w:rPr>
              <w:t>Vurdering</w:t>
            </w:r>
          </w:p>
        </w:tc>
      </w:tr>
      <w:tr w:rsidRPr="00DF77FC" w:rsidR="009024DD" w:rsidTr="004D28BD" w14:paraId="23AE83A8"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BB120E" w14:paraId="130EE99C" w14:textId="1BDEE3D8">
            <w:pPr>
              <w:spacing w:line="276" w:lineRule="auto"/>
              <w:rPr>
                <w:rFonts w:eastAsia="Times New Roman" w:cs="Times New Roman"/>
                <w:strike/>
                <w:highlight w:val="lightGray"/>
                <w:rPrChange w:author="Støylen, Mari" w:date="2021-05-04T10:18:00Z" w:id="699">
                  <w:rPr>
                    <w:rFonts w:eastAsia="Times New Roman" w:cs="Times New Roman"/>
                  </w:rPr>
                </w:rPrChange>
              </w:rPr>
            </w:pPr>
            <w:r w:rsidRPr="00287AA1">
              <w:rPr>
                <w:rFonts w:eastAsia="Times New Roman" w:cs="Times New Roman"/>
                <w:strike/>
                <w:highlight w:val="lightGray"/>
                <w:rPrChange w:author="Støylen, Mari" w:date="2021-05-04T10:18:00Z" w:id="700">
                  <w:rPr>
                    <w:rFonts w:eastAsia="Times New Roman" w:cs="Times New Roman"/>
                  </w:rPr>
                </w:rPrChange>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DD5AD3" w:rsidP="00DD5AD3" w:rsidRDefault="00DD5AD3" w14:paraId="53115572" w14:textId="7CA3B094">
            <w:pPr>
              <w:rPr>
                <w:strike/>
                <w:highlight w:val="lightGray"/>
                <w:rPrChange w:author="Støylen, Mari" w:date="2021-05-04T10:18:00Z" w:id="701">
                  <w:rPr/>
                </w:rPrChange>
              </w:rPr>
            </w:pPr>
            <w:r w:rsidRPr="00287AA1">
              <w:rPr>
                <w:strike/>
                <w:highlight w:val="lightGray"/>
                <w:rPrChange w:author="Støylen, Mari" w:date="2021-05-04T10:18:00Z" w:id="702">
                  <w:rPr/>
                </w:rPrChange>
              </w:rPr>
              <w:t xml:space="preserve">Måten de ulike </w:t>
            </w:r>
            <w:proofErr w:type="spellStart"/>
            <w:r w:rsidRPr="00287AA1">
              <w:rPr>
                <w:strike/>
                <w:highlight w:val="lightGray"/>
                <w:rPrChange w:author="Støylen, Mari" w:date="2021-05-04T10:18:00Z" w:id="703">
                  <w:rPr/>
                </w:rPrChange>
              </w:rPr>
              <w:t>SEDene</w:t>
            </w:r>
            <w:proofErr w:type="spellEnd"/>
            <w:r w:rsidRPr="00287AA1">
              <w:rPr>
                <w:strike/>
                <w:highlight w:val="lightGray"/>
                <w:rPrChange w:author="Støylen, Mari" w:date="2021-05-04T10:18:00Z" w:id="704">
                  <w:rPr/>
                </w:rPrChange>
              </w:rPr>
              <w:t xml:space="preserve"> er designet på, er gjort ut i fra en tanke om dataminimering og at det ikke skal samles inn flere personopplysninger enn det som er nødvendig for å behandle den enkelte søknaden om trygdeytelser. </w:t>
            </w:r>
            <w:proofErr w:type="spellStart"/>
            <w:r w:rsidRPr="00287AA1">
              <w:rPr>
                <w:strike/>
                <w:highlight w:val="lightGray"/>
                <w:rPrChange w:author="Støylen, Mari" w:date="2021-05-04T10:18:00Z" w:id="705">
                  <w:rPr/>
                </w:rPrChange>
              </w:rPr>
              <w:t>SEDene</w:t>
            </w:r>
            <w:proofErr w:type="spellEnd"/>
            <w:r w:rsidRPr="00287AA1">
              <w:rPr>
                <w:strike/>
                <w:highlight w:val="lightGray"/>
                <w:rPrChange w:author="Støylen, Mari" w:date="2021-05-04T10:18:00Z" w:id="706">
                  <w:rPr/>
                </w:rPrChange>
              </w:rPr>
              <w:t xml:space="preserve"> er tilpasset for </w:t>
            </w:r>
            <w:r w:rsidRPr="00287AA1">
              <w:rPr>
                <w:strike/>
                <w:highlight w:val="lightGray"/>
                <w:rPrChange w:author="Støylen, Mari" w:date="2021-05-04T10:18:00Z" w:id="707">
                  <w:rPr/>
                </w:rPrChange>
              </w:rPr>
              <w:t xml:space="preserve">den enkelte ytelsen som en registrert søker om, men siden kravene til å få lignende ytelser er forskjellige fra land til land, vil NAV kunne motta mer informasjon enn det saksbehandlere trenger for å behandle den norske saken. </w:t>
            </w:r>
            <w:proofErr w:type="spellStart"/>
            <w:r w:rsidRPr="00287AA1">
              <w:rPr>
                <w:strike/>
                <w:highlight w:val="lightGray"/>
                <w:rPrChange w:author="Støylen, Mari" w:date="2021-05-04T10:18:00Z" w:id="708">
                  <w:rPr/>
                </w:rPrChange>
              </w:rPr>
              <w:t>SEDene</w:t>
            </w:r>
            <w:proofErr w:type="spellEnd"/>
            <w:r w:rsidRPr="00287AA1">
              <w:rPr>
                <w:strike/>
                <w:highlight w:val="lightGray"/>
                <w:rPrChange w:author="Støylen, Mari" w:date="2021-05-04T10:18:00Z" w:id="709">
                  <w:rPr/>
                </w:rPrChange>
              </w:rPr>
              <w:t xml:space="preserve"> inneholder også fritekstfelter som gjør det mulig for NAV å motta personopplysninger ut over strukturert informasjon. </w:t>
            </w:r>
          </w:p>
          <w:p w:rsidRPr="00287AA1" w:rsidR="009024DD" w:rsidP="004C61FF" w:rsidRDefault="00DD5AD3" w14:paraId="3E24C536" w14:textId="41F85FA2">
            <w:pPr>
              <w:rPr>
                <w:rFonts w:eastAsia="Times New Roman" w:cs="Times New Roman"/>
                <w:strike/>
                <w:highlight w:val="lightGray"/>
                <w:rPrChange w:author="Støylen, Mari" w:date="2021-05-04T10:18:00Z" w:id="710">
                  <w:rPr>
                    <w:rFonts w:eastAsia="Times New Roman" w:cs="Times New Roman"/>
                  </w:rPr>
                </w:rPrChange>
              </w:rPr>
            </w:pPr>
            <w:r w:rsidRPr="00287AA1">
              <w:rPr>
                <w:rFonts w:eastAsia="Times New Roman" w:cs="Times New Roman"/>
                <w:strike/>
                <w:highlight w:val="lightGray"/>
                <w:rPrChange w:author="Støylen, Mari" w:date="2021-05-04T10:18:00Z" w:id="711">
                  <w:rPr>
                    <w:rFonts w:eastAsia="Times New Roman" w:cs="Times New Roman"/>
                  </w:rPr>
                </w:rPrChange>
              </w:rPr>
              <w:t xml:space="preserve">Personopplysningene som er samlet inn via selvbetjeningsløsningen er de samme som per i dag samles inn via et søknadskjema på papir. </w:t>
            </w:r>
            <w:proofErr w:type="spellStart"/>
            <w:r w:rsidRPr="00287AA1">
              <w:rPr>
                <w:rFonts w:eastAsia="Times New Roman" w:cs="Times New Roman"/>
                <w:strike/>
                <w:highlight w:val="lightGray"/>
                <w:rPrChange w:author="Støylen, Mari" w:date="2021-05-04T10:18:00Z" w:id="712">
                  <w:rPr>
                    <w:rFonts w:eastAsia="Times New Roman" w:cs="Times New Roman"/>
                  </w:rPr>
                </w:rPrChange>
              </w:rPr>
              <w:t>NAVs</w:t>
            </w:r>
            <w:proofErr w:type="spellEnd"/>
            <w:r w:rsidRPr="00287AA1">
              <w:rPr>
                <w:rFonts w:eastAsia="Times New Roman" w:cs="Times New Roman"/>
                <w:strike/>
                <w:highlight w:val="lightGray"/>
                <w:rPrChange w:author="Støylen, Mari" w:date="2021-05-04T10:18:00Z" w:id="713">
                  <w:rPr>
                    <w:rFonts w:eastAsia="Times New Roman" w:cs="Times New Roman"/>
                  </w:rPr>
                </w:rPrChange>
              </w:rPr>
              <w:t xml:space="preserve"> erfaringe</w:t>
            </w:r>
            <w:r w:rsidRPr="00287AA1" w:rsidR="004C61FF">
              <w:rPr>
                <w:rFonts w:eastAsia="Times New Roman" w:cs="Times New Roman"/>
                <w:strike/>
                <w:highlight w:val="lightGray"/>
                <w:rPrChange w:author="Støylen, Mari" w:date="2021-05-04T10:18:00Z" w:id="714">
                  <w:rPr>
                    <w:rFonts w:eastAsia="Times New Roman" w:cs="Times New Roman"/>
                  </w:rPr>
                </w:rPrChange>
              </w:rPr>
              <w:t>r</w:t>
            </w:r>
            <w:r w:rsidRPr="00287AA1">
              <w:rPr>
                <w:rFonts w:eastAsia="Times New Roman" w:cs="Times New Roman"/>
                <w:strike/>
                <w:highlight w:val="lightGray"/>
                <w:rPrChange w:author="Støylen, Mari" w:date="2021-05-04T10:18:00Z" w:id="715">
                  <w:rPr>
                    <w:rFonts w:eastAsia="Times New Roman" w:cs="Times New Roman"/>
                  </w:rPr>
                </w:rPrChange>
              </w:rPr>
              <w:t xml:space="preserve"> med borgernes utfylling av disse søknadskjemaene er at </w:t>
            </w:r>
            <w:r w:rsidRPr="00287AA1" w:rsidR="00DF56AD">
              <w:rPr>
                <w:rFonts w:eastAsia="Times New Roman" w:cs="Times New Roman"/>
                <w:strike/>
                <w:highlight w:val="lightGray"/>
                <w:rPrChange w:author="Støylen, Mari" w:date="2021-05-04T10:18:00Z" w:id="716">
                  <w:rPr>
                    <w:rFonts w:eastAsia="Times New Roman" w:cs="Times New Roman"/>
                  </w:rPr>
                </w:rPrChange>
              </w:rPr>
              <w:t>personer</w:t>
            </w:r>
            <w:r w:rsidRPr="00287AA1">
              <w:rPr>
                <w:rFonts w:eastAsia="Times New Roman" w:cs="Times New Roman"/>
                <w:strike/>
                <w:highlight w:val="lightGray"/>
                <w:rPrChange w:author="Støylen, Mari" w:date="2021-05-04T10:18:00Z" w:id="717">
                  <w:rPr>
                    <w:rFonts w:eastAsia="Times New Roman" w:cs="Times New Roman"/>
                  </w:rPr>
                </w:rPrChange>
              </w:rPr>
              <w:t xml:space="preserve"> oppgir flere personopplysninger i skjemaene enn det som NAV ber om.  </w:t>
            </w:r>
          </w:p>
        </w:tc>
      </w:tr>
      <w:tr w:rsidRPr="00DF77FC" w:rsidR="009024DD" w:rsidTr="004D28BD" w14:paraId="15B53335"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9024DD" w14:paraId="78FD921A" w14:textId="7B0EB6A8">
            <w:pPr>
              <w:spacing w:line="276" w:lineRule="auto"/>
              <w:rPr>
                <w:rFonts w:eastAsia="Times New Roman" w:cs="Times New Roman"/>
                <w:strike/>
                <w:highlight w:val="lightGray"/>
                <w:rPrChange w:author="Støylen, Mari" w:date="2021-05-04T10:18:00Z" w:id="718">
                  <w:rPr>
                    <w:rFonts w:eastAsia="Times New Roman" w:cs="Times New Roman"/>
                  </w:rPr>
                </w:rPrChange>
              </w:rPr>
            </w:pPr>
            <w:r w:rsidRPr="00287AA1">
              <w:rPr>
                <w:rFonts w:eastAsia="Times New Roman" w:cs="Times New Roman"/>
                <w:strike/>
                <w:highlight w:val="lightGray"/>
                <w:rPrChange w:author="Støylen, Mari" w:date="2021-05-04T10:18:00Z" w:id="719">
                  <w:rPr>
                    <w:rFonts w:eastAsia="Times New Roman" w:cs="Times New Roman"/>
                  </w:rPr>
                </w:rPrChange>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9024DD" w:rsidP="00F722A6" w:rsidRDefault="00DD5AD3" w14:paraId="32DAF9FD" w14:textId="7A7FAA46">
            <w:pPr>
              <w:rPr>
                <w:rFonts w:eastAsia="Times New Roman" w:cs="Times New Roman"/>
                <w:strike/>
                <w:highlight w:val="lightGray"/>
                <w:rPrChange w:author="Støylen, Mari" w:date="2021-05-04T10:18:00Z" w:id="720">
                  <w:rPr>
                    <w:rFonts w:eastAsia="Times New Roman" w:cs="Times New Roman"/>
                  </w:rPr>
                </w:rPrChange>
              </w:rPr>
            </w:pPr>
            <w:r w:rsidRPr="00287AA1">
              <w:rPr>
                <w:rFonts w:eastAsia="Times New Roman" w:cs="Times New Roman"/>
                <w:strike/>
                <w:highlight w:val="lightGray"/>
                <w:rPrChange w:author="Støylen, Mari" w:date="2021-05-04T10:18:00Z" w:id="721">
                  <w:rPr>
                    <w:rFonts w:eastAsia="Times New Roman" w:cs="Times New Roman"/>
                  </w:rPr>
                </w:rPrChange>
              </w:rPr>
              <w:t>Det at det samles inn flere opplysninger enn det som er nødvendig for å oppfylle formålet med behandlingen vil være brudd på personvernprinsippet dataminimering, jf. GDPR artikkel 5 nr. bokstav c).</w:t>
            </w:r>
          </w:p>
        </w:tc>
      </w:tr>
      <w:tr w:rsidRPr="00DF77FC" w:rsidR="009024DD" w:rsidTr="004D28BD" w14:paraId="293E2859"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9024DD" w14:paraId="637A38FD" w14:textId="6590455C">
            <w:pPr>
              <w:spacing w:line="276" w:lineRule="auto"/>
              <w:rPr>
                <w:rFonts w:eastAsia="Times New Roman" w:cs="Times New Roman"/>
                <w:strike/>
                <w:highlight w:val="lightGray"/>
                <w:rPrChange w:author="Støylen, Mari" w:date="2021-05-04T10:18:00Z" w:id="722">
                  <w:rPr>
                    <w:rFonts w:eastAsia="Times New Roman" w:cs="Times New Roman"/>
                  </w:rPr>
                </w:rPrChange>
              </w:rPr>
            </w:pPr>
            <w:r w:rsidRPr="00287AA1">
              <w:rPr>
                <w:rFonts w:eastAsia="Times New Roman" w:cs="Times New Roman"/>
                <w:strike/>
                <w:highlight w:val="lightGray"/>
                <w:rPrChange w:author="Støylen, Mari" w:date="2021-05-04T10:18:00Z" w:id="723">
                  <w:rPr>
                    <w:rFonts w:eastAsia="Times New Roman" w:cs="Times New Roman"/>
                  </w:rPr>
                </w:rPrChange>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DD5AD3" w:rsidP="00DD5AD3" w:rsidRDefault="00DD5AD3" w14:paraId="7CFFF496" w14:textId="77777777">
            <w:pPr>
              <w:rPr>
                <w:rFonts w:eastAsia="Times New Roman" w:cs="Times New Roman"/>
                <w:strike/>
                <w:highlight w:val="lightGray"/>
                <w:rPrChange w:author="Støylen, Mari" w:date="2021-05-04T10:18:00Z" w:id="724">
                  <w:rPr>
                    <w:rFonts w:eastAsia="Times New Roman" w:cs="Times New Roman"/>
                  </w:rPr>
                </w:rPrChange>
              </w:rPr>
            </w:pPr>
            <w:r w:rsidRPr="00287AA1">
              <w:rPr>
                <w:rFonts w:eastAsia="Times New Roman" w:cs="Times New Roman"/>
                <w:strike/>
                <w:highlight w:val="lightGray"/>
                <w:rPrChange w:author="Støylen, Mari" w:date="2021-05-04T10:18:00Z" w:id="725">
                  <w:rPr>
                    <w:rFonts w:eastAsia="Times New Roman" w:cs="Times New Roman"/>
                  </w:rPr>
                </w:rPrChange>
              </w:rPr>
              <w:t xml:space="preserve">Det vil samles inn flere personopplysninger enn det som er nødvendig for at NAV skal ta stilling til den enkelte søknaden. Dette ligger i designet i </w:t>
            </w:r>
            <w:proofErr w:type="spellStart"/>
            <w:r w:rsidRPr="00287AA1">
              <w:rPr>
                <w:rFonts w:eastAsia="Times New Roman" w:cs="Times New Roman"/>
                <w:strike/>
                <w:highlight w:val="lightGray"/>
                <w:rPrChange w:author="Støylen, Mari" w:date="2021-05-04T10:18:00Z" w:id="726">
                  <w:rPr>
                    <w:rFonts w:eastAsia="Times New Roman" w:cs="Times New Roman"/>
                  </w:rPr>
                </w:rPrChange>
              </w:rPr>
              <w:t>SEDene</w:t>
            </w:r>
            <w:proofErr w:type="spellEnd"/>
            <w:r w:rsidRPr="00287AA1">
              <w:rPr>
                <w:rFonts w:eastAsia="Times New Roman" w:cs="Times New Roman"/>
                <w:strike/>
                <w:highlight w:val="lightGray"/>
                <w:rPrChange w:author="Støylen, Mari" w:date="2021-05-04T10:18:00Z" w:id="727">
                  <w:rPr>
                    <w:rFonts w:eastAsia="Times New Roman" w:cs="Times New Roman"/>
                  </w:rPr>
                </w:rPrChange>
              </w:rPr>
              <w:t xml:space="preserve">, og det er dermed sannsynlig at dette personvernscenarioet realiseres. </w:t>
            </w:r>
          </w:p>
          <w:p w:rsidRPr="00287AA1" w:rsidR="009024DD" w:rsidP="004D28BD" w:rsidRDefault="00DD5AD3" w14:paraId="62E93FB7" w14:textId="0F88C727">
            <w:pPr>
              <w:rPr>
                <w:rFonts w:eastAsia="Times New Roman" w:cs="Times New Roman"/>
                <w:strike/>
                <w:highlight w:val="lightGray"/>
                <w:rPrChange w:author="Støylen, Mari" w:date="2021-05-04T10:18:00Z" w:id="728">
                  <w:rPr>
                    <w:rFonts w:eastAsia="Times New Roman" w:cs="Times New Roman"/>
                  </w:rPr>
                </w:rPrChange>
              </w:rPr>
            </w:pPr>
            <w:r w:rsidRPr="00287AA1">
              <w:rPr>
                <w:rFonts w:eastAsia="Times New Roman" w:cs="Times New Roman"/>
                <w:strike/>
                <w:highlight w:val="lightGray"/>
                <w:rPrChange w:author="Støylen, Mari" w:date="2021-05-04T10:18:00Z" w:id="729">
                  <w:rPr>
                    <w:rFonts w:eastAsia="Times New Roman" w:cs="Times New Roman"/>
                  </w:rPr>
                </w:rPrChange>
              </w:rPr>
              <w:t xml:space="preserve">Når det gjelder sannsynligheten for at søkere selv oppgir flere personopplysninger enn det NAV trenger for å behandle søknaden i selvbetjeningsløsningen, anses det også som sannsynlig at dette vil skje. De personopplysningene som samles inn gjennom selvbetjeningsløsningen skal blant annet brukes til å fatte vedtak om pensjon eller uføretrygd. Slike vedtak baserer seg i stor grad på skjønnsmessige vurderinger hvor det ofte er relevant å innhente flere personopplysninger fra den registrerte enn det som </w:t>
            </w:r>
            <w:proofErr w:type="gramStart"/>
            <w:r w:rsidRPr="00287AA1">
              <w:rPr>
                <w:rFonts w:eastAsia="Times New Roman" w:cs="Times New Roman"/>
                <w:strike/>
                <w:highlight w:val="lightGray"/>
                <w:rPrChange w:author="Støylen, Mari" w:date="2021-05-04T10:18:00Z" w:id="730">
                  <w:rPr>
                    <w:rFonts w:eastAsia="Times New Roman" w:cs="Times New Roman"/>
                  </w:rPr>
                </w:rPrChange>
              </w:rPr>
              <w:t>fremgår</w:t>
            </w:r>
            <w:proofErr w:type="gramEnd"/>
            <w:r w:rsidRPr="00287AA1">
              <w:rPr>
                <w:rFonts w:eastAsia="Times New Roman" w:cs="Times New Roman"/>
                <w:strike/>
                <w:highlight w:val="lightGray"/>
                <w:rPrChange w:author="Støylen, Mari" w:date="2021-05-04T10:18:00Z" w:id="731">
                  <w:rPr>
                    <w:rFonts w:eastAsia="Times New Roman" w:cs="Times New Roman"/>
                  </w:rPr>
                </w:rPrChange>
              </w:rPr>
              <w:t xml:space="preserve"> av papirskjemaene. Under personvernkonsekvensvurderingen har det kommet fram at de tilleggsopplysningene som søkere oppgir ofte faktisk er relevante for NAV. Dette fordi </w:t>
            </w:r>
            <w:proofErr w:type="spellStart"/>
            <w:r w:rsidRPr="00287AA1">
              <w:rPr>
                <w:rFonts w:eastAsia="Times New Roman" w:cs="Times New Roman"/>
                <w:strike/>
                <w:highlight w:val="lightGray"/>
                <w:rPrChange w:author="Støylen, Mari" w:date="2021-05-04T10:18:00Z" w:id="732">
                  <w:rPr>
                    <w:rFonts w:eastAsia="Times New Roman" w:cs="Times New Roman"/>
                  </w:rPr>
                </w:rPrChange>
              </w:rPr>
              <w:t>NAVs</w:t>
            </w:r>
            <w:proofErr w:type="spellEnd"/>
            <w:r w:rsidRPr="00287AA1">
              <w:rPr>
                <w:rFonts w:eastAsia="Times New Roman" w:cs="Times New Roman"/>
                <w:strike/>
                <w:highlight w:val="lightGray"/>
                <w:rPrChange w:author="Støylen, Mari" w:date="2021-05-04T10:18:00Z" w:id="733">
                  <w:rPr>
                    <w:rFonts w:eastAsia="Times New Roman" w:cs="Times New Roman"/>
                  </w:rPr>
                </w:rPrChange>
              </w:rPr>
              <w:t xml:space="preserve"> vedtak for disse ytelsene i stor grad er skjønnsmessige. Dette senker sannsynlighetsnivået for at de personopplysningene s NAV mottar i fritekstfelter er brudd på dataminimeringsprinsippet.  </w:t>
            </w:r>
          </w:p>
        </w:tc>
      </w:tr>
      <w:tr w:rsidRPr="00DF77FC" w:rsidR="009024DD" w:rsidTr="004D28BD" w14:paraId="70620790"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9024DD" w14:paraId="509EA224" w14:textId="2432FFC1">
            <w:pPr>
              <w:spacing w:line="276" w:lineRule="auto"/>
              <w:rPr>
                <w:rFonts w:eastAsia="Times New Roman" w:cs="Times New Roman"/>
                <w:strike/>
                <w:highlight w:val="lightGray"/>
                <w:rPrChange w:author="Støylen, Mari" w:date="2021-05-04T10:18:00Z" w:id="734">
                  <w:rPr>
                    <w:rFonts w:eastAsia="Times New Roman" w:cs="Times New Roman"/>
                  </w:rPr>
                </w:rPrChange>
              </w:rPr>
            </w:pPr>
            <w:r w:rsidRPr="00287AA1">
              <w:rPr>
                <w:rFonts w:eastAsia="Times New Roman" w:cs="Times New Roman"/>
                <w:strike/>
                <w:highlight w:val="lightGray"/>
                <w:rPrChange w:author="Støylen, Mari" w:date="2021-05-04T10:18:00Z" w:id="735">
                  <w:rPr>
                    <w:rFonts w:eastAsia="Times New Roman" w:cs="Times New Roman"/>
                  </w:rPr>
                </w:rPrChange>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DD5AD3" w:rsidP="00DD5AD3" w:rsidRDefault="00DD5AD3" w14:paraId="5A3EFDDE" w14:textId="77777777">
            <w:pPr>
              <w:rPr>
                <w:rFonts w:eastAsia="Times New Roman" w:cs="Times New Roman"/>
                <w:strike/>
                <w:highlight w:val="lightGray"/>
                <w:rPrChange w:author="Støylen, Mari" w:date="2021-05-04T10:18:00Z" w:id="736">
                  <w:rPr>
                    <w:rFonts w:eastAsia="Times New Roman" w:cs="Times New Roman"/>
                  </w:rPr>
                </w:rPrChange>
              </w:rPr>
            </w:pPr>
            <w:r w:rsidRPr="00287AA1">
              <w:rPr>
                <w:rFonts w:eastAsia="Times New Roman" w:cs="Times New Roman"/>
                <w:strike/>
                <w:highlight w:val="lightGray"/>
                <w:rPrChange w:author="Støylen, Mari" w:date="2021-05-04T10:18:00Z" w:id="737">
                  <w:rPr>
                    <w:rFonts w:eastAsia="Times New Roman" w:cs="Times New Roman"/>
                  </w:rPr>
                </w:rPrChange>
              </w:rPr>
              <w:t>Saksbehandlere i NAV behandler saker om ytelser i egne fagsystemer. Det at det er samlet inn for mange personopplysninger vil eventuelt kunne få konsekvenser for den registrerte ved behandling av selve søknaden. I EESSI antas det at behandling av flere personopplysninger enn det som er nødvendig for å oppnå formålet vil ha lave konsekvenser for den registrerte.</w:t>
            </w:r>
          </w:p>
          <w:p w:rsidRPr="00287AA1" w:rsidR="00DD5AD3" w:rsidP="00DD5AD3" w:rsidRDefault="00DD5AD3" w14:paraId="3D9E04DE" w14:textId="77777777">
            <w:pPr>
              <w:rPr>
                <w:rFonts w:eastAsia="Times New Roman" w:cs="Times New Roman"/>
                <w:strike/>
                <w:highlight w:val="lightGray"/>
                <w:rPrChange w:author="Støylen, Mari" w:date="2021-05-04T10:18:00Z" w:id="738">
                  <w:rPr>
                    <w:rFonts w:eastAsia="Times New Roman" w:cs="Times New Roman"/>
                  </w:rPr>
                </w:rPrChange>
              </w:rPr>
            </w:pPr>
            <w:r w:rsidRPr="00287AA1">
              <w:rPr>
                <w:rFonts w:eastAsia="Times New Roman" w:cs="Times New Roman"/>
                <w:strike/>
                <w:highlight w:val="lightGray"/>
                <w:rPrChange w:author="Støylen, Mari" w:date="2021-05-04T10:18:00Z" w:id="739">
                  <w:rPr>
                    <w:rFonts w:eastAsia="Times New Roman" w:cs="Times New Roman"/>
                  </w:rPr>
                </w:rPrChange>
              </w:rPr>
              <w:t>Det bemerkes at den enkelte saksbehandler har få incentiver til å behandle ekstra personopplysninger. Det å behandle flere personopplysninger enn nødvendig ved å legge vekt på utenforliggende hensyn i saksbehandlingen, vil få arbeidsrettslige og i verste fall strafferettslige konsekvenser for den enkelte saksbehandler. Det antas at dette i seg selv virker preventivt, og reduserer risikoen for at personopplysninger behandles urettmessig på en måte som får konsekvenser for den registrerte.</w:t>
            </w:r>
          </w:p>
          <w:p w:rsidRPr="00287AA1" w:rsidR="009024DD" w:rsidP="00A86179" w:rsidRDefault="00DD5AD3" w14:paraId="70BF27AD" w14:textId="3098CCC7">
            <w:pPr>
              <w:rPr>
                <w:rFonts w:eastAsia="Times New Roman" w:cs="Times New Roman"/>
                <w:strike/>
                <w:highlight w:val="lightGray"/>
                <w:rPrChange w:author="Støylen, Mari" w:date="2021-05-04T10:18:00Z" w:id="740">
                  <w:rPr>
                    <w:rFonts w:eastAsia="Times New Roman" w:cs="Times New Roman"/>
                  </w:rPr>
                </w:rPrChange>
              </w:rPr>
            </w:pPr>
            <w:r w:rsidRPr="00287AA1">
              <w:rPr>
                <w:rFonts w:eastAsia="Times New Roman" w:cs="Times New Roman"/>
                <w:strike/>
                <w:highlight w:val="lightGray"/>
                <w:rPrChange w:author="Støylen, Mari" w:date="2021-05-04T10:18:00Z" w:id="741">
                  <w:rPr>
                    <w:rFonts w:eastAsia="Times New Roman" w:cs="Times New Roman"/>
                  </w:rPr>
                </w:rPrChange>
              </w:rPr>
              <w:t xml:space="preserve">Fritekstfelter kan være med å bidra til å oppfylle andre rettigheter for den registrerte, f.eks. retten til kontradiksjon eller ytringsfrihet. NAV opplever at mange søkere ønsker å ha muligheten til å oppgi ytterligere informasjon fordi det er en mulighet for dem til å fortelle sin historie med egne ord. I denne personvernkonsekvensvurderingen er det lagt vekt på fritekstfelt kan bidra til at </w:t>
            </w:r>
            <w:r w:rsidRPr="00287AA1" w:rsidR="00DF56AD">
              <w:rPr>
                <w:rFonts w:eastAsia="Times New Roman" w:cs="Times New Roman"/>
                <w:strike/>
                <w:highlight w:val="lightGray"/>
                <w:rPrChange w:author="Støylen, Mari" w:date="2021-05-04T10:18:00Z" w:id="742">
                  <w:rPr>
                    <w:rFonts w:eastAsia="Times New Roman" w:cs="Times New Roman"/>
                  </w:rPr>
                </w:rPrChange>
              </w:rPr>
              <w:t>personer</w:t>
            </w:r>
            <w:r w:rsidRPr="00287AA1">
              <w:rPr>
                <w:rFonts w:eastAsia="Times New Roman" w:cs="Times New Roman"/>
                <w:strike/>
                <w:highlight w:val="lightGray"/>
                <w:rPrChange w:author="Støylen, Mari" w:date="2021-05-04T10:18:00Z" w:id="743">
                  <w:rPr>
                    <w:rFonts w:eastAsia="Times New Roman" w:cs="Times New Roman"/>
                  </w:rPr>
                </w:rPrChange>
              </w:rPr>
              <w:t xml:space="preserve"> føler seg hørt. Det er også lagt vekt på at informasjon i fritekstfelter kan telle til brukerens fordel. </w:t>
            </w:r>
          </w:p>
        </w:tc>
      </w:tr>
      <w:tr w:rsidRPr="00DF77FC" w:rsidR="009024DD" w:rsidTr="004D28BD" w14:paraId="324D3915"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9024DD" w:rsidP="00BB120E" w:rsidRDefault="009024DD" w14:paraId="7BC918EB" w14:textId="7E9BB950">
            <w:pPr>
              <w:spacing w:line="276" w:lineRule="auto"/>
              <w:rPr>
                <w:rFonts w:eastAsia="Times New Roman" w:cs="Times New Roman"/>
                <w:strike/>
                <w:highlight w:val="lightGray"/>
                <w:rPrChange w:author="Støylen, Mari" w:date="2021-05-04T10:18:00Z" w:id="744">
                  <w:rPr>
                    <w:rFonts w:eastAsia="Times New Roman" w:cs="Times New Roman"/>
                  </w:rPr>
                </w:rPrChange>
              </w:rPr>
            </w:pPr>
            <w:r w:rsidRPr="00287AA1">
              <w:rPr>
                <w:rFonts w:eastAsia="Times New Roman" w:cs="Times New Roman"/>
                <w:strike/>
                <w:highlight w:val="lightGray"/>
                <w:rPrChange w:author="Støylen, Mari" w:date="2021-05-04T10:18:00Z" w:id="745">
                  <w:rPr>
                    <w:rFonts w:eastAsia="Times New Roman" w:cs="Times New Roman"/>
                  </w:rPr>
                </w:rPrChange>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DD5AD3" w:rsidP="00DD5AD3" w:rsidRDefault="00DD5AD3" w14:paraId="778308BE" w14:textId="433789EF">
            <w:pPr>
              <w:rPr>
                <w:strike/>
                <w:highlight w:val="lightGray"/>
                <w:rPrChange w:author="Støylen, Mari" w:date="2021-05-04T10:18:00Z" w:id="746">
                  <w:rPr/>
                </w:rPrChange>
              </w:rPr>
            </w:pPr>
            <w:r w:rsidRPr="00287AA1">
              <w:rPr>
                <w:strike/>
                <w:highlight w:val="lightGray"/>
                <w:rPrChange w:author="Støylen, Mari" w:date="2021-05-04T10:18:00Z" w:id="747">
                  <w:rPr/>
                </w:rPrChange>
              </w:rPr>
              <w:t xml:space="preserve">Ved utforming av </w:t>
            </w:r>
            <w:proofErr w:type="spellStart"/>
            <w:r w:rsidRPr="00287AA1">
              <w:rPr>
                <w:strike/>
                <w:highlight w:val="lightGray"/>
                <w:rPrChange w:author="Støylen, Mari" w:date="2021-05-04T10:18:00Z" w:id="748">
                  <w:rPr/>
                </w:rPrChange>
              </w:rPr>
              <w:t>SEDene</w:t>
            </w:r>
            <w:proofErr w:type="spellEnd"/>
            <w:r w:rsidRPr="00287AA1">
              <w:rPr>
                <w:strike/>
                <w:highlight w:val="lightGray"/>
                <w:rPrChange w:author="Støylen, Mari" w:date="2021-05-04T10:18:00Z" w:id="749">
                  <w:rPr/>
                </w:rPrChange>
              </w:rPr>
              <w:t xml:space="preserve"> er det i størst mulig grad brukt strukturert informasjon. Dette er et tiltak som skal redusere risikoen for at det samles inn flere opplysninger enn det som er nødvendig for å oppnå formålet med behandlingen. Imidlertid finnes det også fritekstfelter og </w:t>
            </w:r>
            <w:proofErr w:type="spellStart"/>
            <w:r w:rsidRPr="00287AA1">
              <w:rPr>
                <w:strike/>
                <w:highlight w:val="lightGray"/>
                <w:rPrChange w:author="Støylen, Mari" w:date="2021-05-04T10:18:00Z" w:id="750">
                  <w:rPr/>
                </w:rPrChange>
              </w:rPr>
              <w:t>vedleggsfunksjonalitet</w:t>
            </w:r>
            <w:proofErr w:type="spellEnd"/>
            <w:r w:rsidRPr="00287AA1">
              <w:rPr>
                <w:strike/>
                <w:highlight w:val="lightGray"/>
                <w:rPrChange w:author="Støylen, Mari" w:date="2021-05-04T10:18:00Z" w:id="751">
                  <w:rPr/>
                </w:rPrChange>
              </w:rPr>
              <w:t xml:space="preserve"> i </w:t>
            </w:r>
            <w:proofErr w:type="spellStart"/>
            <w:r w:rsidRPr="00287AA1">
              <w:rPr>
                <w:strike/>
                <w:highlight w:val="lightGray"/>
                <w:rPrChange w:author="Støylen, Mari" w:date="2021-05-04T10:18:00Z" w:id="752">
                  <w:rPr/>
                </w:rPrChange>
              </w:rPr>
              <w:t>SEDene</w:t>
            </w:r>
            <w:proofErr w:type="spellEnd"/>
            <w:r w:rsidRPr="00287AA1">
              <w:rPr>
                <w:strike/>
                <w:highlight w:val="lightGray"/>
                <w:rPrChange w:author="Støylen, Mari" w:date="2021-05-04T10:18:00Z" w:id="753">
                  <w:rPr/>
                </w:rPrChange>
              </w:rPr>
              <w:t xml:space="preserve">. Dette er en svakhet som søkes redusert ved at EESSI inneholder egne </w:t>
            </w:r>
            <w:proofErr w:type="spellStart"/>
            <w:r w:rsidRPr="00287AA1">
              <w:rPr>
                <w:strike/>
                <w:highlight w:val="lightGray"/>
                <w:rPrChange w:author="Støylen, Mari" w:date="2021-05-04T10:18:00Z" w:id="754">
                  <w:rPr/>
                </w:rPrChange>
              </w:rPr>
              <w:t>SEDer</w:t>
            </w:r>
            <w:proofErr w:type="spellEnd"/>
            <w:r w:rsidRPr="00287AA1">
              <w:rPr>
                <w:strike/>
                <w:highlight w:val="lightGray"/>
                <w:rPrChange w:author="Støylen, Mari" w:date="2021-05-04T10:18:00Z" w:id="755">
                  <w:rPr/>
                </w:rPrChange>
              </w:rPr>
              <w:t xml:space="preserve"> som skal brukes til å etterspørre mer informasjon fra avsenderlandet eller for å rette feil informasjon. </w:t>
            </w:r>
          </w:p>
          <w:p w:rsidRPr="00287AA1" w:rsidR="00DD5AD3" w:rsidP="00DD5AD3" w:rsidRDefault="00DD5AD3" w14:paraId="78F3633F" w14:textId="77777777">
            <w:pPr>
              <w:rPr>
                <w:rFonts w:eastAsia="Times New Roman" w:cs="Times New Roman"/>
                <w:strike/>
                <w:highlight w:val="lightGray"/>
                <w:rPrChange w:author="Støylen, Mari" w:date="2021-05-04T10:18:00Z" w:id="756">
                  <w:rPr>
                    <w:rFonts w:eastAsia="Times New Roman" w:cs="Times New Roman"/>
                  </w:rPr>
                </w:rPrChange>
              </w:rPr>
            </w:pPr>
            <w:r w:rsidRPr="00287AA1">
              <w:rPr>
                <w:rFonts w:eastAsia="Times New Roman" w:cs="Times New Roman"/>
                <w:strike/>
                <w:highlight w:val="lightGray"/>
                <w:rPrChange w:author="Støylen, Mari" w:date="2021-05-04T10:18:00Z" w:id="757">
                  <w:rPr>
                    <w:rFonts w:eastAsia="Times New Roman" w:cs="Times New Roman"/>
                  </w:rPr>
                </w:rPrChange>
              </w:rPr>
              <w:t xml:space="preserve">Saksbehandlere i NAV får opplæring i forsvarlig saksbehandling. Denne opplæringen skal redusere sannsynligheten for at saksbehandlere legger vekt på utenforliggende hensyn i behandlingen av søknader. Det understrekes at denne behandlingen ikke skjer i EESSI, men i det enkelte fagsystemet. </w:t>
            </w:r>
          </w:p>
          <w:p w:rsidRPr="00287AA1" w:rsidR="00DD5AD3" w:rsidP="00DD5AD3" w:rsidRDefault="00DD5AD3" w14:paraId="2C335C40" w14:textId="77777777">
            <w:pPr>
              <w:rPr>
                <w:rFonts w:eastAsia="Times New Roman" w:cs="Times New Roman"/>
                <w:strike/>
                <w:highlight w:val="lightGray"/>
                <w:rPrChange w:author="Støylen, Mari" w:date="2021-05-04T10:18:00Z" w:id="758">
                  <w:rPr>
                    <w:rFonts w:eastAsia="Times New Roman" w:cs="Times New Roman"/>
                  </w:rPr>
                </w:rPrChange>
              </w:rPr>
            </w:pPr>
            <w:r w:rsidRPr="00287AA1">
              <w:rPr>
                <w:rFonts w:eastAsia="Times New Roman" w:cs="Times New Roman"/>
                <w:strike/>
                <w:highlight w:val="lightGray"/>
                <w:rPrChange w:author="Støylen, Mari" w:date="2021-05-04T10:18:00Z" w:id="759">
                  <w:rPr>
                    <w:rFonts w:eastAsia="Times New Roman" w:cs="Times New Roman"/>
                  </w:rPr>
                </w:rPrChange>
              </w:rPr>
              <w:t xml:space="preserve">Et mulig tiltak er å evaluere bruk av fritekstfeltene, og på sikt arbeide med øvrige land i EØS for å strukturere ustrukturert informasjon. Imidlertid vil det nok være urealistisk å fjerne alle fritekstfelter. </w:t>
            </w:r>
          </w:p>
          <w:p w:rsidRPr="00287AA1" w:rsidR="009024DD" w:rsidP="00F2074A" w:rsidRDefault="00DD5AD3" w14:paraId="6CCDE814" w14:textId="3B8DBA7B">
            <w:pPr>
              <w:rPr>
                <w:rFonts w:eastAsia="Times New Roman" w:cs="Times New Roman"/>
                <w:strike/>
                <w:highlight w:val="lightGray"/>
                <w:rPrChange w:author="Støylen, Mari" w:date="2021-05-04T10:18:00Z" w:id="760">
                  <w:rPr>
                    <w:rFonts w:eastAsia="Times New Roman" w:cs="Times New Roman"/>
                  </w:rPr>
                </w:rPrChange>
              </w:rPr>
            </w:pPr>
            <w:r w:rsidRPr="00287AA1">
              <w:rPr>
                <w:rFonts w:eastAsia="Times New Roman" w:cs="Times New Roman"/>
                <w:strike/>
                <w:highlight w:val="lightGray"/>
                <w:rPrChange w:author="Støylen, Mari" w:date="2021-05-04T10:18:00Z" w:id="761">
                  <w:rPr>
                    <w:rFonts w:eastAsia="Times New Roman" w:cs="Times New Roman"/>
                  </w:rPr>
                </w:rPrChange>
              </w:rPr>
              <w:t xml:space="preserve">Selvbetjeningsløsningen skal utformes på en måte som gir </w:t>
            </w:r>
            <w:r w:rsidRPr="00287AA1" w:rsidR="00DF56AD">
              <w:rPr>
                <w:rFonts w:eastAsia="Times New Roman" w:cs="Times New Roman"/>
                <w:strike/>
                <w:highlight w:val="lightGray"/>
                <w:rPrChange w:author="Støylen, Mari" w:date="2021-05-04T10:18:00Z" w:id="762">
                  <w:rPr>
                    <w:rFonts w:eastAsia="Times New Roman" w:cs="Times New Roman"/>
                  </w:rPr>
                </w:rPrChange>
              </w:rPr>
              <w:t>personer</w:t>
            </w:r>
            <w:r w:rsidRPr="00287AA1">
              <w:rPr>
                <w:rFonts w:eastAsia="Times New Roman" w:cs="Times New Roman"/>
                <w:strike/>
                <w:highlight w:val="lightGray"/>
                <w:rPrChange w:author="Støylen, Mari" w:date="2021-05-04T10:18:00Z" w:id="763">
                  <w:rPr>
                    <w:rFonts w:eastAsia="Times New Roman" w:cs="Times New Roman"/>
                  </w:rPr>
                </w:rPrChange>
              </w:rPr>
              <w:t xml:space="preserve"> informasjon om hvilke personopplysninger som det er relevant å oppgi i fritekstfelter. Samtidig skal det informeres om at det å oppgi personopplysninger i fritekstfelter er valgfritt, og man bør være forsiktig med å oppgi sensitive personopplysninger</w:t>
            </w:r>
            <w:r w:rsidRPr="00287AA1" w:rsidR="00A86179">
              <w:rPr>
                <w:rFonts w:eastAsia="Times New Roman" w:cs="Times New Roman"/>
                <w:strike/>
                <w:highlight w:val="lightGray"/>
                <w:rPrChange w:author="Støylen, Mari" w:date="2021-05-04T10:18:00Z" w:id="764">
                  <w:rPr>
                    <w:rFonts w:eastAsia="Times New Roman" w:cs="Times New Roman"/>
                  </w:rPr>
                </w:rPrChange>
              </w:rPr>
              <w:t xml:space="preserve"> som ikke er direkte relevante for søknaden</w:t>
            </w:r>
            <w:r w:rsidRPr="00287AA1">
              <w:rPr>
                <w:rFonts w:eastAsia="Times New Roman" w:cs="Times New Roman"/>
                <w:strike/>
                <w:highlight w:val="lightGray"/>
                <w:rPrChange w:author="Støylen, Mari" w:date="2021-05-04T10:18:00Z" w:id="765">
                  <w:rPr>
                    <w:rFonts w:eastAsia="Times New Roman" w:cs="Times New Roman"/>
                  </w:rPr>
                </w:rPrChange>
              </w:rPr>
              <w:t xml:space="preserve">. Selvbetjeningsløsningen bør designes slik at </w:t>
            </w:r>
            <w:r w:rsidRPr="00287AA1" w:rsidR="00F2074A">
              <w:rPr>
                <w:rFonts w:eastAsia="Times New Roman" w:cs="Times New Roman"/>
                <w:strike/>
                <w:highlight w:val="lightGray"/>
                <w:rPrChange w:author="Støylen, Mari" w:date="2021-05-04T10:18:00Z" w:id="766">
                  <w:rPr>
                    <w:rFonts w:eastAsia="Times New Roman" w:cs="Times New Roman"/>
                  </w:rPr>
                </w:rPrChange>
              </w:rPr>
              <w:t>den enkelte</w:t>
            </w:r>
            <w:r w:rsidRPr="00287AA1">
              <w:rPr>
                <w:rFonts w:eastAsia="Times New Roman" w:cs="Times New Roman"/>
                <w:strike/>
                <w:highlight w:val="lightGray"/>
                <w:rPrChange w:author="Støylen, Mari" w:date="2021-05-04T10:18:00Z" w:id="767">
                  <w:rPr>
                    <w:rFonts w:eastAsia="Times New Roman" w:cs="Times New Roman"/>
                  </w:rPr>
                </w:rPrChange>
              </w:rPr>
              <w:t xml:space="preserve"> aktivt må ta stilling til om </w:t>
            </w:r>
            <w:r w:rsidRPr="00287AA1" w:rsidR="00F2074A">
              <w:rPr>
                <w:rFonts w:eastAsia="Times New Roman" w:cs="Times New Roman"/>
                <w:strike/>
                <w:highlight w:val="lightGray"/>
                <w:rPrChange w:author="Støylen, Mari" w:date="2021-05-04T10:18:00Z" w:id="768">
                  <w:rPr>
                    <w:rFonts w:eastAsia="Times New Roman" w:cs="Times New Roman"/>
                  </w:rPr>
                </w:rPrChange>
              </w:rPr>
              <w:t>vedkommende</w:t>
            </w:r>
            <w:r w:rsidRPr="00287AA1">
              <w:rPr>
                <w:rFonts w:eastAsia="Times New Roman" w:cs="Times New Roman"/>
                <w:strike/>
                <w:highlight w:val="lightGray"/>
                <w:rPrChange w:author="Støylen, Mari" w:date="2021-05-04T10:18:00Z" w:id="769">
                  <w:rPr>
                    <w:rFonts w:eastAsia="Times New Roman" w:cs="Times New Roman"/>
                  </w:rPr>
                </w:rPrChange>
              </w:rPr>
              <w:t xml:space="preserve"> skal oppgi ekstra personopplysninger.  </w:t>
            </w:r>
          </w:p>
        </w:tc>
      </w:tr>
    </w:tbl>
    <w:p w:rsidR="009024DD" w:rsidP="001747D7" w:rsidRDefault="009024DD" w14:paraId="717ED3CA"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9024DD" w:rsidTr="004D28BD" w14:paraId="2E77A3E8"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9024DD" w:rsidR="009024DD" w:rsidP="00F8502C" w:rsidRDefault="009024DD" w14:paraId="5800B6F4" w14:textId="23E96AFB">
            <w:pPr>
              <w:jc w:val="center"/>
              <w:rPr>
                <w:rFonts w:eastAsia="Times New Roman" w:cs="Times New Roman"/>
                <w:b/>
                <w:bCs/>
              </w:rPr>
            </w:pPr>
            <w:r w:rsidRPr="009024DD">
              <w:rPr>
                <w:rFonts w:eastAsia="Times New Roman" w:cs="Times New Roman"/>
              </w:rPr>
              <w:t xml:space="preserve">Personvernscenario </w:t>
            </w:r>
            <w:r>
              <w:rPr>
                <w:rFonts w:eastAsia="Times New Roman" w:cs="Times New Roman"/>
              </w:rPr>
              <w:t>P12</w:t>
            </w:r>
            <w:r w:rsidRPr="009024DD">
              <w:rPr>
                <w:rFonts w:eastAsia="Times New Roman" w:cs="Times New Roman"/>
              </w:rPr>
              <w:t>. «</w:t>
            </w:r>
            <w:r w:rsidRPr="00F8502C" w:rsidR="00F8502C">
              <w:rPr>
                <w:rFonts w:eastAsia="Times New Roman" w:cs="Times New Roman"/>
              </w:rPr>
              <w:t>Risiko for at den registrerte ikke blir informert om behandlingen</w:t>
            </w:r>
            <w:r w:rsidRPr="009024DD">
              <w:rPr>
                <w:rFonts w:eastAsia="Times New Roman" w:cs="Times New Roman"/>
              </w:rPr>
              <w:t>»</w:t>
            </w:r>
          </w:p>
        </w:tc>
      </w:tr>
      <w:tr w:rsidRPr="00DF77FC" w:rsidR="009024DD" w:rsidTr="004D28BD" w14:paraId="2B0D4AA2"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9024DD" w:rsidP="004D28BD" w:rsidRDefault="009024DD" w14:paraId="3ED7B906"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3061C8" w14:paraId="74E1E86E" w14:textId="5CAEF2E1">
            <w:pPr>
              <w:rPr>
                <w:rFonts w:eastAsia="Times New Roman" w:cs="Times New Roman"/>
              </w:rPr>
            </w:pPr>
            <w:r>
              <w:rPr>
                <w:rFonts w:eastAsia="Times New Roman" w:cs="Times New Roman"/>
                <w:color w:val="808080" w:themeColor="background1" w:themeShade="80"/>
              </w:rPr>
              <w:t>3</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9024DD" w:rsidP="004D28BD" w:rsidRDefault="009024DD" w14:paraId="199EA838"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3061C8" w14:paraId="76A8212A" w14:textId="63207156">
            <w:pPr>
              <w:rPr>
                <w:rFonts w:eastAsia="Times New Roman" w:cs="Times New Roman"/>
              </w:rPr>
            </w:pPr>
            <w:r>
              <w:rPr>
                <w:rFonts w:eastAsia="Times New Roman" w:cs="Times New Roman"/>
                <w:color w:val="808080" w:themeColor="background1" w:themeShade="80"/>
              </w:rPr>
              <w:t>2</w:t>
            </w:r>
          </w:p>
        </w:tc>
      </w:tr>
      <w:tr w:rsidRPr="00DF77FC" w:rsidR="009024DD" w:rsidTr="004D28BD" w14:paraId="4DC58E5A"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9024DD" w:rsidP="004D28BD" w:rsidRDefault="009024DD" w14:paraId="37F504CA"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9024DD" w:rsidTr="004D28BD" w14:paraId="384C56BC"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9024DD" w:rsidP="004D28BD" w:rsidRDefault="00F8502C" w14:paraId="2EF2EBC9" w14:textId="4C95F995">
            <w:pPr>
              <w:rPr>
                <w:rFonts w:eastAsia="Times New Roman" w:cs="Times New Roman"/>
              </w:rPr>
            </w:pPr>
            <w:r w:rsidRPr="00F8502C">
              <w:rPr>
                <w:rFonts w:eastAsia="Times New Roman" w:cs="Times New Roman"/>
              </w:rPr>
              <w:t>Det er en risiko for at den registrerte ikke informeres i tilstrekkelig grad om behandlingen.</w:t>
            </w:r>
          </w:p>
        </w:tc>
      </w:tr>
      <w:tr w:rsidRPr="00DF77FC" w:rsidR="009024DD" w:rsidTr="004D28BD" w14:paraId="49A6C03F"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9024DD" w:rsidP="004D28BD" w:rsidRDefault="009024DD" w14:paraId="63A84688" w14:textId="77777777">
            <w:pPr>
              <w:jc w:val="center"/>
              <w:rPr>
                <w:rFonts w:eastAsia="Times New Roman" w:cs="Times New Roman"/>
              </w:rPr>
            </w:pPr>
            <w:r w:rsidRPr="00DF77FC">
              <w:rPr>
                <w:rFonts w:eastAsia="Times New Roman" w:cs="Times New Roman"/>
              </w:rPr>
              <w:t>Vurdering</w:t>
            </w:r>
          </w:p>
        </w:tc>
      </w:tr>
      <w:tr w:rsidRPr="00DF77FC" w:rsidR="009024DD" w:rsidTr="004D28BD" w14:paraId="6218F014"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9024DD" w:rsidP="00BB120E" w:rsidRDefault="00BB120E" w14:paraId="1D2A1FDC" w14:textId="7C2F72F7">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CB2141" w:rsidP="00CB2141" w:rsidRDefault="00CB2141" w14:paraId="3A2EF501" w14:textId="4CB965BF">
            <w:pPr>
              <w:rPr>
                <w:rFonts w:eastAsia="Times New Roman" w:cs="Times New Roman"/>
                <w:strike/>
                <w:color w:val="FF0000"/>
                <w:rPrChange w:author="Støylen, Mari" w:date="2021-05-04T10:19:00Z" w:id="770">
                  <w:rPr>
                    <w:rFonts w:eastAsia="Times New Roman" w:cs="Times New Roman"/>
                  </w:rPr>
                </w:rPrChange>
              </w:rPr>
            </w:pPr>
            <w:r w:rsidRPr="00287AA1">
              <w:rPr>
                <w:rFonts w:eastAsia="Times New Roman" w:cs="Times New Roman"/>
                <w:strike/>
                <w:highlight w:val="lightGray"/>
                <w:rPrChange w:author="Støylen, Mari" w:date="2021-05-04T10:19:00Z" w:id="771">
                  <w:rPr>
                    <w:rFonts w:eastAsia="Times New Roman" w:cs="Times New Roman"/>
                  </w:rPr>
                </w:rPrChange>
              </w:rPr>
              <w:t>For de søkerne som bruker selvbetjeningsløsningen</w:t>
            </w:r>
            <w:r w:rsidRPr="00287AA1" w:rsidR="00A86179">
              <w:rPr>
                <w:rFonts w:eastAsia="Times New Roman" w:cs="Times New Roman"/>
                <w:strike/>
                <w:highlight w:val="lightGray"/>
                <w:rPrChange w:author="Støylen, Mari" w:date="2021-05-04T10:19:00Z" w:id="772">
                  <w:rPr>
                    <w:rFonts w:eastAsia="Times New Roman" w:cs="Times New Roman"/>
                  </w:rPr>
                </w:rPrChange>
              </w:rPr>
              <w:t>,</w:t>
            </w:r>
            <w:r w:rsidRPr="00287AA1">
              <w:rPr>
                <w:rFonts w:eastAsia="Times New Roman" w:cs="Times New Roman"/>
                <w:strike/>
                <w:highlight w:val="lightGray"/>
                <w:rPrChange w:author="Støylen, Mari" w:date="2021-05-04T10:19:00Z" w:id="773">
                  <w:rPr>
                    <w:rFonts w:eastAsia="Times New Roman" w:cs="Times New Roman"/>
                  </w:rPr>
                </w:rPrChange>
              </w:rPr>
              <w:t xml:space="preserve"> </w:t>
            </w:r>
            <w:r w:rsidRPr="00287AA1" w:rsidR="00D6334E">
              <w:rPr>
                <w:rFonts w:eastAsia="Times New Roman" w:cs="Times New Roman"/>
                <w:strike/>
                <w:highlight w:val="lightGray"/>
                <w:rPrChange w:author="Støylen, Mari" w:date="2021-05-04T10:19:00Z" w:id="774">
                  <w:rPr>
                    <w:rFonts w:eastAsia="Times New Roman" w:cs="Times New Roman"/>
                  </w:rPr>
                </w:rPrChange>
              </w:rPr>
              <w:t>vil de motta</w:t>
            </w:r>
            <w:r w:rsidRPr="00287AA1">
              <w:rPr>
                <w:rFonts w:eastAsia="Times New Roman" w:cs="Times New Roman"/>
                <w:strike/>
                <w:highlight w:val="lightGray"/>
                <w:rPrChange w:author="Støylen, Mari" w:date="2021-05-04T10:19:00Z" w:id="775">
                  <w:rPr>
                    <w:rFonts w:eastAsia="Times New Roman" w:cs="Times New Roman"/>
                  </w:rPr>
                </w:rPrChange>
              </w:rPr>
              <w:t xml:space="preserve"> informasjon </w:t>
            </w:r>
            <w:r w:rsidRPr="00287AA1" w:rsidR="00EF6E96">
              <w:rPr>
                <w:rFonts w:eastAsia="Times New Roman" w:cs="Times New Roman"/>
                <w:strike/>
                <w:highlight w:val="lightGray"/>
                <w:rPrChange w:author="Støylen, Mari" w:date="2021-05-04T10:19:00Z" w:id="776">
                  <w:rPr>
                    <w:rFonts w:eastAsia="Times New Roman" w:cs="Times New Roman"/>
                  </w:rPr>
                </w:rPrChange>
              </w:rPr>
              <w:t>via</w:t>
            </w:r>
            <w:r w:rsidRPr="00287AA1">
              <w:rPr>
                <w:rFonts w:eastAsia="Times New Roman" w:cs="Times New Roman"/>
                <w:strike/>
                <w:highlight w:val="lightGray"/>
                <w:rPrChange w:author="Støylen, Mari" w:date="2021-05-04T10:19:00Z" w:id="777">
                  <w:rPr>
                    <w:rFonts w:eastAsia="Times New Roman" w:cs="Times New Roman"/>
                  </w:rPr>
                </w:rPrChange>
              </w:rPr>
              <w:t xml:space="preserve"> denne tjenesten om hvordan NAV behandler deres personopplysninger </w:t>
            </w:r>
            <w:r w:rsidRPr="00287AA1" w:rsidR="00D6334E">
              <w:rPr>
                <w:rFonts w:eastAsia="Times New Roman" w:cs="Times New Roman"/>
                <w:strike/>
                <w:highlight w:val="lightGray"/>
                <w:rPrChange w:author="Støylen, Mari" w:date="2021-05-04T10:19:00Z" w:id="778">
                  <w:rPr>
                    <w:rFonts w:eastAsia="Times New Roman" w:cs="Times New Roman"/>
                  </w:rPr>
                </w:rPrChange>
              </w:rPr>
              <w:t>i denne løsningen</w:t>
            </w:r>
            <w:r w:rsidRPr="00287AA1">
              <w:rPr>
                <w:rFonts w:eastAsia="Times New Roman" w:cs="Times New Roman"/>
                <w:strike/>
                <w:highlight w:val="lightGray"/>
                <w:rPrChange w:author="Støylen, Mari" w:date="2021-05-04T10:19:00Z" w:id="779">
                  <w:rPr>
                    <w:rFonts w:eastAsia="Times New Roman" w:cs="Times New Roman"/>
                  </w:rPr>
                </w:rPrChange>
              </w:rPr>
              <w:t xml:space="preserve">. I selvbetjeningsløsningen har NAV direkte kontakt med søker og innhenter personopplysningene direkte fra </w:t>
            </w:r>
            <w:r w:rsidRPr="00287AA1" w:rsidR="00E84A79">
              <w:rPr>
                <w:rFonts w:eastAsia="Times New Roman" w:cs="Times New Roman"/>
                <w:strike/>
                <w:highlight w:val="lightGray"/>
                <w:rPrChange w:author="Støylen, Mari" w:date="2021-05-04T10:19:00Z" w:id="780">
                  <w:rPr>
                    <w:rFonts w:eastAsia="Times New Roman" w:cs="Times New Roman"/>
                  </w:rPr>
                </w:rPrChange>
              </w:rPr>
              <w:t>vedkommende</w:t>
            </w:r>
            <w:r w:rsidRPr="00287AA1">
              <w:rPr>
                <w:rFonts w:eastAsia="Times New Roman" w:cs="Times New Roman"/>
                <w:strike/>
                <w:highlight w:val="lightGray"/>
                <w:rPrChange w:author="Støylen, Mari" w:date="2021-05-04T10:19:00Z" w:id="781">
                  <w:rPr>
                    <w:rFonts w:eastAsia="Times New Roman" w:cs="Times New Roman"/>
                  </w:rPr>
                </w:rPrChange>
              </w:rPr>
              <w:t>. I piloten til selvbetjeningsløsningen var det utarbeidet en førsteside med informasjon til brukeren, blant annet om personvern.</w:t>
            </w:r>
            <w:r w:rsidRPr="00287AA1" w:rsidR="00E84A79">
              <w:rPr>
                <w:rFonts w:eastAsia="Times New Roman" w:cs="Times New Roman"/>
                <w:strike/>
                <w:highlight w:val="lightGray"/>
                <w:rPrChange w:author="Støylen, Mari" w:date="2021-05-04T10:19:00Z" w:id="782">
                  <w:rPr>
                    <w:rFonts w:eastAsia="Times New Roman" w:cs="Times New Roman"/>
                  </w:rPr>
                </w:rPrChange>
              </w:rPr>
              <w:t xml:space="preserve"> Dette er et tiltak som skal sørge for at bruker blir tilstrekkelig informert om hvordan NAV behandler vedkommendes personopplysninger.</w:t>
            </w:r>
            <w:r w:rsidRPr="00287AA1">
              <w:rPr>
                <w:rFonts w:eastAsia="Times New Roman" w:cs="Times New Roman"/>
                <w:strike/>
                <w:rPrChange w:author="Støylen, Mari" w:date="2021-05-04T10:19:00Z" w:id="783">
                  <w:rPr>
                    <w:rFonts w:eastAsia="Times New Roman" w:cs="Times New Roman"/>
                  </w:rPr>
                </w:rPrChange>
              </w:rPr>
              <w:t xml:space="preserve"> </w:t>
            </w:r>
            <w:ins w:author="Støylen, Mari" w:date="2021-04-12T18:00:00Z" w:id="784">
              <w:r w:rsidRPr="00287AA1" w:rsidR="0091594C">
                <w:rPr>
                  <w:rFonts w:eastAsia="Times New Roman" w:cs="Times New Roman"/>
                  <w:strike/>
                  <w:rPrChange w:author="Støylen, Mari" w:date="2021-05-04T10:19:00Z" w:id="785">
                    <w:rPr>
                      <w:rFonts w:eastAsia="Times New Roman" w:cs="Times New Roman"/>
                    </w:rPr>
                  </w:rPrChange>
                </w:rPr>
                <w:t xml:space="preserve"> </w:t>
              </w:r>
            </w:ins>
          </w:p>
          <w:p w:rsidRPr="00CB2141" w:rsidR="00CB2141" w:rsidP="00CB2141" w:rsidRDefault="00CB2141" w14:paraId="367A04BA" w14:textId="77777777">
            <w:pPr>
              <w:rPr>
                <w:rFonts w:eastAsia="Times New Roman" w:cs="Times New Roman"/>
              </w:rPr>
            </w:pPr>
            <w:r w:rsidRPr="00CB2141">
              <w:rPr>
                <w:rFonts w:eastAsia="Times New Roman" w:cs="Times New Roman"/>
              </w:rPr>
              <w:t>Hvis bruker bor i Norge, blir bruker informert om at NAV henvender seg til utlandet for å hente inn personopplysninger som NAV trenger for å ta stilling til søknaden. Dette er informasjon om behandlingen som skjer, men ikke spesifikt om GDPR. Bruker blir også informert i forbindelse med vedtaket. Men ikke om lagringstid og spesifikt om hvordan NAV behandler vedkommendes personopplysninger.</w:t>
            </w:r>
          </w:p>
          <w:p w:rsidRPr="00CB2141" w:rsidR="00CB2141" w:rsidP="00CB2141" w:rsidRDefault="00CB2141" w14:paraId="0214137D" w14:textId="77777777">
            <w:pPr>
              <w:rPr>
                <w:rFonts w:eastAsia="Times New Roman" w:cs="Times New Roman"/>
              </w:rPr>
            </w:pPr>
            <w:r w:rsidRPr="00CB2141">
              <w:rPr>
                <w:rFonts w:eastAsia="Times New Roman" w:cs="Times New Roman"/>
              </w:rPr>
              <w:t xml:space="preserve">Hvis NAV mottar søknad fra bruker, sender NAV orienteringsbrev til bruker om saksbehandlingstid. Formålet er ikke å informere om behandlingen av personopplysninger etter GDPR. </w:t>
            </w:r>
          </w:p>
          <w:p w:rsidRPr="00CB2141" w:rsidR="00CB2141" w:rsidP="00CB2141" w:rsidRDefault="00CB2141" w14:paraId="573C5390" w14:textId="77777777">
            <w:pPr>
              <w:rPr>
                <w:rFonts w:eastAsia="Times New Roman" w:cs="Times New Roman"/>
              </w:rPr>
            </w:pPr>
            <w:r w:rsidRPr="00CB2141">
              <w:rPr>
                <w:rFonts w:eastAsia="Times New Roman" w:cs="Times New Roman"/>
              </w:rPr>
              <w:t xml:space="preserve">Hvis bruker bor i utlandet, sender NAV vedtaket til bruker. Vedtaket inneholder ikke spesifikk informasjon om hvordan NAV har behandlet personopplysninger. </w:t>
            </w:r>
          </w:p>
          <w:p w:rsidRPr="00CB2141" w:rsidR="00CB2141" w:rsidP="00CB2141" w:rsidRDefault="00CB2141" w14:paraId="405E9B26" w14:textId="52EA9217">
            <w:pPr>
              <w:rPr>
                <w:rFonts w:eastAsia="Times New Roman" w:cs="Times New Roman"/>
              </w:rPr>
            </w:pPr>
            <w:r w:rsidRPr="00CB2141">
              <w:rPr>
                <w:rFonts w:eastAsia="Times New Roman" w:cs="Times New Roman"/>
              </w:rPr>
              <w:t>Dette er nok intern</w:t>
            </w:r>
            <w:r w:rsidR="005A67E7">
              <w:rPr>
                <w:rFonts w:eastAsia="Times New Roman" w:cs="Times New Roman"/>
              </w:rPr>
              <w:t>e</w:t>
            </w:r>
            <w:r w:rsidRPr="00CB2141">
              <w:rPr>
                <w:rFonts w:eastAsia="Times New Roman" w:cs="Times New Roman"/>
              </w:rPr>
              <w:t xml:space="preserve"> rutiner som i varierende grad er formalisert.</w:t>
            </w:r>
          </w:p>
          <w:p w:rsidRPr="00CB2141" w:rsidR="00CB2141" w:rsidP="00CB2141" w:rsidRDefault="00CB2141" w14:paraId="0872D780" w14:textId="77777777">
            <w:pPr>
              <w:rPr>
                <w:rFonts w:eastAsia="Times New Roman" w:cs="Times New Roman"/>
              </w:rPr>
            </w:pPr>
            <w:r w:rsidRPr="00CB2141">
              <w:rPr>
                <w:rFonts w:eastAsia="Times New Roman" w:cs="Times New Roman"/>
              </w:rPr>
              <w:t xml:space="preserve">Risikoreduserende tiltak: </w:t>
            </w:r>
          </w:p>
          <w:p w:rsidRPr="00EF6E96" w:rsidR="00CB2141" w:rsidP="00392EB9" w:rsidRDefault="00CB2141" w14:paraId="38C2030C" w14:textId="61836A8B">
            <w:pPr>
              <w:pStyle w:val="Listeavsnitt"/>
              <w:numPr>
                <w:ilvl w:val="0"/>
                <w:numId w:val="36"/>
              </w:numPr>
              <w:rPr>
                <w:rFonts w:eastAsia="Times New Roman" w:cs="Times New Roman"/>
                <w:sz w:val="22"/>
              </w:rPr>
            </w:pPr>
            <w:r w:rsidRPr="00EF6E96">
              <w:rPr>
                <w:rFonts w:eastAsia="Times New Roman" w:cs="Times New Roman"/>
                <w:sz w:val="22"/>
              </w:rPr>
              <w:t xml:space="preserve">NAV gir </w:t>
            </w:r>
            <w:r w:rsidRPr="00EF6E96" w:rsidR="00DF56AD">
              <w:rPr>
                <w:rFonts w:eastAsia="Times New Roman" w:cs="Times New Roman"/>
                <w:sz w:val="22"/>
              </w:rPr>
              <w:t>personer</w:t>
            </w:r>
            <w:r w:rsidRPr="00EF6E96">
              <w:rPr>
                <w:rFonts w:eastAsia="Times New Roman" w:cs="Times New Roman"/>
                <w:sz w:val="22"/>
              </w:rPr>
              <w:t xml:space="preserve"> generell informasjon på nav.no om de ytelsene og tjenestene som man kan ha krav på. Informasjonen gis på norsk og på engelsk. Denne informasjonen er med å oppfylle </w:t>
            </w:r>
            <w:proofErr w:type="spellStart"/>
            <w:r w:rsidRPr="00EF6E96">
              <w:rPr>
                <w:rFonts w:eastAsia="Times New Roman" w:cs="Times New Roman"/>
                <w:sz w:val="22"/>
              </w:rPr>
              <w:t>NAVs</w:t>
            </w:r>
            <w:proofErr w:type="spellEnd"/>
            <w:r w:rsidRPr="00EF6E96">
              <w:rPr>
                <w:rFonts w:eastAsia="Times New Roman" w:cs="Times New Roman"/>
                <w:sz w:val="22"/>
              </w:rPr>
              <w:t xml:space="preserve"> forvaltningsmessige informasjons- og opplysningsplikt, jf. forvaltningsloven § 11. Informasjonen er dermed vinklet mot hvilke ytelser man kan ha krav på, og mindre på hvordan den enkeltes personopplysninger behandles. Imidlertid tydeliggjør beskrivelsene formålet med behandlingen, nemlig at NAV skal kunne vurdere om vilkårene for å få ytelsen er oppfylt, og hvilke personopplysninger som en søker må oppgi for å få ytelsen. </w:t>
            </w:r>
          </w:p>
          <w:p w:rsidRPr="00EF6E96" w:rsidR="009024DD" w:rsidP="00392EB9" w:rsidRDefault="00CB2141" w14:paraId="7414EEC5" w14:textId="4F419EC6">
            <w:pPr>
              <w:pStyle w:val="Listeavsnitt"/>
              <w:numPr>
                <w:ilvl w:val="0"/>
                <w:numId w:val="36"/>
              </w:numPr>
              <w:rPr>
                <w:rFonts w:eastAsia="Times New Roman" w:cs="Times New Roman"/>
              </w:rPr>
            </w:pPr>
            <w:r w:rsidRPr="00EF6E96">
              <w:rPr>
                <w:rFonts w:eastAsia="Times New Roman" w:cs="Times New Roman"/>
                <w:sz w:val="22"/>
              </w:rPr>
              <w:t>NAV har gitt de registrerte generell inform</w:t>
            </w:r>
            <w:r w:rsidRPr="00EF6E96" w:rsidR="005A67E7">
              <w:rPr>
                <w:rFonts w:eastAsia="Times New Roman" w:cs="Times New Roman"/>
                <w:sz w:val="22"/>
              </w:rPr>
              <w:t>asjon</w:t>
            </w:r>
            <w:r w:rsidRPr="00EF6E96">
              <w:rPr>
                <w:rFonts w:eastAsia="Times New Roman" w:cs="Times New Roman"/>
                <w:sz w:val="22"/>
              </w:rPr>
              <w:t xml:space="preserve"> om hvordan deres personopplysninger behandles når de søker om ytelser eller tjenester i personvernerklæringen som er publisert på nav.no. Personvernerklæringen inneholder blant </w:t>
            </w:r>
            <w:r w:rsidRPr="00EF6E96">
              <w:rPr>
                <w:rFonts w:eastAsia="Times New Roman" w:cs="Times New Roman"/>
                <w:sz w:val="22"/>
              </w:rPr>
              <w:t>annet informasjon om hvordan den registrerte skal håndheve sine rettigheter etter personopplysningslovgivningen og hvilke personopplysninger som utleveres til EØS-land.</w:t>
            </w:r>
          </w:p>
        </w:tc>
      </w:tr>
      <w:tr w:rsidRPr="00DF77FC" w:rsidR="009024DD" w:rsidTr="004D28BD" w14:paraId="708098B4"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71BF1A7C" w14:textId="7E46C66E">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CB2141" w:rsidR="00CB2141" w:rsidP="00CB2141" w:rsidRDefault="00CB2141" w14:paraId="7E2BAAB8" w14:textId="77777777">
            <w:pPr>
              <w:rPr>
                <w:rFonts w:eastAsia="Times New Roman" w:cs="Times New Roman"/>
              </w:rPr>
            </w:pPr>
            <w:r w:rsidRPr="00CB2141">
              <w:rPr>
                <w:rFonts w:eastAsia="Times New Roman" w:cs="Times New Roman"/>
              </w:rPr>
              <w:t xml:space="preserve">Det at den registrerte ikke blir informert om behandlingen vil i seg selv være et brudd på GDPR artikkel 12, 13 og/eller 14. </w:t>
            </w:r>
          </w:p>
          <w:p w:rsidRPr="00CB2141" w:rsidR="00CB2141" w:rsidP="00CB2141" w:rsidRDefault="00CB2141" w14:paraId="6C414AA1" w14:textId="77777777">
            <w:pPr>
              <w:rPr>
                <w:rFonts w:eastAsia="Times New Roman" w:cs="Times New Roman"/>
              </w:rPr>
            </w:pPr>
            <w:r w:rsidRPr="00CB2141">
              <w:rPr>
                <w:rFonts w:eastAsia="Times New Roman" w:cs="Times New Roman"/>
              </w:rPr>
              <w:t>Hvis den registrerte ikke får oppfylt retten til informasjon om den behandlingen av personopplysninger som NAV faktisk gjør, vil vedkommende ha manglende mulighet til å verifisere at NAV som behandlingsansvarlig behandler personopplysninger i tråd med personvernregelverket. Det vil også være vanskelig for den registrerte å håndheve øvrige rettigheter, for eksempel om opplysningene er korrekte, oppbevares iht. lagringsbestemmelser etc. mister kontroll, risiko for ikke mulighet til å håndheve øvrige rettigheter.</w:t>
            </w:r>
          </w:p>
          <w:p w:rsidRPr="00DF77FC" w:rsidR="009024DD" w:rsidP="00CB2141" w:rsidRDefault="00CB2141" w14:paraId="4B68047A" w14:textId="1FD8F103">
            <w:pPr>
              <w:rPr>
                <w:rFonts w:eastAsia="Times New Roman" w:cs="Times New Roman"/>
              </w:rPr>
            </w:pPr>
            <w:r w:rsidRPr="00CB2141">
              <w:rPr>
                <w:rFonts w:eastAsia="Times New Roman" w:cs="Times New Roman"/>
              </w:rPr>
              <w:t>Personopplysninger som behandles kan inneholde sensitive personopplysninger, jf. GDPR artikkel 9 nr. 1, f.eks. informasjon om fagforeningsmedlemskap eller opplysninger som indirekte er sensitive. Det at den registrerte ikke blir informert om at NAV behandler denne typen personopplysninger, vil være et ekstra alvorlig brudd på den enkeltes personvern.</w:t>
            </w:r>
          </w:p>
        </w:tc>
      </w:tr>
      <w:tr w:rsidRPr="00DF77FC" w:rsidR="009024DD" w:rsidTr="004D28BD" w14:paraId="1DEDD94C"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106F302C" w14:textId="760D3220">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1A3796" w:rsidRDefault="00CB2141" w14:paraId="1497C85A" w14:textId="49CCF210">
            <w:pPr>
              <w:rPr>
                <w:rFonts w:eastAsia="Times New Roman" w:cs="Times New Roman"/>
              </w:rPr>
            </w:pPr>
            <w:r w:rsidRPr="00CB2141">
              <w:rPr>
                <w:rFonts w:eastAsia="Times New Roman" w:cs="Times New Roman"/>
              </w:rPr>
              <w:t xml:space="preserve">I en alminnelig søknadsprosess informeres bruker om behandlingen som skjer. Det foreligger også en del manuelle rutiner, noe som øker sannsynligheten for at bruker ikke blir informert. Hvorvidt bruker blir informert, er til en viss grad avhengig av den enkelte saksbehandler. Utenfor en søknadsprosess er risikoen for at bruker ikke blir informert større. Hvorvidt bruker blir informert avhenger også til en viss grad av hvilken type sak det gjelder – om trygdemyndigheter i utlandet ber om opplysninger som NAV ikke har, må NAV henvende seg direkte til bruker for å spørre om dette. En type forespørsel hvor bruker ikke blir informert er spørsmål fra utlandet om brukers adresse eller utbetalinger. I disse sakene har NAV informasjonen i interne registre, og utleverer denne uten å spesifikt informere den enkelte bruker. I saker som får økonomiske konsekvenser for den registrerte, er NAV flinkere til å informere brukeren direkte. Etter prosjektets vurdering i denne </w:t>
            </w:r>
            <w:proofErr w:type="spellStart"/>
            <w:r w:rsidRPr="00CB2141">
              <w:rPr>
                <w:rFonts w:eastAsia="Times New Roman" w:cs="Times New Roman"/>
              </w:rPr>
              <w:t>PVKen</w:t>
            </w:r>
            <w:proofErr w:type="spellEnd"/>
            <w:r w:rsidRPr="00CB2141">
              <w:rPr>
                <w:rFonts w:eastAsia="Times New Roman" w:cs="Times New Roman"/>
              </w:rPr>
              <w:t xml:space="preserve"> er det mer sannsynlig at kvaliteten på informasjonen varierer, enn at noen som har behov for informasjon ikke får det.  </w:t>
            </w:r>
          </w:p>
        </w:tc>
      </w:tr>
      <w:tr w:rsidRPr="00DF77FC" w:rsidR="009024DD" w:rsidTr="004D28BD" w14:paraId="2A718781"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48B5FFB7" w14:textId="4D570270">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CB2141" w:rsidR="00CB2141" w:rsidP="00CB2141" w:rsidRDefault="00CB2141" w14:paraId="69C487A7" w14:textId="77777777">
            <w:pPr>
              <w:rPr>
                <w:rFonts w:eastAsia="Times New Roman" w:cs="Times New Roman"/>
              </w:rPr>
            </w:pPr>
            <w:r w:rsidRPr="00CB2141">
              <w:rPr>
                <w:rFonts w:eastAsia="Times New Roman" w:cs="Times New Roman"/>
              </w:rPr>
              <w:t>Hvis den registrerte ikke får tilstrekkelig informasjon om hvordan NAV behandler personopplysninger i EESSI, vil vedkommende ha manglende mulighet til å verifisere at NAV som behandlingsansvarlig behandler personopplysninger i tråd med personvernregelverket. Det vil også være vanskelig for den registrerte å håndheve øvrige rettigheter (</w:t>
            </w:r>
            <w:proofErr w:type="gramStart"/>
            <w:r w:rsidRPr="00CB2141">
              <w:rPr>
                <w:rFonts w:eastAsia="Times New Roman" w:cs="Times New Roman"/>
              </w:rPr>
              <w:t>f. eks.</w:t>
            </w:r>
            <w:proofErr w:type="gramEnd"/>
            <w:r w:rsidRPr="00CB2141">
              <w:rPr>
                <w:rFonts w:eastAsia="Times New Roman" w:cs="Times New Roman"/>
              </w:rPr>
              <w:t xml:space="preserve"> om opplysningene er korrekte, oppbevares iht. lagringsbestemmelser etc.).</w:t>
            </w:r>
          </w:p>
          <w:p w:rsidRPr="00CB2141" w:rsidR="00CB2141" w:rsidP="00CB2141" w:rsidRDefault="00CB2141" w14:paraId="339512D8" w14:textId="77777777">
            <w:pPr>
              <w:rPr>
                <w:rFonts w:eastAsia="Times New Roman" w:cs="Times New Roman"/>
              </w:rPr>
            </w:pPr>
            <w:r w:rsidRPr="00CB2141">
              <w:rPr>
                <w:rFonts w:eastAsia="Times New Roman" w:cs="Times New Roman"/>
              </w:rPr>
              <w:t xml:space="preserve">Det antas at det ikke vil ha noen økonomiske konsekvenser for den enkelte hvis NAV ikke informerer om at en brukers adresse er sendt til utlandet. Det er heller slik at å oversende informasjon om en bruker som utenlandske trygdemyndigheter etterspør vil kunne påvirke saksbehandlingstiden negativt. Det er heller motsatt.  </w:t>
            </w:r>
          </w:p>
          <w:p w:rsidRPr="00CB2141" w:rsidR="00CB2141" w:rsidP="00CB2141" w:rsidRDefault="00CB2141" w14:paraId="7900C800" w14:textId="2374FFB4">
            <w:pPr>
              <w:rPr>
                <w:rFonts w:eastAsia="Times New Roman" w:cs="Times New Roman"/>
              </w:rPr>
            </w:pPr>
            <w:r w:rsidRPr="00CB2141">
              <w:rPr>
                <w:rFonts w:eastAsia="Times New Roman" w:cs="Times New Roman"/>
              </w:rPr>
              <w:t>Den mest realistiske konsekvensen for dette personvernscenarioet er at bruker ikke blir informert om hvilke personopplysninger som er lagt til grunn for et vedtak, og at det dermed blir fattet vedtak på feil grunnlag, men at det blir oppdaget i forbindelse med selve vedtaket. NAV har gode rutiner for å informere bruker i selve vedtaket. Det antas at økonomiske tap i så fall vil være midlertidig</w:t>
            </w:r>
            <w:r w:rsidR="0079102A">
              <w:rPr>
                <w:rFonts w:eastAsia="Times New Roman" w:cs="Times New Roman"/>
              </w:rPr>
              <w:t>e</w:t>
            </w:r>
            <w:r w:rsidRPr="00CB2141">
              <w:rPr>
                <w:rFonts w:eastAsia="Times New Roman" w:cs="Times New Roman"/>
              </w:rPr>
              <w:t xml:space="preserve">.   </w:t>
            </w:r>
          </w:p>
          <w:p w:rsidRPr="00DF77FC" w:rsidR="009024DD" w:rsidP="00CB2141" w:rsidRDefault="00CB2141" w14:paraId="091FF7C9" w14:textId="2E05988B">
            <w:pPr>
              <w:rPr>
                <w:rFonts w:eastAsia="Times New Roman" w:cs="Times New Roman"/>
              </w:rPr>
            </w:pPr>
            <w:r w:rsidRPr="00CB2141">
              <w:rPr>
                <w:rFonts w:eastAsia="Times New Roman" w:cs="Times New Roman"/>
              </w:rPr>
              <w:t>Det antas at informasjonen som beskrevet ovenfor gjør den registrerte i stand til å håndheve sine personvernrettigheter på en tilfredsstillende måte, og at det dermed ikke foreligger brudd på den registrertes rett til informasjon.</w:t>
            </w:r>
          </w:p>
        </w:tc>
      </w:tr>
      <w:tr w:rsidRPr="00DF77FC" w:rsidR="009024DD" w:rsidTr="004D28BD" w14:paraId="6CC426DB"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60681D27" w14:textId="524D8F97">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CB2141" w:rsidR="00CB2141" w:rsidP="00CB2141" w:rsidRDefault="0079102A" w14:paraId="637CE9D2" w14:textId="2B3C3D57">
            <w:pPr>
              <w:rPr>
                <w:rFonts w:eastAsia="Times New Roman" w:cs="Times New Roman"/>
              </w:rPr>
            </w:pPr>
            <w:r>
              <w:rPr>
                <w:rFonts w:eastAsia="Times New Roman" w:cs="Times New Roman"/>
              </w:rPr>
              <w:t>P</w:t>
            </w:r>
            <w:r w:rsidRPr="00CB2141" w:rsidR="00CB2141">
              <w:rPr>
                <w:rFonts w:eastAsia="Times New Roman" w:cs="Times New Roman"/>
              </w:rPr>
              <w:t xml:space="preserve">rosjektet har besluttet å utarbeide en standardtekst om personopplysninger som inntas i </w:t>
            </w:r>
            <w:r w:rsidR="009D0AFC">
              <w:rPr>
                <w:rFonts w:eastAsia="Times New Roman" w:cs="Times New Roman"/>
              </w:rPr>
              <w:t>et brev</w:t>
            </w:r>
            <w:r w:rsidRPr="00CB2141" w:rsidR="00CB2141">
              <w:rPr>
                <w:rFonts w:eastAsia="Times New Roman" w:cs="Times New Roman"/>
              </w:rPr>
              <w:t xml:space="preserve"> som sendes til brukeren.</w:t>
            </w:r>
            <w:r w:rsidR="009D0AFC">
              <w:rPr>
                <w:rFonts w:eastAsia="Times New Roman" w:cs="Times New Roman"/>
              </w:rPr>
              <w:t xml:space="preserve"> Det skal tas stilling til </w:t>
            </w:r>
            <w:proofErr w:type="gramStart"/>
            <w:r w:rsidR="009D0AFC">
              <w:rPr>
                <w:rFonts w:eastAsia="Times New Roman" w:cs="Times New Roman"/>
              </w:rPr>
              <w:t>hvilket type</w:t>
            </w:r>
            <w:proofErr w:type="gramEnd"/>
            <w:r w:rsidR="009D0AFC">
              <w:rPr>
                <w:rFonts w:eastAsia="Times New Roman" w:cs="Times New Roman"/>
              </w:rPr>
              <w:t xml:space="preserve"> brev denne informasjonen skal sendes i.</w:t>
            </w:r>
            <w:r w:rsidRPr="00CB2141" w:rsidR="00CB2141">
              <w:rPr>
                <w:rFonts w:eastAsia="Times New Roman" w:cs="Times New Roman"/>
              </w:rPr>
              <w:t xml:space="preserve"> Teksten bør bestå av en standardtekst og de vanligste eksempler på behandlinger av personopplysninger, herunder informasjon om at hvert enkelt land vil be om egne opplysninger, og at NAV vil ta kontakt med bruker om vi må hente inn opplysninger som NAV ikke har. Det antas at NAV ikke bør informere bruker hver eneste gang personopplysninger utleveres, da dette vil kunne oppleves som spamming. </w:t>
            </w:r>
          </w:p>
          <w:p w:rsidRPr="00DF77FC" w:rsidR="009024DD" w:rsidP="00CB2141" w:rsidRDefault="00CB2141" w14:paraId="15335157" w14:textId="4A2317F2">
            <w:pPr>
              <w:rPr>
                <w:rFonts w:eastAsia="Times New Roman" w:cs="Times New Roman"/>
              </w:rPr>
            </w:pPr>
            <w:r w:rsidRPr="00CB2141">
              <w:rPr>
                <w:rFonts w:eastAsia="Times New Roman" w:cs="Times New Roman"/>
              </w:rPr>
              <w:t xml:space="preserve">Prosjektet ønsker også å løfte opp en problemstilling knyttet til </w:t>
            </w:r>
            <w:proofErr w:type="spellStart"/>
            <w:r w:rsidRPr="00CB2141">
              <w:rPr>
                <w:rFonts w:eastAsia="Times New Roman" w:cs="Times New Roman"/>
              </w:rPr>
              <w:t>DittNAV</w:t>
            </w:r>
            <w:proofErr w:type="spellEnd"/>
            <w:r w:rsidRPr="00CB2141">
              <w:rPr>
                <w:rFonts w:eastAsia="Times New Roman" w:cs="Times New Roman"/>
              </w:rPr>
              <w:t xml:space="preserve">. Intervjuer med de registrerte har vist at de antar at alle opplysninger de har krav på ligger på </w:t>
            </w:r>
            <w:proofErr w:type="spellStart"/>
            <w:r w:rsidRPr="00CB2141">
              <w:rPr>
                <w:rFonts w:eastAsia="Times New Roman" w:cs="Times New Roman"/>
              </w:rPr>
              <w:t>DittNAV</w:t>
            </w:r>
            <w:proofErr w:type="spellEnd"/>
            <w:r w:rsidRPr="00CB2141">
              <w:rPr>
                <w:rFonts w:eastAsia="Times New Roman" w:cs="Times New Roman"/>
              </w:rPr>
              <w:t xml:space="preserve">, og at de ikke har noe forhold til at de må søke innsyn etter offentlighetsloven eller personopplysningsloven dersom de ønsker fullstendig innsyn i alle personopplysningene som NAV behandler om vedkommende. Prosjektet mener at NAV bør utbedre </w:t>
            </w:r>
            <w:proofErr w:type="spellStart"/>
            <w:r w:rsidRPr="00CB2141">
              <w:rPr>
                <w:rFonts w:eastAsia="Times New Roman" w:cs="Times New Roman"/>
              </w:rPr>
              <w:t>DittNAV</w:t>
            </w:r>
            <w:proofErr w:type="spellEnd"/>
            <w:r w:rsidRPr="00CB2141">
              <w:rPr>
                <w:rFonts w:eastAsia="Times New Roman" w:cs="Times New Roman"/>
              </w:rPr>
              <w:t xml:space="preserve"> slik at tjenesten inneholder alle de dokumentene som den registrerte kan ha innsyn i, uavhengig av hvilket regelverk som er hjemmelen. </w:t>
            </w:r>
            <w:proofErr w:type="spellStart"/>
            <w:r w:rsidRPr="00CB2141">
              <w:rPr>
                <w:rFonts w:eastAsia="Times New Roman" w:cs="Times New Roman"/>
              </w:rPr>
              <w:t>DittNAV</w:t>
            </w:r>
            <w:proofErr w:type="spellEnd"/>
            <w:r w:rsidRPr="00CB2141">
              <w:rPr>
                <w:rFonts w:eastAsia="Times New Roman" w:cs="Times New Roman"/>
              </w:rPr>
              <w:t xml:space="preserve"> er en fellestjeneste, og en endring krever en beslutning på et høyere nivå enn prosjektet. Prosjektet ber prosjekteier ta stilling til om dette er en problemstilling som bør løftes opp på et høyere nivå.</w:t>
            </w:r>
          </w:p>
        </w:tc>
      </w:tr>
    </w:tbl>
    <w:p w:rsidR="009024DD" w:rsidP="001747D7" w:rsidRDefault="009024DD" w14:paraId="5793B12C"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9024DD" w:rsidTr="004D28BD" w14:paraId="5462DD29"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9024DD" w:rsidR="009024DD" w:rsidP="00CB2141" w:rsidRDefault="009024DD" w14:paraId="57C24F23" w14:textId="0F42F215">
            <w:pPr>
              <w:jc w:val="center"/>
              <w:rPr>
                <w:rFonts w:eastAsia="Times New Roman" w:cs="Times New Roman"/>
                <w:b/>
                <w:bCs/>
              </w:rPr>
            </w:pPr>
            <w:r w:rsidRPr="009024DD">
              <w:rPr>
                <w:rFonts w:eastAsia="Times New Roman" w:cs="Times New Roman"/>
              </w:rPr>
              <w:t xml:space="preserve">Personvernscenario </w:t>
            </w:r>
            <w:r>
              <w:rPr>
                <w:rFonts w:eastAsia="Times New Roman" w:cs="Times New Roman"/>
              </w:rPr>
              <w:t>P13</w:t>
            </w:r>
            <w:r w:rsidRPr="009024DD">
              <w:rPr>
                <w:rFonts w:eastAsia="Times New Roman" w:cs="Times New Roman"/>
              </w:rPr>
              <w:t xml:space="preserve">. </w:t>
            </w:r>
            <w:r w:rsidR="00CB2141">
              <w:rPr>
                <w:rFonts w:eastAsia="Times New Roman" w:cs="Times New Roman"/>
              </w:rPr>
              <w:t>«</w:t>
            </w:r>
            <w:r w:rsidRPr="00CB2141" w:rsidR="00CB2141">
              <w:rPr>
                <w:rFonts w:eastAsia="Times New Roman" w:cs="Times New Roman"/>
              </w:rPr>
              <w:t>Risiko for at den registrertes rett til innsyn ikke blir ivaretatt</w:t>
            </w:r>
            <w:r w:rsidRPr="009024DD">
              <w:rPr>
                <w:rFonts w:eastAsia="Times New Roman" w:cs="Times New Roman"/>
              </w:rPr>
              <w:t>»</w:t>
            </w:r>
          </w:p>
        </w:tc>
      </w:tr>
      <w:tr w:rsidRPr="00DF77FC" w:rsidR="009024DD" w:rsidTr="004D28BD" w14:paraId="68B21A7A"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9024DD" w:rsidP="004D28BD" w:rsidRDefault="009024DD" w14:paraId="6FCB59DD"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9024DD" w14:paraId="674369AB" w14:textId="77777777">
            <w:pPr>
              <w:rPr>
                <w:rFonts w:eastAsia="Times New Roman" w:cs="Times New Roman"/>
              </w:rPr>
            </w:pPr>
            <w:r>
              <w:rPr>
                <w:rFonts w:eastAsia="Times New Roman" w:cs="Times New Roman"/>
                <w:color w:val="808080" w:themeColor="background1" w:themeShade="80"/>
              </w:rPr>
              <w:t>2</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9024DD" w:rsidP="004D28BD" w:rsidRDefault="009024DD" w14:paraId="2039C507"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CB2141" w14:paraId="63485357" w14:textId="0ED41EE6">
            <w:pPr>
              <w:rPr>
                <w:rFonts w:eastAsia="Times New Roman" w:cs="Times New Roman"/>
              </w:rPr>
            </w:pPr>
            <w:r>
              <w:rPr>
                <w:rFonts w:eastAsia="Times New Roman" w:cs="Times New Roman"/>
                <w:color w:val="808080" w:themeColor="background1" w:themeShade="80"/>
              </w:rPr>
              <w:t>4</w:t>
            </w:r>
          </w:p>
        </w:tc>
      </w:tr>
      <w:tr w:rsidRPr="00DF77FC" w:rsidR="009024DD" w:rsidTr="004D28BD" w14:paraId="2F3F6EFC"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9024DD" w:rsidP="004D28BD" w:rsidRDefault="009024DD" w14:paraId="13AEAD6A"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9024DD" w:rsidTr="004D28BD" w14:paraId="7D96BCBB"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9024DD" w:rsidP="004D28BD" w:rsidRDefault="00CB2141" w14:paraId="2F918B38" w14:textId="0DDD5EB6">
            <w:pPr>
              <w:rPr>
                <w:rFonts w:eastAsia="Times New Roman" w:cs="Times New Roman"/>
              </w:rPr>
            </w:pPr>
            <w:r w:rsidRPr="00CB2141">
              <w:rPr>
                <w:rFonts w:eastAsia="Times New Roman" w:cs="Times New Roman"/>
              </w:rPr>
              <w:t xml:space="preserve">Det er en risiko for at den registrerte ikke får innsyn i hvilke personopplysninger som NAV behandler om vedkommende. Hvilke opplysninger som NAV har om </w:t>
            </w:r>
            <w:proofErr w:type="gramStart"/>
            <w:r w:rsidRPr="00CB2141">
              <w:rPr>
                <w:rFonts w:eastAsia="Times New Roman" w:cs="Times New Roman"/>
              </w:rPr>
              <w:t>vedkommende</w:t>
            </w:r>
            <w:proofErr w:type="gramEnd"/>
            <w:r w:rsidRPr="00CB2141">
              <w:rPr>
                <w:rFonts w:eastAsia="Times New Roman" w:cs="Times New Roman"/>
              </w:rPr>
              <w:t xml:space="preserve"> er dermed ukjent og den registrerte vil ikke være i stand til å ivareta sine personvernrettigheter på en tilstrekkelig måte.</w:t>
            </w:r>
          </w:p>
        </w:tc>
      </w:tr>
      <w:tr w:rsidRPr="00DF77FC" w:rsidR="009024DD" w:rsidTr="004D28BD" w14:paraId="36454E6F"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9024DD" w:rsidP="004D28BD" w:rsidRDefault="009024DD" w14:paraId="1AD34686" w14:textId="77777777">
            <w:pPr>
              <w:jc w:val="center"/>
              <w:rPr>
                <w:rFonts w:eastAsia="Times New Roman" w:cs="Times New Roman"/>
              </w:rPr>
            </w:pPr>
            <w:r w:rsidRPr="00DF77FC">
              <w:rPr>
                <w:rFonts w:eastAsia="Times New Roman" w:cs="Times New Roman"/>
              </w:rPr>
              <w:t>Vurdering</w:t>
            </w:r>
          </w:p>
        </w:tc>
      </w:tr>
      <w:tr w:rsidRPr="00DF77FC" w:rsidR="009024DD" w:rsidTr="004D28BD" w14:paraId="27640C14"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9024DD" w:rsidP="00BB120E" w:rsidRDefault="00BB120E" w14:paraId="1BDEC44E" w14:textId="031AB142">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CB2141" w:rsidR="00CB2141" w:rsidP="00CB2141" w:rsidRDefault="00CB2141" w14:paraId="52D2290C" w14:textId="3A78F4F0">
            <w:r w:rsidRPr="0091594C">
              <w:t>Hvilke meldinger (</w:t>
            </w:r>
            <w:proofErr w:type="spellStart"/>
            <w:r w:rsidRPr="0091594C">
              <w:t>SEDer</w:t>
            </w:r>
            <w:proofErr w:type="spellEnd"/>
            <w:r w:rsidRPr="0091594C">
              <w:t xml:space="preserve">) som NAV sender til utenlandske trygdemyndigheter om søker, dukker ikke opp i selvbetjeningsløsningen </w:t>
            </w:r>
            <w:proofErr w:type="spellStart"/>
            <w:r w:rsidRPr="0091594C">
              <w:t>DittNAV</w:t>
            </w:r>
            <w:proofErr w:type="spellEnd"/>
            <w:r w:rsidRPr="0091594C">
              <w:t xml:space="preserve"> hvor </w:t>
            </w:r>
            <w:r w:rsidRPr="0091594C" w:rsidR="00DF56AD">
              <w:t>personer</w:t>
            </w:r>
            <w:r w:rsidRPr="0091594C">
              <w:t xml:space="preserve"> kan få innsyn i de personopplysningene som NAV behandler om vedkommende.</w:t>
            </w:r>
            <w:r w:rsidRPr="00CB2141">
              <w:t xml:space="preserve"> NAV opptrer i denne sammenheng som obligatorisk mellomledd mellom søker og utenlandske myndigheter. Dersom en </w:t>
            </w:r>
            <w:r w:rsidR="00DF56AD">
              <w:t>person</w:t>
            </w:r>
            <w:r w:rsidRPr="00CB2141">
              <w:t xml:space="preserve"> ønsker innsyn i alle personopplysninger som NAV behandler om vedkommende, må </w:t>
            </w:r>
            <w:r w:rsidR="00DF56AD">
              <w:t>personen</w:t>
            </w:r>
            <w:r w:rsidRPr="00CB2141">
              <w:t xml:space="preserve"> søke innsyn via Kontakt Senter Buskerud. </w:t>
            </w:r>
          </w:p>
          <w:p w:rsidRPr="00CB2141" w:rsidR="00CB2141" w:rsidP="00CB2141" w:rsidRDefault="00CB2141" w14:paraId="637D8294" w14:textId="77777777">
            <w:pPr>
              <w:rPr>
                <w:rFonts w:eastAsia="Times New Roman" w:cs="Times New Roman"/>
              </w:rPr>
            </w:pPr>
            <w:r w:rsidRPr="00CB2141">
              <w:rPr>
                <w:rFonts w:eastAsia="Times New Roman" w:cs="Times New Roman"/>
              </w:rPr>
              <w:t xml:space="preserve">Risikoreduserende tiltak: </w:t>
            </w:r>
          </w:p>
          <w:p w:rsidRPr="00CB2141" w:rsidR="00CB2141" w:rsidP="00392EB9" w:rsidRDefault="00CB2141" w14:paraId="61076412" w14:textId="41204126">
            <w:pPr>
              <w:pStyle w:val="Listeavsnitt"/>
              <w:numPr>
                <w:ilvl w:val="0"/>
                <w:numId w:val="31"/>
              </w:numPr>
              <w:rPr>
                <w:rFonts w:eastAsia="Times New Roman" w:cs="Times New Roman"/>
                <w:sz w:val="22"/>
              </w:rPr>
            </w:pPr>
            <w:r w:rsidRPr="00CB2141">
              <w:rPr>
                <w:rFonts w:eastAsia="Times New Roman" w:cs="Times New Roman"/>
                <w:sz w:val="22"/>
              </w:rPr>
              <w:t xml:space="preserve">NAV har en egen retningslinje for hvordan innsynskrav fra den registrerte skal behandles. I den fremkommer det at NAV Kontaktsenter Buskerud skal behandle alle innsynskrav etter GDPR. En slik sentralisert behandling skal blant annet sikre at den registrerte får oppfylt retten til innsyn innen fristen.  </w:t>
            </w:r>
          </w:p>
          <w:p w:rsidRPr="00CB2141" w:rsidR="009024DD" w:rsidP="00392EB9" w:rsidRDefault="00CB2141" w14:paraId="4C1D9EDB" w14:textId="4930170D">
            <w:pPr>
              <w:pStyle w:val="Listeavsnitt"/>
              <w:numPr>
                <w:ilvl w:val="0"/>
                <w:numId w:val="31"/>
              </w:numPr>
              <w:rPr>
                <w:rFonts w:eastAsia="Times New Roman" w:cs="Times New Roman"/>
              </w:rPr>
            </w:pPr>
            <w:r w:rsidRPr="00CB2141">
              <w:rPr>
                <w:rFonts w:eastAsia="Times New Roman" w:cs="Times New Roman"/>
                <w:sz w:val="22"/>
              </w:rPr>
              <w:t xml:space="preserve">NAV har også en selvbetjeningsløsning på nav.no hvor den registrerte kan logge på og få tilgang til hvilke personopplysninger som er lagret om vedkommende i journalførte dokumenter, brev, meldinger til og fra NAV, pensjonsopptjening, sykmeldinger, jobbsøk, CV og aktivitetsplaner. Denne tjenesten heter </w:t>
            </w:r>
            <w:proofErr w:type="spellStart"/>
            <w:r w:rsidRPr="00CB2141">
              <w:rPr>
                <w:rFonts w:eastAsia="Times New Roman" w:cs="Times New Roman"/>
                <w:sz w:val="22"/>
              </w:rPr>
              <w:t>DittNAV</w:t>
            </w:r>
            <w:proofErr w:type="spellEnd"/>
            <w:r w:rsidRPr="00CB2141">
              <w:rPr>
                <w:rFonts w:eastAsia="Times New Roman" w:cs="Times New Roman"/>
                <w:sz w:val="22"/>
              </w:rPr>
              <w:t>, men den inneholder ikke en fullstendig oversikt over de personopplysningene som NAV behandler om den registrerte. For å få en slik oversikt må den registrerte be om innsyn.</w:t>
            </w:r>
          </w:p>
        </w:tc>
      </w:tr>
      <w:tr w:rsidRPr="00DF77FC" w:rsidR="009024DD" w:rsidTr="004D28BD" w14:paraId="7DA10431"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443030E9" w14:textId="7F70728C">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CB2141" w:rsidR="00CB2141" w:rsidP="00CB2141" w:rsidRDefault="00CB2141" w14:paraId="13F9B809" w14:textId="0B823FFB">
            <w:pPr>
              <w:rPr>
                <w:rFonts w:eastAsia="Times New Roman" w:cs="Times New Roman"/>
              </w:rPr>
            </w:pPr>
            <w:r w:rsidRPr="00CB2141">
              <w:rPr>
                <w:rFonts w:eastAsia="Times New Roman" w:cs="Times New Roman"/>
              </w:rPr>
              <w:t>D</w:t>
            </w:r>
            <w:r>
              <w:rPr>
                <w:rFonts w:eastAsia="Times New Roman" w:cs="Times New Roman"/>
              </w:rPr>
              <w:t xml:space="preserve">et at den registrerte ikke får oppfylt sin rett til innsyn </w:t>
            </w:r>
            <w:r w:rsidRPr="00CB2141">
              <w:rPr>
                <w:rFonts w:eastAsia="Times New Roman" w:cs="Times New Roman"/>
              </w:rPr>
              <w:t>vil i seg selv være et brudd på GDPR artikkel 1</w:t>
            </w:r>
            <w:r>
              <w:rPr>
                <w:rFonts w:eastAsia="Times New Roman" w:cs="Times New Roman"/>
              </w:rPr>
              <w:t>5</w:t>
            </w:r>
            <w:r w:rsidRPr="00CB2141">
              <w:rPr>
                <w:rFonts w:eastAsia="Times New Roman" w:cs="Times New Roman"/>
              </w:rPr>
              <w:t xml:space="preserve">. </w:t>
            </w:r>
          </w:p>
          <w:p w:rsidRPr="00CB2141" w:rsidR="00CB2141" w:rsidP="00CB2141" w:rsidRDefault="00CB2141" w14:paraId="6E15DF20" w14:textId="2D7B3D9A">
            <w:pPr>
              <w:rPr>
                <w:rFonts w:eastAsia="Times New Roman" w:cs="Times New Roman"/>
              </w:rPr>
            </w:pPr>
            <w:r w:rsidRPr="00CB2141">
              <w:rPr>
                <w:rFonts w:eastAsia="Times New Roman" w:cs="Times New Roman"/>
              </w:rPr>
              <w:t xml:space="preserve">Hvis den registrerte ikke får oppfylt retten til </w:t>
            </w:r>
            <w:r>
              <w:rPr>
                <w:rFonts w:eastAsia="Times New Roman" w:cs="Times New Roman"/>
              </w:rPr>
              <w:t>innsyn</w:t>
            </w:r>
            <w:r w:rsidRPr="00CB2141">
              <w:rPr>
                <w:rFonts w:eastAsia="Times New Roman" w:cs="Times New Roman"/>
              </w:rPr>
              <w:t xml:space="preserve"> om den behandlingen av personopplysninger som NAV faktisk gjør, vil vedkommende ha manglende mulighet til å verifisere at NAV som behandlingsansvarlig behandler personopplysninger i tråd med personvernregelverket. Det vil også være vanskelig for den registrerte å håndheve øvrige rettigheter, for eksempel om opplysningene er korrekte, oppbevares iht. lagringsbestemmelser etc.</w:t>
            </w:r>
          </w:p>
          <w:p w:rsidRPr="00DF77FC" w:rsidR="009024DD" w:rsidP="00CB2141" w:rsidRDefault="00CB2141" w14:paraId="07D125BA" w14:textId="581DAEC2">
            <w:pPr>
              <w:rPr>
                <w:rFonts w:eastAsia="Times New Roman" w:cs="Times New Roman"/>
              </w:rPr>
            </w:pPr>
            <w:r w:rsidRPr="00CB2141">
              <w:rPr>
                <w:rFonts w:eastAsia="Times New Roman" w:cs="Times New Roman"/>
              </w:rPr>
              <w:t>Personopplysninger som behandles kan inneholde sensitive personopplysninger, jf. GDPR artikkel 9 nr. 1, f.eks. informasjon om fagforeningsmedlemskap eller opplysninger som indirekte er sensitive. Det at den registrerte ikke blir informert om at NAV behandler denne typen personopplysninger, vil være et ekstra alvorlig brudd på den enkeltes personvern.</w:t>
            </w:r>
          </w:p>
        </w:tc>
      </w:tr>
      <w:tr w:rsidRPr="00DF77FC" w:rsidR="009024DD" w:rsidTr="004D28BD" w14:paraId="01F8503F"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252AD1C6" w14:textId="2042C969">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CB2141" w:rsidRDefault="00CB2141" w14:paraId="76BE6A13" w14:textId="765A16EA">
            <w:pPr>
              <w:rPr>
                <w:rFonts w:eastAsia="Times New Roman" w:cs="Times New Roman"/>
              </w:rPr>
            </w:pPr>
            <w:r w:rsidRPr="00CB2141">
              <w:rPr>
                <w:rFonts w:eastAsia="Times New Roman" w:cs="Times New Roman"/>
              </w:rPr>
              <w:t xml:space="preserve">Det antas at informasjonen som beskrevet ovenfor gjør den registrerte i stand til å håndheve sine personvernrettigheter på en tilfredsstillende måte, og at det dermed ikke er sannsynlig at det vil foreligge brudd på den registrertes rett til innsyn. </w:t>
            </w:r>
            <w:r>
              <w:rPr>
                <w:rFonts w:eastAsia="Times New Roman" w:cs="Times New Roman"/>
              </w:rPr>
              <w:t xml:space="preserve">I vurderingen </w:t>
            </w:r>
            <w:r w:rsidRPr="00CB2141">
              <w:rPr>
                <w:rFonts w:eastAsia="Times New Roman" w:cs="Times New Roman"/>
              </w:rPr>
              <w:t xml:space="preserve">legges </w:t>
            </w:r>
            <w:r>
              <w:rPr>
                <w:rFonts w:eastAsia="Times New Roman" w:cs="Times New Roman"/>
              </w:rPr>
              <w:t xml:space="preserve">det </w:t>
            </w:r>
            <w:r w:rsidRPr="00CB2141">
              <w:rPr>
                <w:rFonts w:eastAsia="Times New Roman" w:cs="Times New Roman"/>
              </w:rPr>
              <w:t xml:space="preserve">særlig vekt på at innsyn har blitt behandlet som en fellestjeneste i NAV og at det er utarbeidet en felles rutine med ett definert kontaktpunkt mellom brukere og NAV for å sikre at brukere får innsyn etter GDPR. </w:t>
            </w:r>
          </w:p>
        </w:tc>
      </w:tr>
      <w:tr w:rsidRPr="00DF77FC" w:rsidR="009024DD" w:rsidTr="004D28BD" w14:paraId="643BC4BA"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2E2B1F3C" w14:textId="49658B4D">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1353D" w:rsidR="0021353D" w:rsidP="0021353D" w:rsidRDefault="0021353D" w14:paraId="4CBAA8C6" w14:textId="77777777">
            <w:pPr>
              <w:rPr>
                <w:rFonts w:eastAsia="Times New Roman" w:cs="Times New Roman"/>
              </w:rPr>
            </w:pPr>
            <w:r w:rsidRPr="0021353D">
              <w:rPr>
                <w:rFonts w:eastAsia="Times New Roman" w:cs="Times New Roman"/>
              </w:rPr>
              <w:t xml:space="preserve">Hvis denne personvernkonsekvensen realiseres, vil det være et direkte brudd på den registrertes rett til innsyn, jf. GDPR artikkel 15. Dette vil være et alvorlig brudd på den registrertes rettigheter. </w:t>
            </w:r>
          </w:p>
          <w:p w:rsidRPr="0021353D" w:rsidR="0021353D" w:rsidP="0021353D" w:rsidRDefault="0021353D" w14:paraId="2FE993EA" w14:textId="77777777">
            <w:pPr>
              <w:rPr>
                <w:rFonts w:eastAsia="Times New Roman" w:cs="Times New Roman"/>
              </w:rPr>
            </w:pPr>
            <w:r w:rsidRPr="0021353D">
              <w:rPr>
                <w:rFonts w:eastAsia="Times New Roman" w:cs="Times New Roman"/>
              </w:rPr>
              <w:t>Hvis den registrerte ikke får oppfylt retten til innsyn, vil den registrerte ha manglende mulighet til å verifisere at NAV som behandlingsansvarlig behandler personopplysninger i tråd med personvernregelverket. Det vil også være vanskelig for den registrerte å håndheve øvrige rettigheter (</w:t>
            </w:r>
            <w:proofErr w:type="gramStart"/>
            <w:r w:rsidRPr="0021353D">
              <w:rPr>
                <w:rFonts w:eastAsia="Times New Roman" w:cs="Times New Roman"/>
              </w:rPr>
              <w:t>f. eks.</w:t>
            </w:r>
            <w:proofErr w:type="gramEnd"/>
            <w:r w:rsidRPr="0021353D">
              <w:rPr>
                <w:rFonts w:eastAsia="Times New Roman" w:cs="Times New Roman"/>
              </w:rPr>
              <w:t xml:space="preserve"> om opplysningene er korrekte, oppbevares iht. lagringsbestemmelser etc.). </w:t>
            </w:r>
          </w:p>
          <w:p w:rsidRPr="00DF77FC" w:rsidR="009024DD" w:rsidP="0021353D" w:rsidRDefault="0021353D" w14:paraId="475A09EE" w14:textId="2EDC45A3">
            <w:pPr>
              <w:rPr>
                <w:rFonts w:eastAsia="Times New Roman" w:cs="Times New Roman"/>
              </w:rPr>
            </w:pPr>
            <w:r w:rsidRPr="0021353D">
              <w:rPr>
                <w:rFonts w:eastAsia="Times New Roman" w:cs="Times New Roman"/>
              </w:rPr>
              <w:t>Dette personvernscenarioet vil kunne inkludere behandling av barns personopplysninger. Barn er en gruppe med særlig beskyttelsesbehov, og dette personvernscenarioet vil kunne få særlig betydning for denne gruppen registrerte.</w:t>
            </w:r>
          </w:p>
        </w:tc>
      </w:tr>
      <w:tr w:rsidRPr="00DF77FC" w:rsidR="009024DD" w:rsidTr="004D28BD" w14:paraId="3DE435BC"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63F70888" w14:textId="5ED6B9F3">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1353D" w:rsidR="0021353D" w:rsidP="0021353D" w:rsidRDefault="0021353D" w14:paraId="1816AC01" w14:textId="790A533E">
            <w:pPr>
              <w:rPr>
                <w:rFonts w:eastAsia="Times New Roman" w:cs="Times New Roman"/>
              </w:rPr>
            </w:pPr>
            <w:r w:rsidRPr="0021353D">
              <w:rPr>
                <w:rFonts w:eastAsia="Times New Roman" w:cs="Times New Roman"/>
              </w:rPr>
              <w:t xml:space="preserve">EESSI Basis og Infotrygd- og arenaytelser har informert Kontaktsenteret Buskerud og prosjektet som skal sikre innsyn i NAV etter personopplysningsloven om behandlingen av personopplysninger i EESSI. Dette inkluderer EESSI Pensjon. Det er opprettet kontakt mellom prosjektet og EESSI Central Service Desk for henvendelser om innsyn (nav.eessi.helpdesk@nav.no). </w:t>
            </w:r>
          </w:p>
          <w:p w:rsidR="009024DD" w:rsidP="0021353D" w:rsidRDefault="0021353D" w14:paraId="50B1B7F8" w14:textId="77777777">
            <w:pPr>
              <w:rPr>
                <w:rFonts w:eastAsia="Times New Roman" w:cs="Times New Roman"/>
              </w:rPr>
            </w:pPr>
            <w:r w:rsidRPr="0021353D">
              <w:rPr>
                <w:rFonts w:eastAsia="Times New Roman" w:cs="Times New Roman"/>
              </w:rPr>
              <w:t>Det anses at det ikke er nødvendig å iverksette ytterligere risikoreduserende tiltak for dette personvernscenarioet.</w:t>
            </w:r>
          </w:p>
          <w:p w:rsidRPr="00DF77FC" w:rsidR="0021353D" w:rsidP="0021353D" w:rsidRDefault="0021353D" w14:paraId="170F3801" w14:textId="56D25D30">
            <w:pPr>
              <w:rPr>
                <w:rFonts w:eastAsia="Times New Roman" w:cs="Times New Roman"/>
              </w:rPr>
            </w:pPr>
            <w:r w:rsidRPr="0021353D">
              <w:rPr>
                <w:rFonts w:eastAsia="Times New Roman" w:cs="Times New Roman"/>
              </w:rPr>
              <w:t xml:space="preserve">Prosjektet ønsker også å løfte opp en problemstilling knyttet til </w:t>
            </w:r>
            <w:proofErr w:type="spellStart"/>
            <w:r w:rsidRPr="0021353D">
              <w:rPr>
                <w:rFonts w:eastAsia="Times New Roman" w:cs="Times New Roman"/>
              </w:rPr>
              <w:t>DittNAV</w:t>
            </w:r>
            <w:proofErr w:type="spellEnd"/>
            <w:r w:rsidRPr="0021353D">
              <w:rPr>
                <w:rFonts w:eastAsia="Times New Roman" w:cs="Times New Roman"/>
              </w:rPr>
              <w:t xml:space="preserve">. Intervjuer med de registrerte har vist at de antar at alle opplysninger de har krav på ligger på </w:t>
            </w:r>
            <w:proofErr w:type="spellStart"/>
            <w:r w:rsidRPr="0021353D">
              <w:rPr>
                <w:rFonts w:eastAsia="Times New Roman" w:cs="Times New Roman"/>
              </w:rPr>
              <w:t>DittNAV</w:t>
            </w:r>
            <w:proofErr w:type="spellEnd"/>
            <w:r w:rsidRPr="0021353D">
              <w:rPr>
                <w:rFonts w:eastAsia="Times New Roman" w:cs="Times New Roman"/>
              </w:rPr>
              <w:t xml:space="preserve">, og at de ikke har noe forhold til at de må søke innsyn etter offentlighetsloven eller personopplysningsloven dersom de ønsker fullstendig innsyn i alle personopplysningene som NAV behandler om vedkommende. Prosjektet mener at NAV bør utbedre </w:t>
            </w:r>
            <w:proofErr w:type="spellStart"/>
            <w:r w:rsidRPr="0021353D">
              <w:rPr>
                <w:rFonts w:eastAsia="Times New Roman" w:cs="Times New Roman"/>
              </w:rPr>
              <w:t>DittNAV</w:t>
            </w:r>
            <w:proofErr w:type="spellEnd"/>
            <w:r w:rsidRPr="0021353D">
              <w:rPr>
                <w:rFonts w:eastAsia="Times New Roman" w:cs="Times New Roman"/>
              </w:rPr>
              <w:t xml:space="preserve"> slik at tjenesten inneholder alle de dokumentene som den registrerte kan ha innsyn i, uavhengig av hvilket regelverk som er hjemmelen. </w:t>
            </w:r>
            <w:proofErr w:type="spellStart"/>
            <w:r w:rsidRPr="0021353D">
              <w:rPr>
                <w:rFonts w:eastAsia="Times New Roman" w:cs="Times New Roman"/>
              </w:rPr>
              <w:t>DittNAV</w:t>
            </w:r>
            <w:proofErr w:type="spellEnd"/>
            <w:r w:rsidRPr="0021353D">
              <w:rPr>
                <w:rFonts w:eastAsia="Times New Roman" w:cs="Times New Roman"/>
              </w:rPr>
              <w:t xml:space="preserve"> er en </w:t>
            </w:r>
            <w:r w:rsidRPr="0021353D">
              <w:rPr>
                <w:rFonts w:eastAsia="Times New Roman" w:cs="Times New Roman"/>
              </w:rPr>
              <w:t xml:space="preserve">fellestjeneste, og en endring krever en beslutning på et høyere nivå enn prosjektet. Prosjektet ber prosjekteier ta stilling til om dette er en problemstilling som bør løftes opp på et høyere nivå. </w:t>
            </w:r>
          </w:p>
        </w:tc>
      </w:tr>
    </w:tbl>
    <w:p w:rsidR="009024DD" w:rsidP="001747D7" w:rsidRDefault="009024DD" w14:paraId="3C139EDD"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9024DD" w:rsidTr="004D28BD" w14:paraId="2647776C"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9024DD" w:rsidR="009024DD" w:rsidP="00F119C3" w:rsidRDefault="009024DD" w14:paraId="2F81EC00" w14:textId="5B49B288">
            <w:pPr>
              <w:jc w:val="center"/>
              <w:rPr>
                <w:rFonts w:eastAsia="Times New Roman" w:cs="Times New Roman"/>
                <w:b/>
                <w:bCs/>
              </w:rPr>
            </w:pPr>
            <w:r w:rsidRPr="009024DD">
              <w:rPr>
                <w:rFonts w:eastAsia="Times New Roman" w:cs="Times New Roman"/>
              </w:rPr>
              <w:t xml:space="preserve">Personvernscenario </w:t>
            </w:r>
            <w:r>
              <w:rPr>
                <w:rFonts w:eastAsia="Times New Roman" w:cs="Times New Roman"/>
              </w:rPr>
              <w:t>P14</w:t>
            </w:r>
            <w:r w:rsidRPr="009024DD">
              <w:rPr>
                <w:rFonts w:eastAsia="Times New Roman" w:cs="Times New Roman"/>
              </w:rPr>
              <w:t>. «</w:t>
            </w:r>
            <w:r w:rsidRPr="00F119C3" w:rsidR="00F119C3">
              <w:rPr>
                <w:rFonts w:eastAsia="Times New Roman" w:cs="Times New Roman"/>
              </w:rPr>
              <w:t>Registrering av personopplysninger på feil person</w:t>
            </w:r>
            <w:r w:rsidRPr="009024DD">
              <w:rPr>
                <w:rFonts w:eastAsia="Times New Roman" w:cs="Times New Roman"/>
              </w:rPr>
              <w:t>»</w:t>
            </w:r>
          </w:p>
        </w:tc>
      </w:tr>
      <w:tr w:rsidRPr="00DF77FC" w:rsidR="009024DD" w:rsidTr="004D28BD" w14:paraId="7C9F7507"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9024DD" w:rsidP="004D28BD" w:rsidRDefault="009024DD" w14:paraId="1EBD1F49"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9024DD" w14:paraId="5865FE12" w14:textId="77777777">
            <w:pPr>
              <w:rPr>
                <w:rFonts w:eastAsia="Times New Roman" w:cs="Times New Roman"/>
              </w:rPr>
            </w:pPr>
            <w:r>
              <w:rPr>
                <w:rFonts w:eastAsia="Times New Roman" w:cs="Times New Roman"/>
                <w:color w:val="808080" w:themeColor="background1" w:themeShade="80"/>
              </w:rPr>
              <w:t>2</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9024DD" w:rsidP="004D28BD" w:rsidRDefault="009024DD" w14:paraId="5BD0EE7A"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F119C3" w14:paraId="79599469" w14:textId="47B8B8FD">
            <w:pPr>
              <w:rPr>
                <w:rFonts w:eastAsia="Times New Roman" w:cs="Times New Roman"/>
              </w:rPr>
            </w:pPr>
            <w:r>
              <w:rPr>
                <w:rFonts w:eastAsia="Times New Roman" w:cs="Times New Roman"/>
                <w:color w:val="808080" w:themeColor="background1" w:themeShade="80"/>
              </w:rPr>
              <w:t>3</w:t>
            </w:r>
          </w:p>
        </w:tc>
      </w:tr>
      <w:tr w:rsidRPr="00DF77FC" w:rsidR="009024DD" w:rsidTr="004D28BD" w14:paraId="64B09256"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9024DD" w:rsidP="004D28BD" w:rsidRDefault="009024DD" w14:paraId="0C599B89"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9024DD" w:rsidTr="004D28BD" w14:paraId="20374788"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9024DD" w:rsidP="004D28BD" w:rsidRDefault="00F119C3" w14:paraId="64EAD697" w14:textId="12D7872C">
            <w:pPr>
              <w:rPr>
                <w:rFonts w:eastAsia="Times New Roman" w:cs="Times New Roman"/>
              </w:rPr>
            </w:pPr>
            <w:r w:rsidRPr="00F119C3">
              <w:rPr>
                <w:rFonts w:eastAsia="Times New Roman" w:cs="Times New Roman"/>
              </w:rPr>
              <w:t>Det er en risiko for at funksjonalitet i EESSI pensjon gjør det mulig å lagre personopplysninger på feil person.</w:t>
            </w:r>
          </w:p>
        </w:tc>
      </w:tr>
      <w:tr w:rsidRPr="00DF77FC" w:rsidR="009024DD" w:rsidTr="004D28BD" w14:paraId="774F60FB"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9024DD" w:rsidP="004D28BD" w:rsidRDefault="009024DD" w14:paraId="03BFFCBC" w14:textId="77777777">
            <w:pPr>
              <w:jc w:val="center"/>
              <w:rPr>
                <w:rFonts w:eastAsia="Times New Roman" w:cs="Times New Roman"/>
              </w:rPr>
            </w:pPr>
            <w:r w:rsidRPr="00DF77FC">
              <w:rPr>
                <w:rFonts w:eastAsia="Times New Roman" w:cs="Times New Roman"/>
              </w:rPr>
              <w:t>Vurdering</w:t>
            </w:r>
          </w:p>
        </w:tc>
      </w:tr>
      <w:tr w:rsidRPr="00DF77FC" w:rsidR="009024DD" w:rsidTr="004D28BD" w14:paraId="7831E944"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9024DD" w:rsidP="00BB120E" w:rsidRDefault="00BB120E" w14:paraId="3B486F3A" w14:textId="654A7FD6">
            <w:pPr>
              <w:spacing w:line="276" w:lineRule="auto"/>
              <w:rPr>
                <w:rFonts w:eastAsia="Times New Roman" w:cs="Times New Roman"/>
              </w:rPr>
            </w:pPr>
            <w:r>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119C3" w:rsidR="00F119C3" w:rsidP="00F119C3" w:rsidRDefault="00F119C3" w14:paraId="21CFB932" w14:textId="5C521462">
            <w:pPr>
              <w:rPr>
                <w:rFonts w:eastAsia="Times New Roman" w:cs="Times New Roman"/>
              </w:rPr>
            </w:pPr>
            <w:r w:rsidRPr="00F119C3">
              <w:rPr>
                <w:rFonts w:eastAsia="Times New Roman" w:cs="Times New Roman"/>
              </w:rPr>
              <w:t xml:space="preserve">Manuell saksbehandling i EESSI Pensjon gjør det mulig å knytte personopplysninger til feil person. Prosjektet har identifisert to mulige situasjoner: </w:t>
            </w:r>
          </w:p>
          <w:p w:rsidRPr="00F119C3" w:rsidR="00F119C3" w:rsidP="00F119C3" w:rsidRDefault="00F119C3" w14:paraId="39006884" w14:textId="7BB4C1AB">
            <w:pPr>
              <w:rPr>
                <w:rFonts w:eastAsia="Times New Roman" w:cs="Times New Roman"/>
              </w:rPr>
            </w:pPr>
            <w:r w:rsidRPr="00F119C3">
              <w:rPr>
                <w:rFonts w:eastAsia="Times New Roman" w:cs="Times New Roman"/>
              </w:rPr>
              <w:t xml:space="preserve">1) Ved utvikling av den nye løsningen for EESSI pensjon, må saksbehandler forholde seg både til </w:t>
            </w:r>
            <w:proofErr w:type="spellStart"/>
            <w:r w:rsidRPr="00F119C3">
              <w:rPr>
                <w:rFonts w:eastAsia="Times New Roman" w:cs="Times New Roman"/>
              </w:rPr>
              <w:t>nEESSI</w:t>
            </w:r>
            <w:proofErr w:type="spellEnd"/>
            <w:r w:rsidR="008A4F9B">
              <w:rPr>
                <w:rFonts w:eastAsia="Times New Roman" w:cs="Times New Roman"/>
              </w:rPr>
              <w:t xml:space="preserve"> </w:t>
            </w:r>
            <w:r w:rsidRPr="00F119C3">
              <w:rPr>
                <w:rFonts w:eastAsia="Times New Roman" w:cs="Times New Roman"/>
              </w:rPr>
              <w:t xml:space="preserve">og Pesys som fagsystemer når de skal behandle personopplysningene til den enkelte søker. Saksbehandler kan søke opp den </w:t>
            </w:r>
            <w:r w:rsidR="00DF56AD">
              <w:rPr>
                <w:rFonts w:eastAsia="Times New Roman" w:cs="Times New Roman"/>
              </w:rPr>
              <w:t>personen</w:t>
            </w:r>
            <w:r w:rsidRPr="00F119C3">
              <w:rPr>
                <w:rFonts w:eastAsia="Times New Roman" w:cs="Times New Roman"/>
              </w:rPr>
              <w:t xml:space="preserve"> søknaden gjelder via </w:t>
            </w:r>
            <w:proofErr w:type="spellStart"/>
            <w:r w:rsidRPr="00F119C3">
              <w:rPr>
                <w:rFonts w:eastAsia="Times New Roman" w:cs="Times New Roman"/>
              </w:rPr>
              <w:t>nEESSI</w:t>
            </w:r>
            <w:proofErr w:type="spellEnd"/>
            <w:r w:rsidRPr="00F119C3">
              <w:rPr>
                <w:rFonts w:eastAsia="Times New Roman" w:cs="Times New Roman"/>
              </w:rPr>
              <w:t xml:space="preserve">. I </w:t>
            </w:r>
            <w:proofErr w:type="spellStart"/>
            <w:r w:rsidRPr="00F119C3">
              <w:rPr>
                <w:rFonts w:eastAsia="Times New Roman" w:cs="Times New Roman"/>
              </w:rPr>
              <w:t>vedleggsfunksjonaliteten</w:t>
            </w:r>
            <w:proofErr w:type="spellEnd"/>
            <w:r w:rsidRPr="00F119C3">
              <w:rPr>
                <w:rFonts w:eastAsia="Times New Roman" w:cs="Times New Roman"/>
              </w:rPr>
              <w:t xml:space="preserve"> i </w:t>
            </w:r>
            <w:proofErr w:type="spellStart"/>
            <w:r w:rsidRPr="00F119C3">
              <w:rPr>
                <w:rFonts w:eastAsia="Times New Roman" w:cs="Times New Roman"/>
              </w:rPr>
              <w:t>nEESSI</w:t>
            </w:r>
            <w:proofErr w:type="spellEnd"/>
            <w:r w:rsidRPr="00F119C3">
              <w:rPr>
                <w:rFonts w:eastAsia="Times New Roman" w:cs="Times New Roman"/>
              </w:rPr>
              <w:t xml:space="preserve"> er det mulig å blande personopplysninger fra flere søkere. Dette vil si at det er mulig for en saksbehandler ved en feil å laste opp et vedlegg om omhandler en søker til saken til en annen søker.  </w:t>
            </w:r>
          </w:p>
          <w:p w:rsidRPr="00DF77FC" w:rsidR="009024DD" w:rsidP="00F119C3" w:rsidRDefault="00F119C3" w14:paraId="64DFC914" w14:textId="5FB65004">
            <w:pPr>
              <w:rPr>
                <w:rFonts w:eastAsia="Times New Roman" w:cs="Times New Roman"/>
              </w:rPr>
            </w:pPr>
            <w:r w:rsidRPr="00F119C3">
              <w:rPr>
                <w:rFonts w:eastAsia="Times New Roman" w:cs="Times New Roman"/>
              </w:rPr>
              <w:t xml:space="preserve">2) Det antas at manuell utfylling av </w:t>
            </w:r>
            <w:proofErr w:type="spellStart"/>
            <w:r w:rsidRPr="00F119C3">
              <w:rPr>
                <w:rFonts w:eastAsia="Times New Roman" w:cs="Times New Roman"/>
              </w:rPr>
              <w:t>SEDene</w:t>
            </w:r>
            <w:proofErr w:type="spellEnd"/>
            <w:r w:rsidRPr="00F119C3">
              <w:rPr>
                <w:rFonts w:eastAsia="Times New Roman" w:cs="Times New Roman"/>
              </w:rPr>
              <w:t xml:space="preserve"> fra utlandet som inneholder feil, blir overført til Norge. Dette kan skyldes skrivefeil, eller andre tastefeil ved manuell utfylling, for eksempel at datoer ikke blir korrekte. Utlandet kan også ha koblet personopplysningene til feil person, f.eks. til en avdød person. Så lenge navn og fødselsnummer i Norge finnes, er det vanskelig for NAV å rette opp i denne typen feil. Dette er blant annet fordi NAV skal stole på utenlandske trygdemyndigheter.</w:t>
            </w:r>
          </w:p>
        </w:tc>
      </w:tr>
      <w:tr w:rsidRPr="00DF77FC" w:rsidR="009024DD" w:rsidTr="004D28BD" w14:paraId="645A3835"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2DCED036" w14:textId="6E29D534">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119C3" w:rsidR="00F119C3" w:rsidP="00F119C3" w:rsidRDefault="00F119C3" w14:paraId="37DFFF38" w14:textId="77777777">
            <w:pPr>
              <w:rPr>
                <w:rFonts w:eastAsia="Times New Roman" w:cs="Times New Roman"/>
              </w:rPr>
            </w:pPr>
            <w:r w:rsidRPr="00F119C3">
              <w:rPr>
                <w:rFonts w:eastAsia="Times New Roman" w:cs="Times New Roman"/>
              </w:rPr>
              <w:t xml:space="preserve">Det å ikke behandle personopplysninger med riktighet vil kunne være et brudd på personvernprinsippet integritet, jf. GDPR artikkel 5 nr. 1 bokstav d). </w:t>
            </w:r>
          </w:p>
          <w:p w:rsidRPr="00DF77FC" w:rsidR="009024DD" w:rsidP="00F119C3" w:rsidRDefault="00F119C3" w14:paraId="721680DB" w14:textId="274EE0BC">
            <w:pPr>
              <w:rPr>
                <w:rFonts w:eastAsia="Times New Roman" w:cs="Times New Roman"/>
              </w:rPr>
            </w:pPr>
            <w:r w:rsidRPr="00F119C3">
              <w:rPr>
                <w:rFonts w:eastAsia="Times New Roman" w:cs="Times New Roman"/>
              </w:rPr>
              <w:t>Konsekvensene kan bli store for den enkelte fordi saksbehandlingstiden trekker ut i tid. Dette vil kunne oppleves som belastende. Situasjonen her blir noe mer komplisert fordi NAV må ta kontakt med andre eksterne aktører, og selv om NAV internt prioriterer saken, vil den trekke ut i tid. Økonomisk tap kan forekomme. Dette scenarioet kan innebære at en bruker får innsikt i personopplysningene til en annen bruker, noe som kan være svært uheldig og inngripende.</w:t>
            </w:r>
          </w:p>
        </w:tc>
      </w:tr>
      <w:tr w:rsidRPr="00DF77FC" w:rsidR="009024DD" w:rsidTr="004D28BD" w14:paraId="7EE35743"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742B439C" w14:textId="510AC6CC">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119C3" w:rsidR="00F119C3" w:rsidP="00F119C3" w:rsidRDefault="00F119C3" w14:paraId="0BE68F95" w14:textId="77777777">
            <w:pPr>
              <w:rPr>
                <w:rFonts w:eastAsia="Times New Roman" w:cs="Times New Roman"/>
              </w:rPr>
            </w:pPr>
            <w:r w:rsidRPr="00F119C3">
              <w:rPr>
                <w:rFonts w:eastAsia="Times New Roman" w:cs="Times New Roman"/>
              </w:rPr>
              <w:t xml:space="preserve">1) Prosjektet legger til grunn at feil knyttet til registrering av personopplysninger på feil person nok vil bli oppdaget og rettet på i </w:t>
            </w:r>
            <w:proofErr w:type="spellStart"/>
            <w:r w:rsidRPr="00F119C3">
              <w:rPr>
                <w:rFonts w:eastAsia="Times New Roman" w:cs="Times New Roman"/>
              </w:rPr>
              <w:t>NAVs</w:t>
            </w:r>
            <w:proofErr w:type="spellEnd"/>
            <w:r w:rsidRPr="00F119C3">
              <w:rPr>
                <w:rFonts w:eastAsia="Times New Roman" w:cs="Times New Roman"/>
              </w:rPr>
              <w:t xml:space="preserve"> egen saksbehandling. Det er i tillegg snakk om et relativt lite volum, anslagsvis 1-5 saker per år.   </w:t>
            </w:r>
          </w:p>
          <w:p w:rsidRPr="00F119C3" w:rsidR="00F119C3" w:rsidP="00F119C3" w:rsidRDefault="00F119C3" w14:paraId="271EEC38" w14:textId="77777777">
            <w:pPr>
              <w:rPr>
                <w:rFonts w:eastAsia="Times New Roman" w:cs="Times New Roman"/>
              </w:rPr>
            </w:pPr>
            <w:r w:rsidRPr="00F119C3">
              <w:rPr>
                <w:rFonts w:eastAsia="Times New Roman" w:cs="Times New Roman"/>
              </w:rPr>
              <w:t xml:space="preserve">2) Prosjektet antar at eventuelle feil nok ikke vil bli oppdaget før de sendes ut til utenlandske trygdemyndigheter. I disse sakene er NAV avhengig av at utenlandske trygdemyndigheter oppdager feilen i sin egen saksbehandling.  Prosjektet kjenner til saker hvor slike feil fra utenlandske trygdemyndigheter har skjedd, og hvor feilene har blitt oppdaget i NAV. Prosjektet antar at det er sannsynlig at dette vil inntreffe, men at volumet nok ikke er mer enn 50 saker i året på pensjonsområdet.  </w:t>
            </w:r>
          </w:p>
          <w:p w:rsidRPr="00DF77FC" w:rsidR="009024DD" w:rsidP="00F119C3" w:rsidRDefault="00F119C3" w14:paraId="3ACDA944" w14:textId="6858F6CF">
            <w:pPr>
              <w:rPr>
                <w:rFonts w:eastAsia="Times New Roman" w:cs="Times New Roman"/>
              </w:rPr>
            </w:pPr>
            <w:r w:rsidRPr="00F119C3">
              <w:rPr>
                <w:rFonts w:eastAsia="Times New Roman" w:cs="Times New Roman"/>
              </w:rPr>
              <w:t xml:space="preserve">Spørsmålet som går igjen i begge scenarioene er hvor lang tid det går før feilen oppdages. I denne vurderingen er det lagt vekt på at NAV i de aller fleste tilfellene vil oppdage </w:t>
            </w:r>
            <w:proofErr w:type="spellStart"/>
            <w:r w:rsidRPr="00F119C3">
              <w:rPr>
                <w:rFonts w:eastAsia="Times New Roman" w:cs="Times New Roman"/>
              </w:rPr>
              <w:t>faktafeilene</w:t>
            </w:r>
            <w:proofErr w:type="spellEnd"/>
            <w:r w:rsidRPr="00F119C3">
              <w:rPr>
                <w:rFonts w:eastAsia="Times New Roman" w:cs="Times New Roman"/>
              </w:rPr>
              <w:t>, enten ved eget initiativ eller ved at brukeren har identifisert feilen og gjort NAV oppmerksom på det.</w:t>
            </w:r>
          </w:p>
        </w:tc>
      </w:tr>
      <w:tr w:rsidRPr="00DF77FC" w:rsidR="009024DD" w:rsidTr="004D28BD" w14:paraId="46BE7FB2"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7297A311" w14:textId="3BA1EF45">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F119C3" w14:paraId="3E57BB70" w14:textId="4DC449BA">
            <w:pPr>
              <w:rPr>
                <w:rFonts w:eastAsia="Times New Roman" w:cs="Times New Roman"/>
              </w:rPr>
            </w:pPr>
            <w:r w:rsidRPr="00F119C3">
              <w:rPr>
                <w:rFonts w:eastAsia="Times New Roman" w:cs="Times New Roman"/>
              </w:rPr>
              <w:t>Konsekvensene kan bli store for den enkelte fordi saksbehandlingstiden trekker ut i tid. Dette vil kunne oppleves som belastende. Situasjonen her blir noe mer komplisert fordi NAV må ta kontakt med andre eksterne aktører, og selv om NAV internt prioriterer saken, vil den trekke ut i tid. Økonomisk tap kan forekomme. Dette scenarioet kan innebære at en bruker får innsikt i personopplysningene til en annen bruker, noe som kan være svært uheldig og inngripende.</w:t>
            </w:r>
          </w:p>
        </w:tc>
      </w:tr>
      <w:tr w:rsidRPr="00DF77FC" w:rsidR="009024DD" w:rsidTr="004D28BD" w14:paraId="4EE9FAFA"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9024DD" w:rsidP="00BB120E" w:rsidRDefault="009024DD" w14:paraId="1535987F" w14:textId="11FAE7FC">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9024DD" w:rsidP="004D28BD" w:rsidRDefault="00F119C3" w14:paraId="442808E4" w14:textId="42972616">
            <w:pPr>
              <w:rPr>
                <w:rFonts w:eastAsia="Times New Roman" w:cs="Times New Roman"/>
              </w:rPr>
            </w:pPr>
            <w:r w:rsidRPr="00F119C3">
              <w:rPr>
                <w:rFonts w:eastAsia="Times New Roman" w:cs="Times New Roman"/>
              </w:rPr>
              <w:t>Det anses at det ikke er nødvendig å iverksette ytterligere risikoreduserende tiltak for dette personvernscenarioet.</w:t>
            </w:r>
          </w:p>
        </w:tc>
      </w:tr>
    </w:tbl>
    <w:p w:rsidR="009024DD" w:rsidP="001747D7" w:rsidRDefault="009024DD" w14:paraId="76EE500D"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21353D" w:rsidTr="00630602" w14:paraId="16024E9A"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9024DD" w:rsidR="0021353D" w:rsidP="0021353D" w:rsidRDefault="0021353D" w14:paraId="4C2DD99E" w14:textId="6B976390">
            <w:pPr>
              <w:jc w:val="center"/>
              <w:rPr>
                <w:rFonts w:eastAsia="Times New Roman" w:cs="Times New Roman"/>
                <w:b/>
                <w:bCs/>
              </w:rPr>
            </w:pPr>
            <w:r w:rsidRPr="009024DD">
              <w:rPr>
                <w:rFonts w:eastAsia="Times New Roman" w:cs="Times New Roman"/>
              </w:rPr>
              <w:t xml:space="preserve">Personvernscenario </w:t>
            </w:r>
            <w:r>
              <w:rPr>
                <w:rFonts w:eastAsia="Times New Roman" w:cs="Times New Roman"/>
              </w:rPr>
              <w:t>P15</w:t>
            </w:r>
            <w:r w:rsidRPr="009024DD">
              <w:rPr>
                <w:rFonts w:eastAsia="Times New Roman" w:cs="Times New Roman"/>
              </w:rPr>
              <w:t>. «</w:t>
            </w:r>
            <w:r w:rsidRPr="00163431" w:rsidR="00163431">
              <w:rPr>
                <w:rFonts w:eastAsia="Times New Roman" w:cs="Times New Roman"/>
              </w:rPr>
              <w:t>Større mengder personopplysninger på avveie</w:t>
            </w:r>
            <w:r w:rsidRPr="009024DD">
              <w:rPr>
                <w:rFonts w:eastAsia="Times New Roman" w:cs="Times New Roman"/>
              </w:rPr>
              <w:t>»</w:t>
            </w:r>
          </w:p>
        </w:tc>
      </w:tr>
      <w:tr w:rsidRPr="00DF77FC" w:rsidR="0021353D" w:rsidTr="00630602" w14:paraId="1D53DE45"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21353D" w:rsidP="00630602" w:rsidRDefault="0021353D" w14:paraId="718E395E"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21353D" w:rsidP="00630602" w:rsidRDefault="004F2617" w14:paraId="783BB9AA" w14:textId="0A74BF90">
            <w:pPr>
              <w:rPr>
                <w:rFonts w:eastAsia="Times New Roman" w:cs="Times New Roman"/>
              </w:rPr>
            </w:pPr>
            <w:r>
              <w:rPr>
                <w:rFonts w:eastAsia="Times New Roman" w:cs="Times New Roman"/>
              </w:rPr>
              <w:t>1</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21353D" w:rsidP="00630602" w:rsidRDefault="0021353D" w14:paraId="264EABF7"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21353D" w:rsidP="00630602" w:rsidRDefault="004F2617" w14:paraId="3327EA4A" w14:textId="3BE5B009">
            <w:pPr>
              <w:rPr>
                <w:rFonts w:eastAsia="Times New Roman" w:cs="Times New Roman"/>
              </w:rPr>
            </w:pPr>
            <w:r>
              <w:rPr>
                <w:rFonts w:eastAsia="Times New Roman" w:cs="Times New Roman"/>
              </w:rPr>
              <w:t>5</w:t>
            </w:r>
          </w:p>
        </w:tc>
      </w:tr>
      <w:tr w:rsidRPr="00DF77FC" w:rsidR="0021353D" w:rsidTr="00630602" w14:paraId="72E0C8F9"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21353D" w:rsidP="00630602" w:rsidRDefault="0021353D" w14:paraId="3582B830"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21353D" w:rsidTr="00630602" w14:paraId="52A03B12"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21353D" w:rsidP="00630602" w:rsidRDefault="004F2617" w14:paraId="348AF9DC" w14:textId="74CA2830">
            <w:pPr>
              <w:rPr>
                <w:rFonts w:eastAsia="Times New Roman" w:cs="Times New Roman"/>
              </w:rPr>
            </w:pPr>
            <w:r w:rsidRPr="004F2617">
              <w:rPr>
                <w:rFonts w:eastAsia="Times New Roman" w:cs="Times New Roman"/>
              </w:rPr>
              <w:t xml:space="preserve">EESSI Pensjon brukes til å samle inn og sende personopplysninger om et stort antall mennesker på området for pensjon og uføretrygd både internt i NAV og til utenlandske trygdemyndigheter. Dette gjør at EESSI Pensjon kan bli et mål for </w:t>
            </w:r>
            <w:proofErr w:type="spellStart"/>
            <w:r w:rsidRPr="004F2617">
              <w:rPr>
                <w:rFonts w:eastAsia="Times New Roman" w:cs="Times New Roman"/>
              </w:rPr>
              <w:t>trusselaktører</w:t>
            </w:r>
            <w:proofErr w:type="spellEnd"/>
            <w:r w:rsidRPr="004F2617">
              <w:rPr>
                <w:rFonts w:eastAsia="Times New Roman" w:cs="Times New Roman"/>
              </w:rPr>
              <w:t xml:space="preserve"> som ønsker å stjele større mengder data, inkludert personopplysninger.</w:t>
            </w:r>
          </w:p>
        </w:tc>
      </w:tr>
      <w:tr w:rsidRPr="00DF77FC" w:rsidR="0021353D" w:rsidTr="00630602" w14:paraId="717E8C08"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21353D" w:rsidP="00630602" w:rsidRDefault="0021353D" w14:paraId="68070CAF" w14:textId="77777777">
            <w:pPr>
              <w:jc w:val="center"/>
              <w:rPr>
                <w:rFonts w:eastAsia="Times New Roman" w:cs="Times New Roman"/>
              </w:rPr>
            </w:pPr>
            <w:r w:rsidRPr="00DF77FC">
              <w:rPr>
                <w:rFonts w:eastAsia="Times New Roman" w:cs="Times New Roman"/>
              </w:rPr>
              <w:t>Vurdering</w:t>
            </w:r>
          </w:p>
        </w:tc>
      </w:tr>
      <w:tr w:rsidRPr="00DF77FC" w:rsidR="0021353D" w:rsidTr="00630602" w14:paraId="0CEDE621"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21353D" w:rsidP="004F2617" w:rsidRDefault="0021353D" w14:paraId="1ECF15C8" w14:textId="41F532AA">
            <w:pPr>
              <w:spacing w:line="276" w:lineRule="auto"/>
              <w:rPr>
                <w:rFonts w:eastAsia="Times New Roman" w:cs="Times New Roman"/>
              </w:rPr>
            </w:pPr>
            <w:r w:rsidRPr="00C23E3E">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722A6" w:rsidR="0021353D" w:rsidP="00630602" w:rsidRDefault="004F2617" w14:paraId="09834B56" w14:textId="0B525872">
            <w:r w:rsidRPr="004F2617">
              <w:t xml:space="preserve">Funksjonaliteten i EESSI Pensjon gjør det «enkelt» for en person med tilgang å hente ut større mengder personopplysninger. Det er en risiko for at interne brukere i NAV som driftspersonell bevisst misbruker tilgangen, eller at større mengder personopplysninger kommer på avveie etter at en brukerkonto blir kompromittert av eksterne </w:t>
            </w:r>
            <w:proofErr w:type="spellStart"/>
            <w:r w:rsidRPr="004F2617">
              <w:t>trusselaktører</w:t>
            </w:r>
            <w:proofErr w:type="spellEnd"/>
            <w:r w:rsidRPr="004F2617">
              <w:t>.</w:t>
            </w:r>
          </w:p>
        </w:tc>
      </w:tr>
      <w:tr w:rsidRPr="00DF77FC" w:rsidR="0021353D" w:rsidTr="00630602" w14:paraId="7EBAC499"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4F2617" w:rsidRDefault="0021353D" w14:paraId="1DA24932" w14:textId="7C64C81B">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21353D" w:rsidP="00630602" w:rsidRDefault="004F2617" w14:paraId="75DEC865" w14:textId="5C9FCD8A">
            <w:pPr>
              <w:rPr>
                <w:rFonts w:eastAsia="Times New Roman" w:cs="Times New Roman"/>
              </w:rPr>
            </w:pPr>
            <w:r w:rsidRPr="004F2617">
              <w:rPr>
                <w:rFonts w:eastAsia="Times New Roman" w:cs="Times New Roman"/>
              </w:rPr>
              <w:t xml:space="preserve">Det at personopplysninger blir kjent for andre uten tjenstlig behov, er et brudd på personvernprinsippet integritet og konfidensialitet, jf. GDPR artikkel 5 nr. 1 bokstav f). </w:t>
            </w:r>
          </w:p>
        </w:tc>
      </w:tr>
      <w:tr w:rsidRPr="00DF77FC" w:rsidR="0021353D" w:rsidTr="00630602" w14:paraId="0E5412CE"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4F2617" w:rsidR="004F2617" w:rsidP="004F2617" w:rsidRDefault="0021353D" w14:paraId="5E150FCD" w14:textId="569FAA22">
            <w:pPr>
              <w:spacing w:line="276" w:lineRule="auto"/>
              <w:rPr>
                <w:rFonts w:eastAsia="Times New Roman" w:cs="Times New Roman"/>
                <w:i/>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4F2617" w:rsidR="004F2617" w:rsidP="004F2617" w:rsidRDefault="004F2617" w14:paraId="30DEF1EB" w14:textId="103EEA46">
            <w:pPr>
              <w:rPr>
                <w:rFonts w:eastAsia="Times New Roman" w:cs="Times New Roman"/>
              </w:rPr>
            </w:pPr>
            <w:r>
              <w:rPr>
                <w:rFonts w:eastAsia="Times New Roman" w:cs="Times New Roman"/>
              </w:rPr>
              <w:t>In</w:t>
            </w:r>
            <w:r w:rsidRPr="004F2617">
              <w:rPr>
                <w:rFonts w:eastAsia="Times New Roman" w:cs="Times New Roman"/>
              </w:rPr>
              <w:t xml:space="preserve">formasjon som sendes fram og tilbake via EESSI Pensjon er tilgjengelig for mange, bl.a. driftspersonell. Det er risiko for at dette øker sannsynligheten for at uvedkommende får tilgang til personopplysningene, f.eks. ved at medarbeidere utleverer større mengder personopplysninger til tredjeparter. </w:t>
            </w:r>
          </w:p>
          <w:p w:rsidRPr="004F2617" w:rsidR="004F2617" w:rsidP="004F2617" w:rsidRDefault="004F2617" w14:paraId="73F38A6D" w14:textId="77777777">
            <w:pPr>
              <w:rPr>
                <w:rFonts w:eastAsia="Times New Roman" w:cs="Times New Roman"/>
              </w:rPr>
            </w:pPr>
            <w:r w:rsidRPr="004F2617">
              <w:rPr>
                <w:rFonts w:eastAsia="Times New Roman" w:cs="Times New Roman"/>
              </w:rPr>
              <w:t xml:space="preserve">Det legges til grunn at </w:t>
            </w:r>
            <w:proofErr w:type="spellStart"/>
            <w:r w:rsidRPr="004F2617">
              <w:rPr>
                <w:rFonts w:eastAsia="Times New Roman" w:cs="Times New Roman"/>
              </w:rPr>
              <w:t>trusselaktøren</w:t>
            </w:r>
            <w:proofErr w:type="spellEnd"/>
            <w:r w:rsidRPr="004F2617">
              <w:rPr>
                <w:rFonts w:eastAsia="Times New Roman" w:cs="Times New Roman"/>
              </w:rPr>
              <w:t xml:space="preserve"> bak denne type informasjonssikkerhetsbrudd er en Advanced </w:t>
            </w:r>
            <w:proofErr w:type="spellStart"/>
            <w:r w:rsidRPr="004F2617">
              <w:rPr>
                <w:rFonts w:eastAsia="Times New Roman" w:cs="Times New Roman"/>
              </w:rPr>
              <w:t>Persistant</w:t>
            </w:r>
            <w:proofErr w:type="spellEnd"/>
            <w:r w:rsidRPr="004F2617">
              <w:rPr>
                <w:rFonts w:eastAsia="Times New Roman" w:cs="Times New Roman"/>
              </w:rPr>
              <w:t xml:space="preserve"> </w:t>
            </w:r>
            <w:proofErr w:type="spellStart"/>
            <w:r w:rsidRPr="004F2617">
              <w:rPr>
                <w:rFonts w:eastAsia="Times New Roman" w:cs="Times New Roman"/>
              </w:rPr>
              <w:t>Treath</w:t>
            </w:r>
            <w:proofErr w:type="spellEnd"/>
            <w:r w:rsidRPr="004F2617">
              <w:rPr>
                <w:rFonts w:eastAsia="Times New Roman" w:cs="Times New Roman"/>
              </w:rPr>
              <w:t xml:space="preserve"> (APT). I motsetning til andre </w:t>
            </w:r>
            <w:proofErr w:type="spellStart"/>
            <w:r w:rsidRPr="004F2617">
              <w:rPr>
                <w:rFonts w:eastAsia="Times New Roman" w:cs="Times New Roman"/>
              </w:rPr>
              <w:t>trusselaktører</w:t>
            </w:r>
            <w:proofErr w:type="spellEnd"/>
            <w:r w:rsidRPr="004F2617">
              <w:rPr>
                <w:rFonts w:eastAsia="Times New Roman" w:cs="Times New Roman"/>
              </w:rPr>
              <w:t xml:space="preserve">, har </w:t>
            </w:r>
            <w:proofErr w:type="spellStart"/>
            <w:r w:rsidRPr="004F2617">
              <w:rPr>
                <w:rFonts w:eastAsia="Times New Roman" w:cs="Times New Roman"/>
              </w:rPr>
              <w:t>APTer</w:t>
            </w:r>
            <w:proofErr w:type="spellEnd"/>
            <w:r w:rsidRPr="004F2617">
              <w:rPr>
                <w:rFonts w:eastAsia="Times New Roman" w:cs="Times New Roman"/>
              </w:rPr>
              <w:t xml:space="preserve"> tilgang til svært mange ressurser og angriper aktuelle mål regelmessig over lang tid. Det er i tillegg vanskelig å oppdage om et system har blitt kompromittert av en APT. PST har i sin trusselvurdering for 2019  slått fast at statlig styrte datanettverksoperasjoner representerer en vedvarende trussel mot norske verdier, og at norsk forvaltning er særskilt utsatt for innhentingsoperasjoner. </w:t>
            </w:r>
          </w:p>
          <w:p w:rsidRPr="004F2617" w:rsidR="004F2617" w:rsidP="004F2617" w:rsidRDefault="004F2617" w14:paraId="6112716E" w14:textId="77777777">
            <w:pPr>
              <w:rPr>
                <w:rFonts w:eastAsia="Times New Roman" w:cs="Times New Roman"/>
              </w:rPr>
            </w:pPr>
            <w:r w:rsidRPr="004F2617">
              <w:rPr>
                <w:rFonts w:eastAsia="Times New Roman" w:cs="Times New Roman"/>
              </w:rPr>
              <w:t xml:space="preserve">Sannsynligheten for at denne risikoen realiseres økes noe ved at EESSI Pensjon inneholder personopplysningene til ansatte i utenrikstjenesten, ideelle (ikke-statlige) organisasjoner som arbeider med menneskerettigheter, journaliser som har </w:t>
            </w:r>
            <w:r w:rsidRPr="004F2617">
              <w:rPr>
                <w:rFonts w:eastAsia="Times New Roman" w:cs="Times New Roman"/>
              </w:rPr>
              <w:t xml:space="preserve">tjenestested i utlandet og mennesker som bor eller har vært bosatt i utlandet (og som det kan tenktes kan bli gjenstand for press fra utenlandske etterretningstjenester som ønsker informasjon). </w:t>
            </w:r>
          </w:p>
          <w:p w:rsidRPr="004F2617" w:rsidR="004F2617" w:rsidP="004F2617" w:rsidRDefault="004F2617" w14:paraId="1B967024" w14:textId="61C62D11">
            <w:pPr>
              <w:rPr>
                <w:rFonts w:eastAsia="Times New Roman" w:cs="Times New Roman"/>
              </w:rPr>
            </w:pPr>
            <w:r w:rsidRPr="004F2617">
              <w:rPr>
                <w:rFonts w:eastAsia="Times New Roman" w:cs="Times New Roman"/>
              </w:rPr>
              <w:t xml:space="preserve">Selv om denne </w:t>
            </w:r>
            <w:proofErr w:type="spellStart"/>
            <w:r w:rsidRPr="004F2617">
              <w:rPr>
                <w:rFonts w:eastAsia="Times New Roman" w:cs="Times New Roman"/>
              </w:rPr>
              <w:t>PVKen</w:t>
            </w:r>
            <w:proofErr w:type="spellEnd"/>
            <w:r w:rsidRPr="004F2617">
              <w:rPr>
                <w:rFonts w:eastAsia="Times New Roman" w:cs="Times New Roman"/>
              </w:rPr>
              <w:t xml:space="preserve"> og EESSI Pensjon gjelder behandling av personopplysninger til </w:t>
            </w:r>
            <w:r w:rsidR="00DF56AD">
              <w:rPr>
                <w:rFonts w:eastAsia="Times New Roman" w:cs="Times New Roman"/>
              </w:rPr>
              <w:t>personer</w:t>
            </w:r>
            <w:r w:rsidRPr="004F2617">
              <w:rPr>
                <w:rFonts w:eastAsia="Times New Roman" w:cs="Times New Roman"/>
              </w:rPr>
              <w:t xml:space="preserve"> som oppholder seg i EU eller EØS-</w:t>
            </w:r>
            <w:r w:rsidR="00DF56AD">
              <w:rPr>
                <w:rFonts w:eastAsia="Times New Roman" w:cs="Times New Roman"/>
              </w:rPr>
              <w:t>personer</w:t>
            </w:r>
            <w:r w:rsidRPr="004F2617">
              <w:rPr>
                <w:rFonts w:eastAsia="Times New Roman" w:cs="Times New Roman"/>
              </w:rPr>
              <w:t xml:space="preserve"> som oppholder seg i Norge, legges det til grunn at det finnes </w:t>
            </w:r>
            <w:proofErr w:type="spellStart"/>
            <w:r w:rsidRPr="004F2617">
              <w:rPr>
                <w:rFonts w:eastAsia="Times New Roman" w:cs="Times New Roman"/>
              </w:rPr>
              <w:t>trusselaktører</w:t>
            </w:r>
            <w:proofErr w:type="spellEnd"/>
            <w:r w:rsidRPr="004F2617">
              <w:rPr>
                <w:rFonts w:eastAsia="Times New Roman" w:cs="Times New Roman"/>
              </w:rPr>
              <w:t xml:space="preserve"> i Europa som har interesse av tilgang til denne gruppen registrertes personopplysninger. Det at EESSI Pensjon inneholder personopplysninger om mennesker som er pensjonert, det vil si at de ikke er i aktiv tjeneste, kan tenke seg å senke sannsynligheten for at dette personvernkonsekvensscenarioet vil realiseres noe. </w:t>
            </w:r>
          </w:p>
          <w:p w:rsidRPr="00DF77FC" w:rsidR="0021353D" w:rsidP="00630602" w:rsidRDefault="004F2617" w14:paraId="690C0CCD" w14:textId="78CA9EE7">
            <w:pPr>
              <w:rPr>
                <w:rFonts w:eastAsia="Times New Roman" w:cs="Times New Roman"/>
              </w:rPr>
            </w:pPr>
            <w:r w:rsidRPr="004F2617">
              <w:rPr>
                <w:rFonts w:eastAsia="Times New Roman" w:cs="Times New Roman"/>
              </w:rPr>
              <w:t xml:space="preserve">EESSI Pensjon har i liten grad langvarig lagring av personopplysninger i løsningen. Det er heller andre systemer som </w:t>
            </w:r>
            <w:proofErr w:type="spellStart"/>
            <w:r w:rsidRPr="004F2617">
              <w:rPr>
                <w:rFonts w:eastAsia="Times New Roman" w:cs="Times New Roman"/>
              </w:rPr>
              <w:t>Joark</w:t>
            </w:r>
            <w:proofErr w:type="spellEnd"/>
            <w:r w:rsidRPr="004F2617">
              <w:rPr>
                <w:rFonts w:eastAsia="Times New Roman" w:cs="Times New Roman"/>
              </w:rPr>
              <w:t xml:space="preserve"> eller Pesys som brukes til langvarig lagring av personopplysninger. Dette er med på å senke sannsynligheten for at dette risikoscenarioet vil realiseres. I EESSI Pensjon lagres det imidlertid personopplysninger i to S3-databaser. Dette er midlertidig lagring, og det er tilfeldig hvilke registrertes personopplysninger som til enhver tid ligger i databasen. Det antas at denne databasen kan være gjenstand for angrep, men at midlertidigheten av lagringen, samt det at det er tilfeldig hvilke registrertes personopplysninger som til enhver tid er lagret der, vil trekke ned sannsynligheten for at EESSI Pensjon er et mål. </w:t>
            </w:r>
          </w:p>
        </w:tc>
      </w:tr>
      <w:tr w:rsidRPr="00DF77FC" w:rsidR="0021353D" w:rsidTr="00630602" w14:paraId="221BF5E9"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4F2617" w:rsidRDefault="0021353D" w14:paraId="4A6225C1" w14:textId="464EAD99">
            <w:pPr>
              <w:spacing w:line="276" w:lineRule="auto"/>
              <w:rPr>
                <w:rFonts w:eastAsia="Times New Roman" w:cs="Times New Roman"/>
              </w:rPr>
            </w:pPr>
            <w:r w:rsidRPr="001E60A3">
              <w:rPr>
                <w:rFonts w:eastAsia="Times New Roman" w:cs="Times New Roman"/>
              </w:rPr>
              <w:t>Vurdering av konsekvens:</w:t>
            </w:r>
            <w:r>
              <w:rPr>
                <w:rFonts w:eastAsia="Times New Roman" w:cs="Times New Roman"/>
              </w:rPr>
              <w:br/>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4F2617" w:rsidR="004F2617" w:rsidP="004F2617" w:rsidRDefault="004F2617" w14:paraId="7D66A56D" w14:textId="77777777">
            <w:pPr>
              <w:rPr>
                <w:rFonts w:eastAsia="Times New Roman" w:cs="Times New Roman"/>
              </w:rPr>
            </w:pPr>
            <w:r w:rsidRPr="004F2617">
              <w:rPr>
                <w:rFonts w:eastAsia="Times New Roman" w:cs="Times New Roman"/>
              </w:rPr>
              <w:t xml:space="preserve">Det at personopplysninger blir kjent for uvedkommende: </w:t>
            </w:r>
          </w:p>
          <w:p w:rsidRPr="004F2617" w:rsidR="00BB120E" w:rsidP="00392EB9" w:rsidRDefault="00BB120E" w14:paraId="65E545C0" w14:textId="77777777">
            <w:pPr>
              <w:numPr>
                <w:ilvl w:val="0"/>
                <w:numId w:val="32"/>
              </w:numPr>
              <w:rPr>
                <w:rFonts w:eastAsia="Times New Roman" w:cs="Times New Roman"/>
              </w:rPr>
            </w:pPr>
            <w:r w:rsidRPr="004F2617">
              <w:rPr>
                <w:rFonts w:eastAsia="Times New Roman" w:cs="Times New Roman"/>
              </w:rPr>
              <w:t>fratar den registrerte nødvendige garantier for vedkommendes privatliv og muligheten til å håndheve sine personvernrettigheter</w:t>
            </w:r>
          </w:p>
          <w:p w:rsidRPr="004F2617" w:rsidR="00BB120E" w:rsidP="00392EB9" w:rsidRDefault="00BB120E" w14:paraId="27B1BA08" w14:textId="77777777">
            <w:pPr>
              <w:numPr>
                <w:ilvl w:val="0"/>
                <w:numId w:val="32"/>
              </w:numPr>
              <w:rPr>
                <w:rFonts w:eastAsia="Times New Roman" w:cs="Times New Roman"/>
              </w:rPr>
            </w:pPr>
            <w:r w:rsidRPr="004F2617">
              <w:rPr>
                <w:rFonts w:eastAsia="Times New Roman" w:cs="Times New Roman"/>
              </w:rPr>
              <w:t>fører til manglende medbestemmelse og kontroll av bruk av personopplysninger for den registrerte</w:t>
            </w:r>
          </w:p>
          <w:p w:rsidRPr="004F2617" w:rsidR="00BB120E" w:rsidP="00392EB9" w:rsidRDefault="00BB120E" w14:paraId="683A923B" w14:textId="77777777">
            <w:pPr>
              <w:numPr>
                <w:ilvl w:val="0"/>
                <w:numId w:val="32"/>
              </w:numPr>
              <w:rPr>
                <w:rFonts w:eastAsia="Times New Roman" w:cs="Times New Roman"/>
              </w:rPr>
            </w:pPr>
            <w:r w:rsidRPr="004F2617">
              <w:rPr>
                <w:rFonts w:eastAsia="Times New Roman" w:cs="Times New Roman"/>
              </w:rPr>
              <w:t>fører til manglende tillit til hvordan personopplysninger håndteres generelt av NAV som stør statlig aktør, og spesielt knyttet til behandling av trygdeytelser</w:t>
            </w:r>
          </w:p>
          <w:p w:rsidRPr="004F2617" w:rsidR="00BB120E" w:rsidP="00392EB9" w:rsidRDefault="00BB120E" w14:paraId="2A08CCA8" w14:textId="77777777">
            <w:pPr>
              <w:numPr>
                <w:ilvl w:val="0"/>
                <w:numId w:val="32"/>
              </w:numPr>
              <w:rPr>
                <w:rFonts w:eastAsia="Times New Roman" w:cs="Times New Roman"/>
              </w:rPr>
            </w:pPr>
            <w:r w:rsidRPr="004F2617">
              <w:rPr>
                <w:rFonts w:eastAsia="Times New Roman" w:cs="Times New Roman"/>
              </w:rPr>
              <w:t>gir ikke den registrerte forutsigbarhet i hvordan den enkeltes personopplysninger behandles</w:t>
            </w:r>
          </w:p>
          <w:p w:rsidRPr="004F2617" w:rsidR="00BB120E" w:rsidP="00392EB9" w:rsidRDefault="00BB120E" w14:paraId="2EA02019" w14:textId="77777777">
            <w:pPr>
              <w:numPr>
                <w:ilvl w:val="0"/>
                <w:numId w:val="32"/>
              </w:numPr>
              <w:rPr>
                <w:rFonts w:eastAsia="Times New Roman" w:cs="Times New Roman"/>
              </w:rPr>
            </w:pPr>
            <w:r w:rsidRPr="004F2617">
              <w:rPr>
                <w:rFonts w:eastAsia="Times New Roman" w:cs="Times New Roman"/>
              </w:rPr>
              <w:t>vil være brudd på den registrertes rett til å bli informert om den behandlingen som skjer</w:t>
            </w:r>
          </w:p>
          <w:p w:rsidRPr="004F2617" w:rsidR="004F2617" w:rsidP="004F2617" w:rsidRDefault="004F2617" w14:paraId="4FFC3B78" w14:textId="77777777">
            <w:pPr>
              <w:rPr>
                <w:rFonts w:eastAsia="Times New Roman" w:cs="Times New Roman"/>
              </w:rPr>
            </w:pPr>
            <w:r w:rsidRPr="004F2617">
              <w:rPr>
                <w:rFonts w:eastAsia="Times New Roman" w:cs="Times New Roman"/>
              </w:rPr>
              <w:t xml:space="preserve">Det legges vekt på at personvernscenarioet i seg selv vil være et alvorlig brudd på personvernprinsippet integritet og konfidensialitet, og dette vil være en direkte krenkelse av privatlivets fred. </w:t>
            </w:r>
          </w:p>
          <w:p w:rsidRPr="004F2617" w:rsidR="004F2617" w:rsidP="004F2617" w:rsidRDefault="004F2617" w14:paraId="1A824303" w14:textId="77777777">
            <w:pPr>
              <w:rPr>
                <w:rFonts w:eastAsia="Times New Roman" w:cs="Times New Roman"/>
              </w:rPr>
            </w:pPr>
            <w:r w:rsidRPr="004F2617">
              <w:rPr>
                <w:rFonts w:eastAsia="Times New Roman" w:cs="Times New Roman"/>
              </w:rPr>
              <w:t>Personopplysninger som sendes via EESSI Pensjon vil kunne inneholde sensitive personopplysninger, jf. GDPR artikkel 9 nr. 1. Det at denne typen personopplysninger kommer på avveie vil være ekstra belastende for den registrerte, da dette vil kunne føre til omdømmetap for den registrerte, og/eller stigmatisering. EESSI Pensjon inneholder i tillegg personopplysninger som kan brukes til å begå identitetstyveri. Det er lagt vekt på at dette personvernscenarioet vil kunne medføre risiko for økonomisk tap for den registrerte. Dette vil også kunne føre til omdømmetap for den registrerte, og/eller stigmatisering.</w:t>
            </w:r>
          </w:p>
          <w:p w:rsidRPr="00DF77FC" w:rsidR="0021353D" w:rsidP="00630602" w:rsidRDefault="004F2617" w14:paraId="324F2A71" w14:textId="49248B91">
            <w:pPr>
              <w:rPr>
                <w:rFonts w:eastAsia="Times New Roman" w:cs="Times New Roman"/>
              </w:rPr>
            </w:pPr>
            <w:r w:rsidRPr="004F2617">
              <w:rPr>
                <w:rFonts w:eastAsia="Times New Roman" w:cs="Times New Roman"/>
              </w:rPr>
              <w:t xml:space="preserve">Videre legges det vekt på at dette personvernscenarioet vil medføre manglende tillit, ikke bare hos den registrerte, men hos andre registrerte hvis personopplysninger ikke har kommet på avveie. Det antas at manglende tillit vil knytte seg til </w:t>
            </w:r>
            <w:proofErr w:type="spellStart"/>
            <w:r w:rsidRPr="004F2617">
              <w:rPr>
                <w:rFonts w:eastAsia="Times New Roman" w:cs="Times New Roman"/>
              </w:rPr>
              <w:t>NAVs</w:t>
            </w:r>
            <w:proofErr w:type="spellEnd"/>
            <w:r w:rsidRPr="004F2617">
              <w:rPr>
                <w:rFonts w:eastAsia="Times New Roman" w:cs="Times New Roman"/>
              </w:rPr>
              <w:t xml:space="preserve"> evne til å ivareta en oppgave i allmennhetens interesse, nærmere bestemt behandling av trygdeytelser. </w:t>
            </w:r>
          </w:p>
        </w:tc>
      </w:tr>
      <w:tr w:rsidRPr="00DF77FC" w:rsidR="0021353D" w:rsidTr="00630602" w14:paraId="77AFD947"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4F2617" w:rsidRDefault="0021353D" w14:paraId="25B5C2B7" w14:textId="2202CDF8">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91594C" w:rsidR="004F2617" w:rsidP="004F2617" w:rsidRDefault="004F2617" w14:paraId="3C9DB69F" w14:textId="18266FBD">
            <w:pPr>
              <w:rPr>
                <w:strike/>
                <w:rPrChange w:author="Støylen, Mari" w:date="2021-04-12T18:04:00Z" w:id="786">
                  <w:rPr/>
                </w:rPrChange>
              </w:rPr>
            </w:pPr>
            <w:r w:rsidRPr="00287AA1">
              <w:rPr>
                <w:strike/>
                <w:highlight w:val="lightGray"/>
                <w:rPrChange w:author="Støylen, Mari" w:date="2021-05-04T10:19:00Z" w:id="787">
                  <w:rPr/>
                </w:rPrChange>
              </w:rPr>
              <w:t xml:space="preserve">Personopplysningene er krypterte i </w:t>
            </w:r>
            <w:r w:rsidRPr="00287AA1" w:rsidR="00956E4A">
              <w:rPr>
                <w:strike/>
                <w:highlight w:val="lightGray"/>
                <w:rPrChange w:author="Støylen, Mari" w:date="2021-05-04T10:19:00Z" w:id="788">
                  <w:rPr/>
                </w:rPrChange>
              </w:rPr>
              <w:t>den delen av S3-databasen</w:t>
            </w:r>
            <w:r w:rsidRPr="00287AA1" w:rsidDel="00956E4A" w:rsidR="00956E4A">
              <w:rPr>
                <w:strike/>
                <w:highlight w:val="lightGray"/>
                <w:rPrChange w:author="Støylen, Mari" w:date="2021-05-04T10:19:00Z" w:id="789">
                  <w:rPr/>
                </w:rPrChange>
              </w:rPr>
              <w:t xml:space="preserve"> </w:t>
            </w:r>
            <w:r w:rsidRPr="00287AA1" w:rsidR="00956E4A">
              <w:rPr>
                <w:strike/>
                <w:highlight w:val="lightGray"/>
                <w:rPrChange w:author="Støylen, Mari" w:date="2021-05-04T10:19:00Z" w:id="790">
                  <w:rPr/>
                </w:rPrChange>
              </w:rPr>
              <w:t>som ligger i selvbetjeningsløsningen</w:t>
            </w:r>
            <w:r w:rsidRPr="00287AA1">
              <w:rPr>
                <w:strike/>
                <w:highlight w:val="lightGray"/>
                <w:rPrChange w:author="Støylen, Mari" w:date="2021-05-04T10:19:00Z" w:id="791">
                  <w:rPr/>
                </w:rPrChange>
              </w:rPr>
              <w:t>.</w:t>
            </w:r>
            <w:r w:rsidRPr="00287AA1" w:rsidR="00956E4A">
              <w:rPr>
                <w:strike/>
                <w:highlight w:val="lightGray"/>
                <w:rPrChange w:author="Støylen, Mari" w:date="2021-05-04T10:19:00Z" w:id="792">
                  <w:rPr/>
                </w:rPrChange>
              </w:rPr>
              <w:t xml:space="preserve"> I den delen av S3-databasen som ligger på innsiden av NAV, er ikke personopplysningene krypterte, men de er kun tilgjengelige for NAV-ansatte som skal ha tilgang til databasen.</w:t>
            </w:r>
            <w:r w:rsidRPr="00287AA1">
              <w:rPr>
                <w:strike/>
                <w:highlight w:val="lightGray"/>
                <w:rPrChange w:author="Støylen, Mari" w:date="2021-05-04T10:19:00Z" w:id="793">
                  <w:rPr/>
                </w:rPrChange>
              </w:rPr>
              <w:t xml:space="preserve"> De</w:t>
            </w:r>
            <w:r w:rsidRPr="00287AA1" w:rsidR="00956E4A">
              <w:rPr>
                <w:strike/>
                <w:highlight w:val="lightGray"/>
                <w:rPrChange w:author="Støylen, Mari" w:date="2021-05-04T10:19:00Z" w:id="794">
                  <w:rPr/>
                </w:rPrChange>
              </w:rPr>
              <w:t>nn</w:t>
            </w:r>
            <w:r w:rsidRPr="00287AA1">
              <w:rPr>
                <w:strike/>
                <w:highlight w:val="lightGray"/>
                <w:rPrChange w:author="Støylen, Mari" w:date="2021-05-04T10:19:00Z" w:id="795">
                  <w:rPr/>
                </w:rPrChange>
              </w:rPr>
              <w:t xml:space="preserve">e </w:t>
            </w:r>
            <w:r w:rsidRPr="00287AA1" w:rsidR="00956E4A">
              <w:rPr>
                <w:strike/>
                <w:highlight w:val="lightGray"/>
                <w:rPrChange w:author="Støylen, Mari" w:date="2021-05-04T10:19:00Z" w:id="796">
                  <w:rPr/>
                </w:rPrChange>
              </w:rPr>
              <w:t xml:space="preserve">krypteringen </w:t>
            </w:r>
            <w:r w:rsidRPr="00287AA1">
              <w:rPr>
                <w:strike/>
                <w:highlight w:val="lightGray"/>
                <w:rPrChange w:author="Støylen, Mari" w:date="2021-05-04T10:19:00Z" w:id="797">
                  <w:rPr/>
                </w:rPrChange>
              </w:rPr>
              <w:t xml:space="preserve">er </w:t>
            </w:r>
            <w:r w:rsidRPr="00287AA1" w:rsidR="00956E4A">
              <w:rPr>
                <w:strike/>
                <w:highlight w:val="lightGray"/>
                <w:rPrChange w:author="Støylen, Mari" w:date="2021-05-04T10:19:00Z" w:id="798">
                  <w:rPr/>
                </w:rPrChange>
              </w:rPr>
              <w:t xml:space="preserve">et </w:t>
            </w:r>
            <w:r w:rsidRPr="00287AA1">
              <w:rPr>
                <w:strike/>
                <w:highlight w:val="lightGray"/>
                <w:rPrChange w:author="Støylen, Mari" w:date="2021-05-04T10:19:00Z" w:id="799">
                  <w:rPr/>
                </w:rPrChange>
              </w:rPr>
              <w:t>personvernkonsekvensreduserende tiltak som er iverksatt. Det er begrenset hvem av driftspersonell som har tilgang til S3-databasene, og videre er det er bare EESSI Pensjon som har tilgang til databasen. Et sannsy</w:t>
            </w:r>
            <w:r w:rsidRPr="00287AA1" w:rsidR="00123B78">
              <w:rPr>
                <w:strike/>
                <w:highlight w:val="lightGray"/>
                <w:rPrChange w:author="Støylen, Mari" w:date="2021-05-04T10:19:00Z" w:id="800">
                  <w:rPr/>
                </w:rPrChange>
              </w:rPr>
              <w:t>n</w:t>
            </w:r>
            <w:r w:rsidRPr="00287AA1">
              <w:rPr>
                <w:strike/>
                <w:highlight w:val="lightGray"/>
                <w:rPrChange w:author="Støylen, Mari" w:date="2021-05-04T10:19:00Z" w:id="801">
                  <w:rPr/>
                </w:rPrChange>
              </w:rPr>
              <w:t>lighetsreduserende tiltak er at personopplysningene kun skal ligge i S3-databasen</w:t>
            </w:r>
            <w:r w:rsidRPr="00287AA1" w:rsidR="00956E4A">
              <w:rPr>
                <w:strike/>
                <w:highlight w:val="lightGray"/>
                <w:rPrChange w:author="Støylen, Mari" w:date="2021-05-04T10:19:00Z" w:id="802">
                  <w:rPr/>
                </w:rPrChange>
              </w:rPr>
              <w:t xml:space="preserve"> i selvbetjeningsløsningen i </w:t>
            </w:r>
            <w:r w:rsidRPr="00287AA1">
              <w:rPr>
                <w:strike/>
                <w:highlight w:val="lightGray"/>
                <w:rPrChange w:author="Støylen, Mari" w:date="2021-05-04T10:19:00Z" w:id="803">
                  <w:rPr/>
                </w:rPrChange>
              </w:rPr>
              <w:t>en midlertidig tidsperiode.</w:t>
            </w:r>
          </w:p>
          <w:p w:rsidRPr="00DF77FC" w:rsidR="0021353D" w:rsidP="00630602" w:rsidRDefault="004F2617" w14:paraId="48FB9C81" w14:textId="7F7B92BA">
            <w:pPr>
              <w:rPr>
                <w:rFonts w:eastAsia="Times New Roman" w:cs="Times New Roman"/>
              </w:rPr>
            </w:pPr>
            <w:r w:rsidRPr="004F2617">
              <w:rPr>
                <w:rFonts w:eastAsia="Times New Roman" w:cs="Times New Roman"/>
              </w:rPr>
              <w:t>Det antas ytterligere tiltak må gjøre</w:t>
            </w:r>
            <w:r w:rsidR="00123B78">
              <w:rPr>
                <w:rFonts w:eastAsia="Times New Roman" w:cs="Times New Roman"/>
              </w:rPr>
              <w:t>s</w:t>
            </w:r>
            <w:r w:rsidRPr="004F2617">
              <w:rPr>
                <w:rFonts w:eastAsia="Times New Roman" w:cs="Times New Roman"/>
              </w:rPr>
              <w:t xml:space="preserve"> på et nivå som favner mye bredere enn prosjektet EESSI Pensjon, f.eks. en fellestjeneste som sikkerhetsavdeling og/eller personvernprosjektet.  </w:t>
            </w:r>
          </w:p>
        </w:tc>
      </w:tr>
    </w:tbl>
    <w:p w:rsidR="0021353D" w:rsidP="001747D7" w:rsidRDefault="0021353D" w14:paraId="4D54E04D"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21353D" w:rsidTr="00630602" w14:paraId="4DD2F6A1"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9024DD" w:rsidR="0021353D" w:rsidP="00FA6998" w:rsidRDefault="0021353D" w14:paraId="18BAB589" w14:textId="2E6482BD">
            <w:pPr>
              <w:jc w:val="center"/>
              <w:rPr>
                <w:rFonts w:eastAsia="Times New Roman" w:cs="Times New Roman"/>
                <w:b/>
                <w:bCs/>
              </w:rPr>
            </w:pPr>
            <w:r w:rsidRPr="009024DD">
              <w:rPr>
                <w:rFonts w:eastAsia="Times New Roman" w:cs="Times New Roman"/>
              </w:rPr>
              <w:t xml:space="preserve">Personvernscenario </w:t>
            </w:r>
            <w:r>
              <w:rPr>
                <w:rFonts w:eastAsia="Times New Roman" w:cs="Times New Roman"/>
              </w:rPr>
              <w:t>P16</w:t>
            </w:r>
            <w:r w:rsidRPr="009024DD">
              <w:rPr>
                <w:rFonts w:eastAsia="Times New Roman" w:cs="Times New Roman"/>
              </w:rPr>
              <w:t>. «</w:t>
            </w:r>
            <w:r w:rsidR="00FA6998">
              <w:rPr>
                <w:rFonts w:eastAsia="Times New Roman" w:cs="Times New Roman"/>
              </w:rPr>
              <w:t>Vektlegging av utenforliggende hensyn</w:t>
            </w:r>
            <w:r w:rsidRPr="009024DD">
              <w:rPr>
                <w:rFonts w:eastAsia="Times New Roman" w:cs="Times New Roman"/>
              </w:rPr>
              <w:t>»</w:t>
            </w:r>
          </w:p>
        </w:tc>
      </w:tr>
      <w:tr w:rsidRPr="00DF77FC" w:rsidR="0021353D" w:rsidTr="00630602" w14:paraId="09AC6BA2"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21353D" w:rsidP="00630602" w:rsidRDefault="0021353D" w14:paraId="314C4F43"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21353D" w:rsidP="00630602" w:rsidRDefault="00FA6998" w14:paraId="57898FD6" w14:textId="60F850EB">
            <w:pPr>
              <w:rPr>
                <w:rFonts w:eastAsia="Times New Roman" w:cs="Times New Roman"/>
              </w:rPr>
            </w:pPr>
            <w:r>
              <w:rPr>
                <w:rFonts w:eastAsia="Times New Roman" w:cs="Times New Roman"/>
              </w:rPr>
              <w:t>2</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21353D" w:rsidP="00630602" w:rsidRDefault="0021353D" w14:paraId="535FDE0E"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21353D" w:rsidP="00630602" w:rsidRDefault="00FA6998" w14:paraId="1FD6ACB5" w14:textId="3145336B">
            <w:pPr>
              <w:rPr>
                <w:rFonts w:eastAsia="Times New Roman" w:cs="Times New Roman"/>
              </w:rPr>
            </w:pPr>
            <w:r>
              <w:rPr>
                <w:rFonts w:eastAsia="Times New Roman" w:cs="Times New Roman"/>
              </w:rPr>
              <w:t>2</w:t>
            </w:r>
          </w:p>
        </w:tc>
      </w:tr>
      <w:tr w:rsidRPr="00DF77FC" w:rsidR="0021353D" w:rsidTr="00630602" w14:paraId="2AE115C3"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21353D" w:rsidP="00630602" w:rsidRDefault="0021353D" w14:paraId="36A9CB18"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21353D" w:rsidTr="00630602" w14:paraId="36E093B7"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21353D" w:rsidP="00630602" w:rsidRDefault="00FA6998" w14:paraId="180C9C9B" w14:textId="747E5841">
            <w:pPr>
              <w:rPr>
                <w:rFonts w:eastAsia="Times New Roman" w:cs="Times New Roman"/>
              </w:rPr>
            </w:pPr>
            <w:r w:rsidRPr="00FA6998">
              <w:rPr>
                <w:rFonts w:eastAsia="Times New Roman" w:cs="Times New Roman"/>
              </w:rPr>
              <w:t xml:space="preserve">Det er en risiko for at de personopplysningene som den registrerte selv oppgir i fritekstfelt eller laster opp i vedlegg via selvbetjeningsløsningen, og som ikke er relevante for en søknad NAV skal behandle, likevel blir lagt til grunn av NAV. Dette kan innebære at det er lagt vekt på utenforliggende hensyn. </w:t>
            </w:r>
          </w:p>
        </w:tc>
      </w:tr>
      <w:tr w:rsidRPr="00DF77FC" w:rsidR="0021353D" w:rsidTr="00630602" w14:paraId="03662F8D"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21353D" w:rsidP="00630602" w:rsidRDefault="0021353D" w14:paraId="608FB02A" w14:textId="77777777">
            <w:pPr>
              <w:jc w:val="center"/>
              <w:rPr>
                <w:rFonts w:eastAsia="Times New Roman" w:cs="Times New Roman"/>
              </w:rPr>
            </w:pPr>
            <w:r w:rsidRPr="00DF77FC">
              <w:rPr>
                <w:rFonts w:eastAsia="Times New Roman" w:cs="Times New Roman"/>
              </w:rPr>
              <w:t>Vurdering</w:t>
            </w:r>
          </w:p>
        </w:tc>
      </w:tr>
      <w:tr w:rsidRPr="00DF77FC" w:rsidR="0021353D" w:rsidTr="00630602" w14:paraId="437CC4AB"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21353D" w:rsidP="00FA6998" w:rsidRDefault="0021353D" w14:paraId="023AE41B" w14:textId="1CC114E1">
            <w:pPr>
              <w:spacing w:line="276" w:lineRule="auto"/>
              <w:rPr>
                <w:rFonts w:eastAsia="Times New Roman" w:cs="Times New Roman"/>
              </w:rPr>
            </w:pPr>
            <w:r w:rsidRPr="00C23E3E">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A6998" w:rsidR="00FA6998" w:rsidP="00FA6998" w:rsidRDefault="00FA6998" w14:paraId="509D2343" w14:textId="53E4D5AF">
            <w:r w:rsidRPr="00287AA1">
              <w:rPr>
                <w:strike/>
                <w:highlight w:val="lightGray"/>
                <w:rPrChange w:author="Støylen, Mari" w:date="2021-05-04T10:20:00Z" w:id="804">
                  <w:rPr/>
                </w:rPrChange>
              </w:rPr>
              <w:t>Både selvbetjeningsløsningen og</w:t>
            </w:r>
            <w:r w:rsidRPr="00FA6998">
              <w:t xml:space="preserve"> EESSI Pensjon samler inn personopplysninger via fritekstfelter hvor den registrerte selv (via selvbetjeningsløsningen), men også saksbehandlere kan skrive inn personopplysninger. I praksis kan man i disse fritekstfeltene skrive inn hva som helst av informasjon, også sensitive personopplysninger, eller opplysninger som ikke er relevante for </w:t>
            </w:r>
            <w:proofErr w:type="spellStart"/>
            <w:r w:rsidRPr="00FA6998">
              <w:t>NAVs</w:t>
            </w:r>
            <w:proofErr w:type="spellEnd"/>
            <w:r w:rsidRPr="00FA6998">
              <w:t xml:space="preserve"> saksbehandling. Det er også mulig for den registrerte å laste opp vedlegg i flere type filformater, og denne typen filer har ingen restriksjoner knyttet til innhold. Dette personvernscenarioet omfatter både utgående og inngående personopplysninger, det vil si både de personopplysningene som NAV mottar fra de registrerte selv, fra andre lands trygdemyndigheter, og de personopplysningene som </w:t>
            </w:r>
            <w:proofErr w:type="spellStart"/>
            <w:r w:rsidRPr="00FA6998">
              <w:t>NAVs</w:t>
            </w:r>
            <w:proofErr w:type="spellEnd"/>
            <w:r w:rsidRPr="00FA6998">
              <w:t xml:space="preserve"> saksbehandlere sender til andre lands trygdemyndigheter. </w:t>
            </w:r>
          </w:p>
          <w:p w:rsidRPr="00FA6998" w:rsidR="0021353D" w:rsidP="00FA6998" w:rsidRDefault="00FA6998" w14:paraId="3851A88E" w14:textId="7689BA68">
            <w:pPr>
              <w:rPr>
                <w:rFonts w:eastAsia="Times New Roman" w:cs="Times New Roman"/>
              </w:rPr>
            </w:pPr>
            <w:r w:rsidRPr="00FA6998">
              <w:rPr>
                <w:rFonts w:eastAsia="Times New Roman" w:cs="Times New Roman"/>
              </w:rPr>
              <w:t xml:space="preserve">Det mest sannsynlige scenarioet for denne personvernkonsekvensen er at NAV vil motta personopplysninger i fritekstfelter. Både utenlandske trygdemyndigheter og registrertes motivasjon for å bruke fritekstfeltene for å videreformidle personopplysninger vil mest sannsynlig være begrunnet i å vise at vilkårene for å få tilkjent en ytelse er til stede. Denne type informasjon vil kunne være overskuddsinformasjon for NAV. </w:t>
            </w:r>
            <w:r>
              <w:rPr>
                <w:rFonts w:eastAsia="Times New Roman" w:cs="Times New Roman"/>
              </w:rPr>
              <w:tab/>
            </w:r>
          </w:p>
        </w:tc>
      </w:tr>
      <w:tr w:rsidRPr="005D216D" w:rsidR="0021353D" w:rsidTr="00630602" w14:paraId="49FA5AA5"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FA6998" w:rsidRDefault="00FA6998" w14:paraId="2491A75E" w14:textId="487F81D5">
            <w:pPr>
              <w:spacing w:line="276" w:lineRule="auto"/>
              <w:rPr>
                <w:rFonts w:eastAsia="Times New Roman" w:cs="Times New Roman"/>
              </w:rPr>
            </w:pPr>
            <w:r>
              <w:rPr>
                <w:rFonts w:eastAsia="Times New Roman" w:cs="Times New Roman"/>
              </w:rPr>
              <w:t>Konsekvens for den enkelte:</w:t>
            </w:r>
            <w:r w:rsidRPr="001E60A3" w:rsidR="0021353D">
              <w:rPr>
                <w:rFonts w:eastAsia="Times New Roman" w:cs="Times New Roman"/>
              </w:rPr>
              <w:t xml:space="preserve"> </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A6998" w:rsidR="00FA6998" w:rsidP="00FA6998" w:rsidRDefault="00FA6998" w14:paraId="5FFCDF38" w14:textId="77777777">
            <w:pPr>
              <w:rPr>
                <w:rFonts w:eastAsia="Times New Roman" w:cs="Times New Roman"/>
              </w:rPr>
            </w:pPr>
            <w:r w:rsidRPr="00FA6998">
              <w:rPr>
                <w:rFonts w:eastAsia="Times New Roman" w:cs="Times New Roman"/>
              </w:rPr>
              <w:t>Behandlingen innebærer følgende potensielle brudd på personvernlovgivningen:</w:t>
            </w:r>
          </w:p>
          <w:p w:rsidRPr="00FA6998" w:rsidR="00BB120E" w:rsidP="00392EB9" w:rsidRDefault="00BB120E" w14:paraId="030C4CE0" w14:textId="77777777">
            <w:pPr>
              <w:numPr>
                <w:ilvl w:val="0"/>
                <w:numId w:val="33"/>
              </w:numPr>
              <w:rPr>
                <w:rFonts w:eastAsia="Times New Roman" w:cs="Times New Roman"/>
              </w:rPr>
            </w:pPr>
            <w:r w:rsidRPr="00FA6998">
              <w:rPr>
                <w:rFonts w:eastAsia="Times New Roman" w:cs="Times New Roman"/>
              </w:rPr>
              <w:t xml:space="preserve">Dette vil kunne være brudd på personvernprinsippet formålsbegrensning, jf. GDPR artikkel 5 nr. 1 bokstav b). Dette vil særlig gjelde dersom saksbehandlere i NAV legger vekt på personopplysninger som den registrerte eller utenlandske trygdemyndigheter har oppgitt, men som ikke er relevante for behandlingen av saken (utenforliggende hensyn). Dette må imidlertid nyanseres: i saker som omhandler uføretrygd, har NAV innenfor rammene av folketrygdloven et bredt spekter av kilder som kan være relevante for en sak. Dette betyr at det skal mye til før NAV skal anses å være utenfor det som det er relevant å legge vekt på.  </w:t>
            </w:r>
          </w:p>
          <w:p w:rsidRPr="00313C16" w:rsidR="0021353D" w:rsidP="00392EB9" w:rsidRDefault="00BB120E" w14:paraId="02CE936C" w14:textId="22331337">
            <w:pPr>
              <w:numPr>
                <w:ilvl w:val="0"/>
                <w:numId w:val="33"/>
              </w:numPr>
              <w:rPr>
                <w:rFonts w:eastAsia="Times New Roman" w:cs="Times New Roman"/>
                <w:lang w:val="nn-NO"/>
              </w:rPr>
            </w:pPr>
            <w:r w:rsidRPr="00FA6998">
              <w:rPr>
                <w:rFonts w:eastAsia="Times New Roman" w:cs="Times New Roman"/>
              </w:rPr>
              <w:t xml:space="preserve">Dette vil også kunne være brudd på riktighetsprinsippet, jf. </w:t>
            </w:r>
            <w:r w:rsidRPr="00313C16">
              <w:rPr>
                <w:rFonts w:eastAsia="Times New Roman" w:cs="Times New Roman"/>
                <w:lang w:val="nn-NO"/>
              </w:rPr>
              <w:t xml:space="preserve">GDPR artikkel 6 nr. 1 bokstav d). </w:t>
            </w:r>
          </w:p>
        </w:tc>
      </w:tr>
      <w:tr w:rsidRPr="00DF77FC" w:rsidR="0021353D" w:rsidTr="00630602" w14:paraId="077A2248"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FA6998" w:rsidRDefault="0021353D" w14:paraId="24743F91" w14:textId="6C3AF829">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A6998" w:rsidR="00FA6998" w:rsidP="00FA6998" w:rsidRDefault="00FA6998" w14:paraId="157884D3" w14:textId="4809B0C2">
            <w:pPr>
              <w:rPr>
                <w:rFonts w:eastAsia="Times New Roman" w:cs="Times New Roman"/>
              </w:rPr>
            </w:pPr>
            <w:r w:rsidRPr="00FA6998">
              <w:rPr>
                <w:rFonts w:eastAsia="Times New Roman" w:cs="Times New Roman"/>
              </w:rPr>
              <w:t>Saksbehandlere fra andre lands trygdemyndigheter vet ikke hva vilkårene for å få tildelt pensjon eller uføretrygd</w:t>
            </w:r>
            <w:r w:rsidR="00252DC0">
              <w:rPr>
                <w:rFonts w:eastAsia="Times New Roman" w:cs="Times New Roman"/>
              </w:rPr>
              <w:t xml:space="preserve"> er</w:t>
            </w:r>
            <w:r w:rsidRPr="00FA6998">
              <w:rPr>
                <w:rFonts w:eastAsia="Times New Roman" w:cs="Times New Roman"/>
              </w:rPr>
              <w:t xml:space="preserve"> i Norge etter den norske folketrygdloven. Det anses som sannsynlig at saksbehandlere fra andre lands trygdemyndigheter vil kunne sende tilleggsopplysninger i fritekstfelter for å øke sannsynligheten for at en søker får et positivt svar på søknaden sin. På grunn av antall personopplysninger og omfanget av personopplysninger som behandles i EESSI Pensjon, anses det som </w:t>
            </w:r>
            <w:r w:rsidRPr="00FA6998">
              <w:rPr>
                <w:rFonts w:eastAsia="Times New Roman" w:cs="Times New Roman"/>
              </w:rPr>
              <w:t xml:space="preserve">sannsynlig at personopplysninger som blir sendt til NAV fra utenlandske trygdemyndigheter vil kunne bli sendt til NAV uten at NAV har rettslig grunnlag for behandlingen. </w:t>
            </w:r>
          </w:p>
          <w:p w:rsidRPr="00FA6998" w:rsidR="00FA6998" w:rsidP="00FA6998" w:rsidRDefault="00FA6998" w14:paraId="4B8C4EBF" w14:textId="0CE66B80">
            <w:pPr>
              <w:rPr>
                <w:rFonts w:eastAsia="Times New Roman" w:cs="Times New Roman"/>
              </w:rPr>
            </w:pPr>
            <w:r w:rsidRPr="00FA6998">
              <w:rPr>
                <w:rFonts w:eastAsia="Times New Roman" w:cs="Times New Roman"/>
              </w:rPr>
              <w:t xml:space="preserve">Det er verdt å merke seg at en av årsakene til at NAV mottar flere personopplysninger enn nødvendig, er fordi den registrerte selv oppgir personopplysningene. NAV som offentlig organ plikter å motta og behandle alle henvendelser fra publikum. Det er prosjektets erfaring at NAV vil motta flere personopplysninger enn nødvendig. Det er imidlertid mindre sannsynlig at opplysningene som NAV mottar vil bli lagt til grunn som utenforliggende hensyn. Dette fordi saksbehandlere går igjennom opplæring som skal sørge for at saker behandles i tråd med forvaltningsloven, NAV har klare rammer å forholde seg til i form av et klart regelverk og klare saksbehandlingsrutiner og NAV har klare kvalitetssikringsprosess hvor vedtak skal attesteres. </w:t>
            </w:r>
          </w:p>
          <w:p w:rsidRPr="00FA6998" w:rsidR="00FA6998" w:rsidP="00FA6998" w:rsidRDefault="00FA6998" w14:paraId="60B5C2C9" w14:textId="4512FD1D">
            <w:pPr>
              <w:rPr>
                <w:rFonts w:eastAsia="Times New Roman" w:cs="Times New Roman"/>
              </w:rPr>
            </w:pPr>
            <w:proofErr w:type="gramStart"/>
            <w:r w:rsidRPr="00FA6998">
              <w:rPr>
                <w:rFonts w:eastAsia="Times New Roman" w:cs="Times New Roman"/>
              </w:rPr>
              <w:t>Det mest sannsynlig scenarioet</w:t>
            </w:r>
            <w:proofErr w:type="gramEnd"/>
            <w:r w:rsidRPr="00FA6998">
              <w:rPr>
                <w:rFonts w:eastAsia="Times New Roman" w:cs="Times New Roman"/>
              </w:rPr>
              <w:t xml:space="preserve"> her er at NAV i en sak om uføretrygd gjenbruker personopplysninger fra en tidligere sak, typisk vil dette kunne gjelde legeerklæringer. Det er et prinsipp at saksbehandler i NAV skal legge den nyeste legeerklæring til grunn. Hvis man er usikker på kvaliteten av legeerklæring, er prosedyren at man skal innhente en ny. NAV har også prosedyrer f</w:t>
            </w:r>
            <w:r w:rsidR="00252DC0">
              <w:rPr>
                <w:rFonts w:eastAsia="Times New Roman" w:cs="Times New Roman"/>
              </w:rPr>
              <w:t>o</w:t>
            </w:r>
            <w:r w:rsidRPr="00FA6998">
              <w:rPr>
                <w:rFonts w:eastAsia="Times New Roman" w:cs="Times New Roman"/>
              </w:rPr>
              <w:t xml:space="preserve">r å oversette legeerklæringer. Det kan være utfordrende å vite hvilke deler av erklæringen som man skal oversette dersom den er veldig omfattende. Man går over nå til mer standardiserte former for legeerklæringer. </w:t>
            </w:r>
          </w:p>
          <w:p w:rsidRPr="00FA6998" w:rsidR="00FA6998" w:rsidP="00FA6998" w:rsidRDefault="00FA6998" w14:paraId="37FE8B36" w14:textId="77777777">
            <w:pPr>
              <w:rPr>
                <w:rFonts w:eastAsia="Times New Roman" w:cs="Times New Roman"/>
              </w:rPr>
            </w:pPr>
            <w:r w:rsidRPr="00FA6998">
              <w:rPr>
                <w:rFonts w:eastAsia="Times New Roman" w:cs="Times New Roman"/>
              </w:rPr>
              <w:t xml:space="preserve">I uføretrygdsaker er det større rom for hva som er relevant informasjon i en sak, det er dermed større rom for tolkning av hvilke opplysninger som er relevante, og dette senker sannsynlighetsnivået for at det legges vekt på utenforliggende hensyn. </w:t>
            </w:r>
          </w:p>
          <w:p w:rsidRPr="00DF77FC" w:rsidR="0021353D" w:rsidP="00252DC0" w:rsidRDefault="00FA6998" w14:paraId="1AB75D11" w14:textId="0485098C">
            <w:pPr>
              <w:rPr>
                <w:rFonts w:eastAsia="Times New Roman" w:cs="Times New Roman"/>
              </w:rPr>
            </w:pPr>
            <w:r w:rsidRPr="00FA6998">
              <w:rPr>
                <w:rFonts w:eastAsia="Times New Roman" w:cs="Times New Roman"/>
              </w:rPr>
              <w:t xml:space="preserve">På bakgrunn av dette legges det til grunn at sannsynlighetsnivået for at </w:t>
            </w:r>
            <w:proofErr w:type="spellStart"/>
            <w:r w:rsidRPr="00FA6998">
              <w:rPr>
                <w:rFonts w:eastAsia="Times New Roman" w:cs="Times New Roman"/>
              </w:rPr>
              <w:t>NAVs</w:t>
            </w:r>
            <w:proofErr w:type="spellEnd"/>
            <w:r w:rsidRPr="00FA6998">
              <w:rPr>
                <w:rFonts w:eastAsia="Times New Roman" w:cs="Times New Roman"/>
              </w:rPr>
              <w:t xml:space="preserve"> saksbehandlere legger utenforliggende hensyn til grunn, generelt er lav. Uføretrygdsaker og pensjonssaker behandles av en saksbehandler og deretter av en attestant. Det er noe forskjellig hvor grundig en attestant går til verks for å kvalitetssikre denne typen saker, men NAV har systematisert denne typen kvalitetssikring som vil virke sannsy</w:t>
            </w:r>
            <w:r w:rsidR="00252DC0">
              <w:rPr>
                <w:rFonts w:eastAsia="Times New Roman" w:cs="Times New Roman"/>
              </w:rPr>
              <w:t>n</w:t>
            </w:r>
            <w:r w:rsidRPr="00FA6998">
              <w:rPr>
                <w:rFonts w:eastAsia="Times New Roman" w:cs="Times New Roman"/>
              </w:rPr>
              <w:t>lighetsreduserende. Spørsmålet er om det hever sannsynlighetsnivået at NAV mottar overskuddsinformasjon. Det legges til grunn at NAV mottar overskuddsinformasjon, men at det skal noe til før denne informasjonen er relevant. Det legges også til grunn at det skal mye til før en saksbehandler faktisk legger vekt på utenforliggende hensyn og at et vedtak blir fattet på feil grunnlag pga. opplæring,</w:t>
            </w:r>
            <w:r w:rsidR="00252DC0">
              <w:rPr>
                <w:rFonts w:eastAsia="Times New Roman" w:cs="Times New Roman"/>
              </w:rPr>
              <w:t xml:space="preserve"> og</w:t>
            </w:r>
            <w:r w:rsidRPr="00FA6998">
              <w:rPr>
                <w:rFonts w:eastAsia="Times New Roman" w:cs="Times New Roman"/>
              </w:rPr>
              <w:t xml:space="preserve"> stort rom for bruk av skjønn i uføretrygdsaker, attestasjon før vedtak fattes, klare vilkår for å få tilkjent ytelsene i folketrygdloven, og klare saksbehandlingsrutiner basert på forvaltningsloven. </w:t>
            </w:r>
          </w:p>
        </w:tc>
      </w:tr>
      <w:tr w:rsidRPr="00DF77FC" w:rsidR="0021353D" w:rsidTr="00630602" w14:paraId="2FEA0449"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FA6998" w:rsidRDefault="0021353D" w14:paraId="7381D41C" w14:textId="236C462C">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A6998" w:rsidR="00FA6998" w:rsidP="00FA6998" w:rsidRDefault="00FA6998" w14:paraId="5A92AC51" w14:textId="77777777">
            <w:pPr>
              <w:rPr>
                <w:rFonts w:eastAsia="Times New Roman" w:cs="Times New Roman"/>
              </w:rPr>
            </w:pPr>
            <w:r w:rsidRPr="00FA6998">
              <w:rPr>
                <w:rFonts w:eastAsia="Times New Roman" w:cs="Times New Roman"/>
              </w:rPr>
              <w:t xml:space="preserve">Det å behandle personopplysninger uten behandlingsgrunnlag og ut over formålet: </w:t>
            </w:r>
          </w:p>
          <w:p w:rsidRPr="00FA6998" w:rsidR="00BB120E" w:rsidP="00392EB9" w:rsidRDefault="00BB120E" w14:paraId="47E9822E" w14:textId="77777777">
            <w:pPr>
              <w:numPr>
                <w:ilvl w:val="0"/>
                <w:numId w:val="34"/>
              </w:numPr>
              <w:rPr>
                <w:rFonts w:eastAsia="Times New Roman" w:cs="Times New Roman"/>
              </w:rPr>
            </w:pPr>
            <w:r w:rsidRPr="00FA6998">
              <w:rPr>
                <w:rFonts w:eastAsia="Times New Roman" w:cs="Times New Roman"/>
              </w:rPr>
              <w:t>fratar den registrerte nødvendige garantier for dens privatliv</w:t>
            </w:r>
          </w:p>
          <w:p w:rsidRPr="00FA6998" w:rsidR="00BB120E" w:rsidP="00392EB9" w:rsidRDefault="00BB120E" w14:paraId="643407FC" w14:textId="77777777">
            <w:pPr>
              <w:numPr>
                <w:ilvl w:val="0"/>
                <w:numId w:val="34"/>
              </w:numPr>
              <w:rPr>
                <w:rFonts w:eastAsia="Times New Roman" w:cs="Times New Roman"/>
              </w:rPr>
            </w:pPr>
            <w:r w:rsidRPr="00FA6998">
              <w:rPr>
                <w:rFonts w:eastAsia="Times New Roman" w:cs="Times New Roman"/>
              </w:rPr>
              <w:t>fører til manglende medbestemmelse og kontroll med bruk av personopplysningene til den registrerte</w:t>
            </w:r>
          </w:p>
          <w:p w:rsidRPr="00FA6998" w:rsidR="00BB120E" w:rsidP="00392EB9" w:rsidRDefault="00BB120E" w14:paraId="3B233041" w14:textId="77777777">
            <w:pPr>
              <w:numPr>
                <w:ilvl w:val="0"/>
                <w:numId w:val="34"/>
              </w:numPr>
              <w:rPr>
                <w:rFonts w:eastAsia="Times New Roman" w:cs="Times New Roman"/>
              </w:rPr>
            </w:pPr>
            <w:r w:rsidRPr="00FA6998">
              <w:rPr>
                <w:rFonts w:eastAsia="Times New Roman" w:cs="Times New Roman"/>
              </w:rPr>
              <w:t xml:space="preserve">fører til manglende tillit hos den registrerte for hvordan behandling av trygdeytelser skjer </w:t>
            </w:r>
          </w:p>
          <w:p w:rsidRPr="00FA6998" w:rsidR="00BB120E" w:rsidP="00392EB9" w:rsidRDefault="00BB120E" w14:paraId="4FFF020F" w14:textId="77777777">
            <w:pPr>
              <w:numPr>
                <w:ilvl w:val="0"/>
                <w:numId w:val="34"/>
              </w:numPr>
              <w:rPr>
                <w:rFonts w:eastAsia="Times New Roman" w:cs="Times New Roman"/>
              </w:rPr>
            </w:pPr>
            <w:r w:rsidRPr="00FA6998">
              <w:rPr>
                <w:rFonts w:eastAsia="Times New Roman" w:cs="Times New Roman"/>
              </w:rPr>
              <w:t>fører til manglende forutsigbarhet i hvordan den enkeltes personopplysninger behandles</w:t>
            </w:r>
          </w:p>
          <w:p w:rsidRPr="00FA6998" w:rsidR="00BB120E" w:rsidP="00392EB9" w:rsidRDefault="00BB120E" w14:paraId="04FEC821" w14:textId="77777777">
            <w:pPr>
              <w:numPr>
                <w:ilvl w:val="0"/>
                <w:numId w:val="34"/>
              </w:numPr>
              <w:rPr>
                <w:rFonts w:eastAsia="Times New Roman" w:cs="Times New Roman"/>
              </w:rPr>
            </w:pPr>
            <w:r w:rsidRPr="00FA6998">
              <w:rPr>
                <w:rFonts w:eastAsia="Times New Roman" w:cs="Times New Roman"/>
              </w:rPr>
              <w:t>vil være brudd på den registrertes rett til å bli informert om den behandlingen som skjer, noe som vil redusere den registrertes mulighet til å håndheve sine personvernrettigheter</w:t>
            </w:r>
          </w:p>
          <w:p w:rsidRPr="00FA6998" w:rsidR="00FA6998" w:rsidP="00FA6998" w:rsidRDefault="00FA6998" w14:paraId="3D5042D3" w14:textId="77777777">
            <w:pPr>
              <w:rPr>
                <w:rFonts w:eastAsia="Times New Roman" w:cs="Times New Roman"/>
              </w:rPr>
            </w:pPr>
            <w:r w:rsidRPr="00FA6998">
              <w:rPr>
                <w:rFonts w:eastAsia="Times New Roman" w:cs="Times New Roman"/>
              </w:rPr>
              <w:t xml:space="preserve">Dette personvernscenarioet vil kunne innebære behandling av helseopplysninger. Dette er sensitive personopplysninger som det i utgangspunktet er forbudt å behandle, jf. GDPR artikkel 9 nr. 1. Brudd på prinsippet om formålsbegrensning vil være ekstra alvorlig for den registrerte for denne typen personopplysninger. Det legges til grunn at de personopplysningene som NAV har lagt til grunn faktisk har en sammenheng med søknaden, selv om det er lagt vekt på utenforliggende hensyn. Det antas at det mest sannsynlige scenarioet er at NAV rettslig er innenfor det skjønnet man har å forholde seg til, men at momentene er vektlagt feil. </w:t>
            </w:r>
          </w:p>
          <w:p w:rsidRPr="00DF77FC" w:rsidR="0021353D" w:rsidP="00630602" w:rsidRDefault="00FA6998" w14:paraId="56B3199A" w14:textId="0D47A6C7">
            <w:pPr>
              <w:rPr>
                <w:rFonts w:eastAsia="Times New Roman" w:cs="Times New Roman"/>
              </w:rPr>
            </w:pPr>
            <w:r w:rsidRPr="00FA6998">
              <w:rPr>
                <w:rFonts w:eastAsia="Times New Roman" w:cs="Times New Roman"/>
              </w:rPr>
              <w:t xml:space="preserve">Det er en risiko for at saksgangen blir forsinket, og at den registrertes rett til oppfyllelse av trygdeytelser dermed også blir forsinket. Dette vil kunne føre til et midlertidig økonomisk tap for den registrerte. </w:t>
            </w:r>
          </w:p>
        </w:tc>
      </w:tr>
      <w:tr w:rsidRPr="00DF77FC" w:rsidR="0021353D" w:rsidTr="00630602" w14:paraId="118D9596"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FA6998" w:rsidRDefault="0021353D" w14:paraId="3FB3281B" w14:textId="4AB115FC">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A6998" w:rsidR="0021353D" w:rsidP="00630602" w:rsidRDefault="00FA6998" w14:paraId="57166781" w14:textId="23BF5C67">
            <w:r w:rsidRPr="00FA6998">
              <w:rPr>
                <w:rFonts w:eastAsia="Times New Roman"/>
              </w:rPr>
              <w:t xml:space="preserve">Det er ikke ansett som nødvendig å iverksette ytterligere risikoreduserende tiltak for dette personvernscenarioet. </w:t>
            </w:r>
          </w:p>
        </w:tc>
      </w:tr>
    </w:tbl>
    <w:p w:rsidR="0021353D" w:rsidP="001747D7" w:rsidRDefault="0021353D" w14:paraId="032E0D23" w14:textId="77777777"/>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21353D" w:rsidTr="00630602" w14:paraId="38B310CB"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9024DD" w:rsidR="0021353D" w:rsidP="00630602" w:rsidRDefault="0021353D" w14:paraId="71B7F15A" w14:textId="56569515">
            <w:pPr>
              <w:jc w:val="center"/>
              <w:rPr>
                <w:rFonts w:eastAsia="Times New Roman" w:cs="Times New Roman"/>
                <w:b/>
                <w:bCs/>
              </w:rPr>
            </w:pPr>
            <w:r w:rsidRPr="009024DD">
              <w:rPr>
                <w:rFonts w:eastAsia="Times New Roman" w:cs="Times New Roman"/>
              </w:rPr>
              <w:t xml:space="preserve">Personvernscenario </w:t>
            </w:r>
            <w:r>
              <w:rPr>
                <w:rFonts w:eastAsia="Times New Roman" w:cs="Times New Roman"/>
              </w:rPr>
              <w:t>P17</w:t>
            </w:r>
            <w:r w:rsidRPr="009024DD">
              <w:rPr>
                <w:rFonts w:eastAsia="Times New Roman" w:cs="Times New Roman"/>
              </w:rPr>
              <w:t>. «</w:t>
            </w:r>
            <w:r w:rsidRPr="00163431" w:rsidR="00163431">
              <w:rPr>
                <w:rFonts w:eastAsia="Times New Roman" w:cs="Times New Roman"/>
              </w:rPr>
              <w:t>Personopplysninger på avveie – Personopplysninger til eller fra EESSI Pensjon blir sendt til feil mottaker</w:t>
            </w:r>
            <w:r w:rsidRPr="009024DD">
              <w:rPr>
                <w:rFonts w:eastAsia="Times New Roman" w:cs="Times New Roman"/>
              </w:rPr>
              <w:t>»</w:t>
            </w:r>
          </w:p>
        </w:tc>
      </w:tr>
      <w:tr w:rsidRPr="00DF77FC" w:rsidR="0021353D" w:rsidTr="00630602" w14:paraId="0215E9B3"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DF77FC" w:rsidR="0021353D" w:rsidP="00630602" w:rsidRDefault="0021353D" w14:paraId="48980267" w14:textId="77777777">
            <w:pPr>
              <w:jc w:val="center"/>
              <w:rPr>
                <w:rFonts w:eastAsia="Times New Roman" w:cs="Times New Roman"/>
                <w:b/>
              </w:rPr>
            </w:pPr>
            <w:r w:rsidRPr="00DF77FC">
              <w:rPr>
                <w:rFonts w:eastAsia="Times New Roman" w:cs="Times New Roman"/>
                <w:b/>
              </w:rPr>
              <w:t>Sannsynlighet</w:t>
            </w:r>
            <w:r>
              <w:rPr>
                <w:rFonts w:eastAsia="Times New Roman" w:cs="Times New Roman"/>
                <w:b/>
              </w:rPr>
              <w: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21353D" w:rsidP="00630602" w:rsidRDefault="00FA6998" w14:paraId="0AA10E46" w14:textId="7D0100D7">
            <w:pPr>
              <w:rPr>
                <w:rFonts w:eastAsia="Times New Roman" w:cs="Times New Roman"/>
              </w:rPr>
            </w:pPr>
            <w:r>
              <w:rPr>
                <w:rFonts w:eastAsia="Times New Roman" w:cs="Times New Roman"/>
              </w:rPr>
              <w:t>3</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DF77FC" w:rsidR="0021353D" w:rsidP="00630602" w:rsidRDefault="0021353D" w14:paraId="5FAD59A3" w14:textId="77777777">
            <w:pPr>
              <w:spacing w:before="100" w:beforeAutospacing="1"/>
              <w:jc w:val="center"/>
              <w:rPr>
                <w:rFonts w:eastAsia="Times New Roman" w:cs="Times New Roman"/>
                <w:b/>
              </w:rPr>
            </w:pPr>
            <w:r w:rsidRPr="00DF77FC">
              <w:rPr>
                <w:rFonts w:eastAsia="Times New Roman" w:cs="Times New Roman"/>
                <w:b/>
              </w:rPr>
              <w:t>Konsekvens</w:t>
            </w:r>
            <w:r>
              <w:rPr>
                <w:rFonts w:eastAsia="Times New Roman" w:cs="Times New Roman"/>
                <w:b/>
              </w:rPr>
              <w:t>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21353D" w:rsidP="00630602" w:rsidRDefault="00FA6998" w14:paraId="1854A3A0" w14:textId="2A8A2CC5">
            <w:pPr>
              <w:rPr>
                <w:rFonts w:eastAsia="Times New Roman" w:cs="Times New Roman"/>
              </w:rPr>
            </w:pPr>
            <w:r>
              <w:rPr>
                <w:rFonts w:eastAsia="Times New Roman" w:cs="Times New Roman"/>
              </w:rPr>
              <w:t>3</w:t>
            </w:r>
          </w:p>
        </w:tc>
      </w:tr>
      <w:tr w:rsidRPr="00DF77FC" w:rsidR="0021353D" w:rsidTr="00630602" w14:paraId="7E64DC5A"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21353D" w:rsidP="00630602" w:rsidRDefault="0021353D" w14:paraId="1DB330D3" w14:textId="77777777">
            <w:pPr>
              <w:spacing w:line="276" w:lineRule="auto"/>
              <w:jc w:val="center"/>
              <w:rPr>
                <w:rFonts w:eastAsia="Times New Roman" w:cs="Times New Roman"/>
                <w:bCs/>
              </w:rPr>
            </w:pPr>
            <w:r w:rsidRPr="00DF77FC">
              <w:rPr>
                <w:rFonts w:eastAsia="Times New Roman" w:cs="Times New Roman"/>
              </w:rPr>
              <w:t>Beskrivelse av risiko</w:t>
            </w:r>
          </w:p>
        </w:tc>
      </w:tr>
      <w:tr w:rsidRPr="00DF77FC" w:rsidR="0021353D" w:rsidTr="00630602" w14:paraId="399993E4"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DF77FC" w:rsidR="0021353D" w:rsidP="00630602" w:rsidRDefault="00FA6998" w14:paraId="7E666765" w14:textId="1CC01D8A">
            <w:pPr>
              <w:rPr>
                <w:rFonts w:eastAsia="Times New Roman" w:cs="Times New Roman"/>
              </w:rPr>
            </w:pPr>
            <w:r w:rsidRPr="00FA6998">
              <w:rPr>
                <w:rFonts w:eastAsia="Times New Roman" w:cs="Times New Roman"/>
              </w:rPr>
              <w:t xml:space="preserve">Det er en risiko for at personopplysninger fra EESSI Pensjon blir sendt til feil mottaker via </w:t>
            </w:r>
            <w:proofErr w:type="spellStart"/>
            <w:r w:rsidRPr="00FA6998">
              <w:rPr>
                <w:rFonts w:eastAsia="Times New Roman" w:cs="Times New Roman"/>
              </w:rPr>
              <w:t>SEDen</w:t>
            </w:r>
            <w:proofErr w:type="spellEnd"/>
            <w:r w:rsidRPr="00FA6998">
              <w:rPr>
                <w:rFonts w:eastAsia="Times New Roman" w:cs="Times New Roman"/>
              </w:rPr>
              <w:t xml:space="preserve"> (elektroniske skjemaer) eller at NAV mottar informasjon som skulle ha blitt sendt til en annen mottaker. </w:t>
            </w:r>
          </w:p>
        </w:tc>
      </w:tr>
      <w:tr w:rsidRPr="00DF77FC" w:rsidR="0021353D" w:rsidTr="00630602" w14:paraId="3A05FDCD"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DF77FC" w:rsidR="0021353D" w:rsidP="00630602" w:rsidRDefault="0021353D" w14:paraId="53CB5197" w14:textId="77777777">
            <w:pPr>
              <w:jc w:val="center"/>
              <w:rPr>
                <w:rFonts w:eastAsia="Times New Roman" w:cs="Times New Roman"/>
              </w:rPr>
            </w:pPr>
            <w:r w:rsidRPr="00DF77FC">
              <w:rPr>
                <w:rFonts w:eastAsia="Times New Roman" w:cs="Times New Roman"/>
              </w:rPr>
              <w:t>Vurdering</w:t>
            </w:r>
          </w:p>
        </w:tc>
      </w:tr>
      <w:tr w:rsidRPr="00DF77FC" w:rsidR="0021353D" w:rsidTr="00630602" w14:paraId="31F43DE5"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C23E3E" w:rsidR="0021353D" w:rsidP="00FA6998" w:rsidRDefault="0021353D" w14:paraId="12E66330" w14:textId="1139F9BF">
            <w:pPr>
              <w:spacing w:line="276" w:lineRule="auto"/>
              <w:rPr>
                <w:rFonts w:eastAsia="Times New Roman" w:cs="Times New Roman"/>
              </w:rPr>
            </w:pPr>
            <w:r w:rsidRPr="00C23E3E">
              <w:rPr>
                <w:rFonts w:eastAsia="Times New Roman" w:cs="Times New Roman"/>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A6998" w:rsidR="00FA6998" w:rsidP="00FA6998" w:rsidRDefault="00FA6998" w14:paraId="13BF8917" w14:textId="4D7ED079">
            <w:proofErr w:type="spellStart"/>
            <w:r w:rsidRPr="00FA6998">
              <w:t>SEDer</w:t>
            </w:r>
            <w:proofErr w:type="spellEnd"/>
            <w:r w:rsidRPr="00FA6998">
              <w:t xml:space="preserve"> vil kunne bli sendt til feil mottaker. Dette kan både skyldes at NAV mottar personopplysninger om feil person fra andre, f.eks. utenlandske trygdemyndigheter, eller at NAV sender en SED med personopplysninger til feil trygdemyndighet i utlandet. I begge tilfeller vil personopplysninger om en søker blir kjent for en mottaker som ikke har tjenstlig behov for tilgang til den registrertes personopplysninger. Det understrekes at dette personvernscenarioet skyldes menneskelige feil og innebærer utlevering av én registrerts personopplysninger, og ikke en systematisk utlevering av en større gruppe registrerte. </w:t>
            </w:r>
          </w:p>
          <w:p w:rsidRPr="00DF77FC" w:rsidR="0021353D" w:rsidP="00630602" w:rsidRDefault="00FA6998" w14:paraId="2B77E761" w14:textId="0F7BBB76">
            <w:pPr>
              <w:rPr>
                <w:rFonts w:eastAsia="Times New Roman" w:cs="Times New Roman"/>
              </w:rPr>
            </w:pPr>
            <w:r w:rsidRPr="00FA6998">
              <w:rPr>
                <w:rFonts w:eastAsia="Times New Roman" w:cs="Times New Roman"/>
              </w:rPr>
              <w:t xml:space="preserve">Dette personvernscenarioet kan skyldes at NAV gjør feil når den registrerte skal identifiseres, når mottakerlandet skal identifiseres eller at utenlandsk trygdemyndighet ved en feil har identifisert NAV som mottaker av personopplysningene. Det antas at slike feil vil bli hyppigere i tråd med at flere og flere land kobler seg på løsningen. </w:t>
            </w:r>
          </w:p>
        </w:tc>
      </w:tr>
      <w:tr w:rsidRPr="00DF77FC" w:rsidR="0021353D" w:rsidTr="00630602" w14:paraId="2F0AB632"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FA6998" w:rsidRDefault="0021353D" w14:paraId="01F742E0" w14:textId="38767B46">
            <w:pPr>
              <w:spacing w:line="276" w:lineRule="auto"/>
              <w:rPr>
                <w:rFonts w:eastAsia="Times New Roman" w:cs="Times New Roman"/>
              </w:rPr>
            </w:pPr>
            <w:r w:rsidRPr="001E60A3">
              <w:rPr>
                <w:rFonts w:eastAsia="Times New Roman" w:cs="Times New Roman"/>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A6998" w:rsidR="00FA6998" w:rsidP="00FA6998" w:rsidRDefault="00FA6998" w14:paraId="6398402C" w14:textId="77777777">
            <w:pPr>
              <w:rPr>
                <w:rFonts w:eastAsia="Times New Roman" w:cs="Times New Roman"/>
              </w:rPr>
            </w:pPr>
            <w:r w:rsidRPr="00FA6998">
              <w:rPr>
                <w:rFonts w:eastAsia="Times New Roman" w:cs="Times New Roman"/>
              </w:rPr>
              <w:t>Det at personopplysninger blir kjent for andre uten tjenstlig behov, er et brudd på personvernprinsippet integritet og konfidensialitet, jf. GDPR artikkel 5 nr. 1 bokstav f). Dette er i seg selv et personvernbrudd.</w:t>
            </w:r>
          </w:p>
          <w:p w:rsidRPr="00DF77FC" w:rsidR="0021353D" w:rsidP="00630602" w:rsidRDefault="00FA6998" w14:paraId="05CD4633" w14:textId="1CFF712F">
            <w:pPr>
              <w:rPr>
                <w:rFonts w:eastAsia="Times New Roman" w:cs="Times New Roman"/>
              </w:rPr>
            </w:pPr>
            <w:r w:rsidRPr="00FA6998">
              <w:rPr>
                <w:rFonts w:eastAsia="Times New Roman" w:cs="Times New Roman"/>
              </w:rPr>
              <w:t>Denne typen utlevering vil også være brudd på prinsippet formålsbegrensning, jf. GDPR artikkel 5 nr. 1 bokstav b).</w:t>
            </w:r>
          </w:p>
        </w:tc>
      </w:tr>
      <w:tr w:rsidRPr="00DF77FC" w:rsidR="0021353D" w:rsidTr="00630602" w14:paraId="6A8CD2AC"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FA6998" w:rsidRDefault="0021353D" w14:paraId="48FC7852" w14:textId="7A6E6C76">
            <w:pPr>
              <w:spacing w:line="276" w:lineRule="auto"/>
              <w:rPr>
                <w:rFonts w:eastAsia="Times New Roman" w:cs="Times New Roman"/>
              </w:rPr>
            </w:pPr>
            <w:r w:rsidRPr="001E60A3">
              <w:rPr>
                <w:rFonts w:eastAsia="Times New Roman" w:cs="Times New Roman"/>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DF77FC" w:rsidR="0021353D" w:rsidP="00630602" w:rsidRDefault="00FA6998" w14:paraId="18A0C406" w14:textId="2E1D1C34">
            <w:pPr>
              <w:rPr>
                <w:rFonts w:eastAsia="Times New Roman" w:cs="Times New Roman"/>
              </w:rPr>
            </w:pPr>
            <w:r w:rsidRPr="00FA6998">
              <w:rPr>
                <w:rFonts w:eastAsia="Times New Roman" w:cs="Times New Roman"/>
              </w:rPr>
              <w:t xml:space="preserve">Det er en iboende risiko for at dette personvernscenarioet vil realiseres, blant annet fordi en trygdemyndighet ikke nødvendigvis vet hvem som skal være mottaker.  Dette personvernscenarioet omfatter også menneskelige feil, noe som det er sannsynlig vil forekomme, både for de personopplysningene </w:t>
            </w:r>
            <w:r w:rsidR="00E619D1">
              <w:rPr>
                <w:rFonts w:eastAsia="Times New Roman" w:cs="Times New Roman"/>
              </w:rPr>
              <w:t>s</w:t>
            </w:r>
            <w:r w:rsidRPr="00FA6998">
              <w:rPr>
                <w:rFonts w:eastAsia="Times New Roman" w:cs="Times New Roman"/>
              </w:rPr>
              <w:t xml:space="preserve">om NAV mottar og de som NAV sender ifra seg. Dette personvernscenarioet innebærer ikke at personopplysningene blir brukt til andre formål, enn det de ble samlet inn for, men det personopplysninger blir kjent for andre som ikke har tjenstlig behov for opplysningene.    </w:t>
            </w:r>
          </w:p>
        </w:tc>
      </w:tr>
      <w:tr w:rsidRPr="00DF77FC" w:rsidR="0021353D" w:rsidTr="00630602" w14:paraId="2A097D78"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FA6998" w:rsidRDefault="0021353D" w14:paraId="377B0F0A" w14:textId="2E18B9FC">
            <w:pPr>
              <w:spacing w:line="276" w:lineRule="auto"/>
              <w:rPr>
                <w:rFonts w:eastAsia="Times New Roman" w:cs="Times New Roman"/>
              </w:rPr>
            </w:pPr>
            <w:r w:rsidRPr="001E60A3">
              <w:rPr>
                <w:rFonts w:eastAsia="Times New Roman" w:cs="Times New Roman"/>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A6998" w:rsidR="00FA6998" w:rsidP="00FA6998" w:rsidRDefault="00FA6998" w14:paraId="70E3FB67" w14:textId="77777777">
            <w:pPr>
              <w:rPr>
                <w:rFonts w:eastAsia="Times New Roman" w:cs="Times New Roman"/>
              </w:rPr>
            </w:pPr>
            <w:r w:rsidRPr="00FA6998">
              <w:rPr>
                <w:rFonts w:eastAsia="Times New Roman" w:cs="Times New Roman"/>
              </w:rPr>
              <w:t xml:space="preserve">Det at personopplysninger blir kjent for uvedkommende: </w:t>
            </w:r>
          </w:p>
          <w:p w:rsidRPr="00FA6998" w:rsidR="00BB120E" w:rsidP="00392EB9" w:rsidRDefault="00BB120E" w14:paraId="7530928E" w14:textId="77777777">
            <w:pPr>
              <w:numPr>
                <w:ilvl w:val="0"/>
                <w:numId w:val="35"/>
              </w:numPr>
              <w:rPr>
                <w:rFonts w:eastAsia="Times New Roman" w:cs="Times New Roman"/>
              </w:rPr>
            </w:pPr>
            <w:r w:rsidRPr="00FA6998">
              <w:rPr>
                <w:rFonts w:eastAsia="Times New Roman" w:cs="Times New Roman"/>
              </w:rPr>
              <w:t xml:space="preserve">vil kunne gå ut over den registrertes omdømme at vedkommendes personopplysninger blir kjent for uvedkommende.  Personopplysninger som sendes via SED vil kunne inneholde sensitive personopplysninger, jf. GDPR artikkel 9 nr. 1. Det at denne typen personopplysninger kommer på avveie vil være ekstra belastende for den registrerte, da dette vil kunne føre til omdømmetap for den registrerte, og/eller stigmatisering.  </w:t>
            </w:r>
          </w:p>
          <w:p w:rsidRPr="00FA6998" w:rsidR="00BB120E" w:rsidP="00392EB9" w:rsidRDefault="00BB120E" w14:paraId="63734041" w14:textId="77777777">
            <w:pPr>
              <w:numPr>
                <w:ilvl w:val="0"/>
                <w:numId w:val="35"/>
              </w:numPr>
              <w:rPr>
                <w:rFonts w:eastAsia="Times New Roman" w:cs="Times New Roman"/>
              </w:rPr>
            </w:pPr>
            <w:r w:rsidRPr="00FA6998">
              <w:rPr>
                <w:rFonts w:eastAsia="Times New Roman" w:cs="Times New Roman"/>
              </w:rPr>
              <w:t>fratar den registrerte nødvendige garantier for dens privatliv og muligheten til å håndheve sine personvernrettigheter.</w:t>
            </w:r>
          </w:p>
          <w:p w:rsidRPr="00FA6998" w:rsidR="00BB120E" w:rsidP="00392EB9" w:rsidRDefault="00BB120E" w14:paraId="5774E264" w14:textId="77777777">
            <w:pPr>
              <w:numPr>
                <w:ilvl w:val="0"/>
                <w:numId w:val="35"/>
              </w:numPr>
              <w:rPr>
                <w:rFonts w:eastAsia="Times New Roman" w:cs="Times New Roman"/>
              </w:rPr>
            </w:pPr>
            <w:r w:rsidRPr="00FA6998">
              <w:rPr>
                <w:rFonts w:eastAsia="Times New Roman" w:cs="Times New Roman"/>
              </w:rPr>
              <w:t>fører til manglende medbestemmelse og kontroll av bruk av personopplysninger for den registrerte</w:t>
            </w:r>
          </w:p>
          <w:p w:rsidRPr="00FA6998" w:rsidR="00BB120E" w:rsidP="00392EB9" w:rsidRDefault="00BB120E" w14:paraId="3A1DFBEE" w14:textId="77777777">
            <w:pPr>
              <w:numPr>
                <w:ilvl w:val="0"/>
                <w:numId w:val="35"/>
              </w:numPr>
              <w:rPr>
                <w:rFonts w:eastAsia="Times New Roman" w:cs="Times New Roman"/>
              </w:rPr>
            </w:pPr>
            <w:r w:rsidRPr="00FA6998">
              <w:rPr>
                <w:rFonts w:eastAsia="Times New Roman" w:cs="Times New Roman"/>
              </w:rPr>
              <w:t xml:space="preserve">fører til manglende tillit hos den registrerte for hvordan behandling av trygdeytelser skjer </w:t>
            </w:r>
          </w:p>
          <w:p w:rsidRPr="00FA6998" w:rsidR="00BB120E" w:rsidP="00392EB9" w:rsidRDefault="00BB120E" w14:paraId="2B56BEFE" w14:textId="77777777">
            <w:pPr>
              <w:numPr>
                <w:ilvl w:val="0"/>
                <w:numId w:val="35"/>
              </w:numPr>
              <w:rPr>
                <w:rFonts w:eastAsia="Times New Roman" w:cs="Times New Roman"/>
              </w:rPr>
            </w:pPr>
            <w:r w:rsidRPr="00FA6998">
              <w:rPr>
                <w:rFonts w:eastAsia="Times New Roman" w:cs="Times New Roman"/>
              </w:rPr>
              <w:t>gir ikke den registrerte forutsigbarhet i hvordan den enkeltes personopplysninger behandles</w:t>
            </w:r>
          </w:p>
          <w:p w:rsidRPr="00FA6998" w:rsidR="00BB120E" w:rsidP="00392EB9" w:rsidRDefault="00BB120E" w14:paraId="39E9CE78" w14:textId="77777777">
            <w:pPr>
              <w:numPr>
                <w:ilvl w:val="0"/>
                <w:numId w:val="35"/>
              </w:numPr>
              <w:rPr>
                <w:rFonts w:eastAsia="Times New Roman" w:cs="Times New Roman"/>
              </w:rPr>
            </w:pPr>
            <w:r w:rsidRPr="00FA6998">
              <w:rPr>
                <w:rFonts w:eastAsia="Times New Roman" w:cs="Times New Roman"/>
              </w:rPr>
              <w:t>vil være brudd på den registrertes rett til å bli informert om den behandlingen som skjer</w:t>
            </w:r>
          </w:p>
          <w:p w:rsidRPr="00FA6998" w:rsidR="00FA6998" w:rsidP="00FA6998" w:rsidRDefault="00FA6998" w14:paraId="59A2B446" w14:textId="6957344A">
            <w:pPr>
              <w:rPr>
                <w:rFonts w:eastAsia="Times New Roman" w:cs="Times New Roman"/>
              </w:rPr>
            </w:pPr>
            <w:r w:rsidRPr="00FA6998">
              <w:rPr>
                <w:rFonts w:eastAsia="Times New Roman" w:cs="Times New Roman"/>
              </w:rPr>
              <w:t xml:space="preserve">Det legges vekt på at dette personvernscenarioet er brudd på to av personvernprinsippene i GDPR artikkel 5, noe som trekker opp konsekvensnivået for dette personvernscenarioet. Det legges også vekt på at </w:t>
            </w:r>
            <w:proofErr w:type="spellStart"/>
            <w:r w:rsidRPr="00FA6998">
              <w:rPr>
                <w:rFonts w:eastAsia="Times New Roman" w:cs="Times New Roman"/>
              </w:rPr>
              <w:t>SEDene</w:t>
            </w:r>
            <w:proofErr w:type="spellEnd"/>
            <w:r w:rsidRPr="00FA6998">
              <w:rPr>
                <w:rFonts w:eastAsia="Times New Roman" w:cs="Times New Roman"/>
              </w:rPr>
              <w:t>, selv om de blir feilsendt, blir sendt til andre EØS-lands trygdemyndigheter. Det antas at selv om dette betyr at personopplysninger blir kjent for uvedkommende, blir de kjent for uvedkommende innenfor trygdemyndighetene. Det legges til grunn at dette medfører at personvernkonsekvensene er mindre</w:t>
            </w:r>
            <w:r w:rsidR="00CA6EB5">
              <w:rPr>
                <w:rFonts w:eastAsia="Times New Roman" w:cs="Times New Roman"/>
              </w:rPr>
              <w:t xml:space="preserve"> alvorlige</w:t>
            </w:r>
            <w:r w:rsidRPr="00FA6998">
              <w:rPr>
                <w:rFonts w:eastAsia="Times New Roman" w:cs="Times New Roman"/>
              </w:rPr>
              <w:t xml:space="preserve"> for den registrerte enn andre konfidensialitetsbrudd. </w:t>
            </w:r>
          </w:p>
          <w:p w:rsidRPr="00FA6998" w:rsidR="00FA6998" w:rsidP="00FA6998" w:rsidRDefault="00FA6998" w14:paraId="51EAC3BC" w14:textId="77777777">
            <w:pPr>
              <w:rPr>
                <w:rFonts w:eastAsia="Times New Roman" w:cs="Times New Roman"/>
              </w:rPr>
            </w:pPr>
            <w:r w:rsidRPr="00FA6998">
              <w:rPr>
                <w:rFonts w:eastAsia="Times New Roman" w:cs="Times New Roman"/>
              </w:rPr>
              <w:t xml:space="preserve">Det er en risiko for at saksgangen blir forsinket, og at den registrertes rett til oppfyllelse av trygdeytelser dermed også blir forsinket. Dette vil kunne føre til et midlertidig økonomisk tap for den registrerte. Selv om en feilsending av en SED vil kunne påføre den registrerte et midlertidig økonomisk tap ved at saksbehandlingen blir forsinket, legges det til grunn at dette er et midlertidig tap, og at den registrertes økonomiske situasjon vil bli gjenopprettet. </w:t>
            </w:r>
          </w:p>
          <w:p w:rsidRPr="00DF77FC" w:rsidR="0021353D" w:rsidP="00630602" w:rsidRDefault="00FA6998" w14:paraId="06FCC475" w14:textId="517DEE32">
            <w:pPr>
              <w:rPr>
                <w:rFonts w:eastAsia="Times New Roman" w:cs="Times New Roman"/>
              </w:rPr>
            </w:pPr>
            <w:r w:rsidRPr="00FA6998">
              <w:rPr>
                <w:rFonts w:eastAsia="Times New Roman" w:cs="Times New Roman"/>
              </w:rPr>
              <w:t xml:space="preserve">Det antas at NAV vil oppdage denne typen feil relativt raskt. Imidlertid vil nok NAV mangle rutiner for å slette personopplysninger fra alle systemer når de først har blitt feilregistrert. Det finnes </w:t>
            </w:r>
            <w:proofErr w:type="spellStart"/>
            <w:r w:rsidRPr="00FA6998">
              <w:rPr>
                <w:rFonts w:eastAsia="Times New Roman" w:cs="Times New Roman"/>
              </w:rPr>
              <w:t>SEDer</w:t>
            </w:r>
            <w:proofErr w:type="spellEnd"/>
            <w:r w:rsidRPr="00FA6998">
              <w:rPr>
                <w:rFonts w:eastAsia="Times New Roman" w:cs="Times New Roman"/>
              </w:rPr>
              <w:t xml:space="preserve"> for å videresende saker, fjerne eller legge til deltakere (den institusjonen som er med i saken), noe som vil redusere konsekvensene av dette personvernscenarioet noe. </w:t>
            </w:r>
          </w:p>
        </w:tc>
      </w:tr>
      <w:tr w:rsidRPr="00DF77FC" w:rsidR="0021353D" w:rsidTr="00630602" w14:paraId="6961E800"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DF77FC" w:rsidR="0021353D" w:rsidP="00FA6998" w:rsidRDefault="0021353D" w14:paraId="491F2A94" w14:textId="7B37A88E">
            <w:pPr>
              <w:spacing w:line="276" w:lineRule="auto"/>
              <w:rPr>
                <w:rFonts w:eastAsia="Times New Roman" w:cs="Times New Roman"/>
              </w:rPr>
            </w:pPr>
            <w:r w:rsidRPr="001E60A3">
              <w:rPr>
                <w:rFonts w:eastAsia="Times New Roman" w:cs="Times New Roman"/>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FA6998" w:rsidR="00FA6998" w:rsidP="00FA6998" w:rsidRDefault="00FA6998" w14:paraId="78BA3717" w14:textId="6727E2E8">
            <w:r w:rsidRPr="00FA6998">
              <w:rPr>
                <w:rFonts w:eastAsia="Times New Roman"/>
              </w:rPr>
              <w:t xml:space="preserve">EESSI Pensjon inneholder egne </w:t>
            </w:r>
            <w:proofErr w:type="spellStart"/>
            <w:r w:rsidRPr="00FA6998">
              <w:rPr>
                <w:rFonts w:eastAsia="Times New Roman"/>
              </w:rPr>
              <w:t>SEDer</w:t>
            </w:r>
            <w:proofErr w:type="spellEnd"/>
            <w:r w:rsidRPr="00FA6998">
              <w:rPr>
                <w:rFonts w:eastAsia="Times New Roman"/>
              </w:rPr>
              <w:t xml:space="preserve"> som skal brukes til å etterspørre mer informasjon fra avsenderlandet eller for å rette feil informasjon. Dette er en funksjonalitet som gjør det mulig å varsle om at det har blitt sendt personopplysninger til feil adressat. EESSI Pensjon inneholder også funksjonalitet for å kunne videresende </w:t>
            </w:r>
            <w:proofErr w:type="spellStart"/>
            <w:r w:rsidRPr="00FA6998">
              <w:rPr>
                <w:rFonts w:eastAsia="Times New Roman"/>
              </w:rPr>
              <w:t>SEDer</w:t>
            </w:r>
            <w:proofErr w:type="spellEnd"/>
            <w:r w:rsidRPr="00FA6998">
              <w:rPr>
                <w:rFonts w:eastAsia="Times New Roman"/>
              </w:rPr>
              <w:t xml:space="preserve"> som er sendt til feil mottaker. Dette er funksjonalitet som er utviklet fordi det er sannsynlig at feilsendinger vil skje. Dette er et konsekvensreduserende tiltak. Selv om informasjonen er sendt feil, feilsendes den til en annen trygdemyndighet. Denne er underlagt de samme reglene som NAV (personvern, saksbehandlingskrav etc.). Dette vil også kunne virke som et konsekvensreduserende tiltak. </w:t>
            </w:r>
          </w:p>
          <w:p w:rsidRPr="00FA6998" w:rsidR="00FA6998" w:rsidP="00FA6998" w:rsidRDefault="00FA6998" w14:paraId="1AE0731B" w14:textId="0038C9F5">
            <w:pPr>
              <w:rPr>
                <w:rFonts w:eastAsia="Times New Roman" w:cs="Times New Roman"/>
              </w:rPr>
            </w:pPr>
            <w:r w:rsidRPr="00FA6998">
              <w:rPr>
                <w:rFonts w:eastAsia="Times New Roman" w:cs="Times New Roman"/>
              </w:rPr>
              <w:t xml:space="preserve">NAV har rutiner for å slette opplysninger fra </w:t>
            </w:r>
            <w:proofErr w:type="spellStart"/>
            <w:r w:rsidRPr="00FA6998">
              <w:rPr>
                <w:rFonts w:eastAsia="Times New Roman" w:cs="Times New Roman"/>
              </w:rPr>
              <w:t>Joark</w:t>
            </w:r>
            <w:proofErr w:type="spellEnd"/>
            <w:r w:rsidRPr="00FA6998">
              <w:rPr>
                <w:rFonts w:eastAsia="Times New Roman" w:cs="Times New Roman"/>
              </w:rPr>
              <w:t xml:space="preserve"> på papir, men usikkert om tilsvarende rutiner finnes for elektroniske dokumenter. Et tiltak EESSI Pensjon skal iverksette er å undersøke om det finnes funksjonalitet eller rutiner i </w:t>
            </w:r>
            <w:proofErr w:type="spellStart"/>
            <w:r w:rsidRPr="00FA6998">
              <w:rPr>
                <w:rFonts w:eastAsia="Times New Roman" w:cs="Times New Roman"/>
              </w:rPr>
              <w:t>Joark</w:t>
            </w:r>
            <w:proofErr w:type="spellEnd"/>
            <w:r w:rsidRPr="00FA6998">
              <w:rPr>
                <w:rFonts w:eastAsia="Times New Roman" w:cs="Times New Roman"/>
              </w:rPr>
              <w:t xml:space="preserve"> for sletting av personopplysninger som sendes til NAV ved en feil, som ikke er relevante for saken og som dermed ikke skal arkiveres. </w:t>
            </w:r>
          </w:p>
          <w:p w:rsidRPr="00DF77FC" w:rsidR="0021353D" w:rsidP="00630602" w:rsidRDefault="00FA6998" w14:paraId="4BB13C44" w14:textId="3BF754B8">
            <w:pPr>
              <w:rPr>
                <w:rFonts w:eastAsia="Times New Roman" w:cs="Times New Roman"/>
              </w:rPr>
            </w:pPr>
            <w:r w:rsidRPr="00FA6998">
              <w:rPr>
                <w:rFonts w:eastAsia="Times New Roman" w:cs="Times New Roman"/>
              </w:rPr>
              <w:t>EESSI Pensjon har planlagt å legge inn funksjonalitet i løsningen som først sorterer på land når saksbehandler skal ta stilling til hvilken trygdemyndighet som saken skal endes til. Dette avgrenser relevante institusjoner til de som eksisterer i hvert enkelt land, noe som kan virke sannsy</w:t>
            </w:r>
            <w:r w:rsidR="00E619D1">
              <w:rPr>
                <w:rFonts w:eastAsia="Times New Roman" w:cs="Times New Roman"/>
              </w:rPr>
              <w:t>n</w:t>
            </w:r>
            <w:r w:rsidRPr="00FA6998">
              <w:rPr>
                <w:rFonts w:eastAsia="Times New Roman" w:cs="Times New Roman"/>
              </w:rPr>
              <w:t xml:space="preserve">lighetsreduserende på dette personvernscenarioet. </w:t>
            </w:r>
          </w:p>
        </w:tc>
      </w:tr>
    </w:tbl>
    <w:p w:rsidR="00630602" w:rsidP="001747D7" w:rsidRDefault="00630602" w14:paraId="1BF0FFE5" w14:textId="0276F1D9"/>
    <w:tbl>
      <w:tblPr>
        <w:tblW w:w="14005" w:type="dxa"/>
        <w:tblCellMar>
          <w:left w:w="0" w:type="dxa"/>
          <w:right w:w="0" w:type="dxa"/>
        </w:tblCellMar>
        <w:tblLook w:val="0600" w:firstRow="0" w:lastRow="0" w:firstColumn="0" w:lastColumn="0" w:noHBand="1" w:noVBand="1"/>
      </w:tblPr>
      <w:tblGrid>
        <w:gridCol w:w="2192"/>
        <w:gridCol w:w="492"/>
        <w:gridCol w:w="4375"/>
        <w:gridCol w:w="1985"/>
        <w:gridCol w:w="4961"/>
      </w:tblGrid>
      <w:tr w:rsidRPr="00DF77FC" w:rsidR="003F290A" w:rsidTr="001A4739" w14:paraId="05BB6D39" w14:textId="77777777">
        <w:trPr>
          <w:trHeight w:val="459"/>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FC0C0"/>
            <w:tcMar>
              <w:top w:w="8" w:type="dxa"/>
              <w:left w:w="113" w:type="dxa"/>
              <w:bottom w:w="0" w:type="dxa"/>
              <w:right w:w="8" w:type="dxa"/>
            </w:tcMar>
            <w:vAlign w:val="center"/>
          </w:tcPr>
          <w:p w:rsidRPr="00287AA1" w:rsidR="003F290A" w:rsidP="001A4739" w:rsidRDefault="003F290A" w14:paraId="76AA7E47" w14:textId="77777777">
            <w:pPr>
              <w:jc w:val="center"/>
              <w:rPr>
                <w:rFonts w:eastAsia="Times New Roman" w:cs="Times New Roman"/>
                <w:b/>
                <w:bCs/>
                <w:strike/>
                <w:highlight w:val="lightGray"/>
                <w:rPrChange w:author="Støylen, Mari" w:date="2021-05-04T10:21:00Z" w:id="805">
                  <w:rPr>
                    <w:rFonts w:eastAsia="Times New Roman" w:cs="Times New Roman"/>
                    <w:b/>
                    <w:bCs/>
                  </w:rPr>
                </w:rPrChange>
              </w:rPr>
            </w:pPr>
            <w:r w:rsidRPr="00287AA1">
              <w:rPr>
                <w:rFonts w:eastAsia="Times New Roman" w:cs="Times New Roman"/>
                <w:strike/>
                <w:highlight w:val="lightGray"/>
                <w:rPrChange w:author="Støylen, Mari" w:date="2021-05-04T10:21:00Z" w:id="806">
                  <w:rPr>
                    <w:rFonts w:eastAsia="Times New Roman" w:cs="Times New Roman"/>
                  </w:rPr>
                </w:rPrChange>
              </w:rPr>
              <w:t>Personvernscenario P18. «Det er en risiko for at ansatte i NAV som ikke har tjenstlig behov for tilgang til tilbakemeldingene fra brukere av selvbetjeningsløsningene får slik tilgang»</w:t>
            </w:r>
          </w:p>
        </w:tc>
      </w:tr>
      <w:tr w:rsidRPr="00DF77FC" w:rsidR="003F290A" w:rsidTr="001A4739" w14:paraId="51E7BE17" w14:textId="77777777">
        <w:trPr>
          <w:trHeight w:val="364"/>
        </w:trPr>
        <w:tc>
          <w:tcPr>
            <w:tcW w:w="2192"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hideMark/>
          </w:tcPr>
          <w:p w:rsidRPr="00287AA1" w:rsidR="003F290A" w:rsidP="001A4739" w:rsidRDefault="003F290A" w14:paraId="0259C7E7" w14:textId="77777777">
            <w:pPr>
              <w:jc w:val="center"/>
              <w:rPr>
                <w:rFonts w:eastAsia="Times New Roman" w:cs="Times New Roman"/>
                <w:b/>
                <w:strike/>
                <w:highlight w:val="lightGray"/>
                <w:rPrChange w:author="Støylen, Mari" w:date="2021-05-04T10:21:00Z" w:id="807">
                  <w:rPr>
                    <w:rFonts w:eastAsia="Times New Roman" w:cs="Times New Roman"/>
                    <w:b/>
                  </w:rPr>
                </w:rPrChange>
              </w:rPr>
            </w:pPr>
            <w:r w:rsidRPr="00287AA1">
              <w:rPr>
                <w:rFonts w:eastAsia="Times New Roman" w:cs="Times New Roman"/>
                <w:b/>
                <w:strike/>
                <w:highlight w:val="lightGray"/>
                <w:rPrChange w:author="Støylen, Mari" w:date="2021-05-04T10:21:00Z" w:id="808">
                  <w:rPr>
                    <w:rFonts w:eastAsia="Times New Roman" w:cs="Times New Roman"/>
                    <w:b/>
                  </w:rPr>
                </w:rPrChange>
              </w:rPr>
              <w:t>Sannsynlighetsnivå</w:t>
            </w:r>
          </w:p>
        </w:tc>
        <w:tc>
          <w:tcPr>
            <w:tcW w:w="4867"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3F290A" w:rsidP="001A4739" w:rsidRDefault="003F290A" w14:paraId="49569221" w14:textId="77777777">
            <w:pPr>
              <w:rPr>
                <w:rFonts w:eastAsia="Times New Roman" w:cs="Times New Roman"/>
                <w:strike/>
                <w:highlight w:val="lightGray"/>
                <w:rPrChange w:author="Støylen, Mari" w:date="2021-05-04T10:21:00Z" w:id="809">
                  <w:rPr>
                    <w:rFonts w:eastAsia="Times New Roman" w:cs="Times New Roman"/>
                  </w:rPr>
                </w:rPrChange>
              </w:rPr>
            </w:pPr>
            <w:r w:rsidRPr="00287AA1">
              <w:rPr>
                <w:rFonts w:eastAsia="Times New Roman" w:cs="Times New Roman"/>
                <w:strike/>
                <w:highlight w:val="lightGray"/>
                <w:rPrChange w:author="Støylen, Mari" w:date="2021-05-04T10:21:00Z" w:id="810">
                  <w:rPr>
                    <w:rFonts w:eastAsia="Times New Roman" w:cs="Times New Roman"/>
                  </w:rPr>
                </w:rPrChange>
              </w:rPr>
              <w:t>1</w:t>
            </w:r>
          </w:p>
        </w:tc>
        <w:tc>
          <w:tcPr>
            <w:tcW w:w="19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hemeFill="background2" w:themeFillShade="E6"/>
            <w:vAlign w:val="center"/>
          </w:tcPr>
          <w:p w:rsidRPr="00287AA1" w:rsidR="003F290A" w:rsidP="001A4739" w:rsidRDefault="003F290A" w14:paraId="1930D216" w14:textId="77777777">
            <w:pPr>
              <w:spacing w:before="100" w:beforeAutospacing="1"/>
              <w:jc w:val="center"/>
              <w:rPr>
                <w:rFonts w:eastAsia="Times New Roman" w:cs="Times New Roman"/>
                <w:b/>
                <w:strike/>
                <w:highlight w:val="lightGray"/>
                <w:rPrChange w:author="Støylen, Mari" w:date="2021-05-04T10:21:00Z" w:id="811">
                  <w:rPr>
                    <w:rFonts w:eastAsia="Times New Roman" w:cs="Times New Roman"/>
                    <w:b/>
                  </w:rPr>
                </w:rPrChange>
              </w:rPr>
            </w:pPr>
            <w:r w:rsidRPr="00287AA1">
              <w:rPr>
                <w:rFonts w:eastAsia="Times New Roman" w:cs="Times New Roman"/>
                <w:b/>
                <w:strike/>
                <w:highlight w:val="lightGray"/>
                <w:rPrChange w:author="Støylen, Mari" w:date="2021-05-04T10:21:00Z" w:id="812">
                  <w:rPr>
                    <w:rFonts w:eastAsia="Times New Roman" w:cs="Times New Roman"/>
                    <w:b/>
                  </w:rPr>
                </w:rPrChange>
              </w:rPr>
              <w:t>Konsekvensnivå</w:t>
            </w:r>
          </w:p>
        </w:tc>
        <w:tc>
          <w:tcPr>
            <w:tcW w:w="496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3F290A" w:rsidP="001A4739" w:rsidRDefault="003F290A" w14:paraId="00F85529" w14:textId="77777777">
            <w:pPr>
              <w:rPr>
                <w:rFonts w:eastAsia="Times New Roman" w:cs="Times New Roman"/>
                <w:strike/>
                <w:highlight w:val="lightGray"/>
                <w:rPrChange w:author="Støylen, Mari" w:date="2021-05-04T10:21:00Z" w:id="813">
                  <w:rPr>
                    <w:rFonts w:eastAsia="Times New Roman" w:cs="Times New Roman"/>
                  </w:rPr>
                </w:rPrChange>
              </w:rPr>
            </w:pPr>
            <w:r w:rsidRPr="00287AA1">
              <w:rPr>
                <w:rFonts w:eastAsia="Times New Roman" w:cs="Times New Roman"/>
                <w:strike/>
                <w:highlight w:val="lightGray"/>
                <w:rPrChange w:author="Støylen, Mari" w:date="2021-05-04T10:21:00Z" w:id="814">
                  <w:rPr>
                    <w:rFonts w:eastAsia="Times New Roman" w:cs="Times New Roman"/>
                  </w:rPr>
                </w:rPrChange>
              </w:rPr>
              <w:t>1</w:t>
            </w:r>
          </w:p>
        </w:tc>
      </w:tr>
      <w:tr w:rsidRPr="00DF77FC" w:rsidR="003F290A" w:rsidTr="001A4739" w14:paraId="04D5560B" w14:textId="77777777">
        <w:trPr>
          <w:trHeight w:val="273"/>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287AA1" w:rsidR="003F290A" w:rsidP="001A4739" w:rsidRDefault="003F290A" w14:paraId="42745B0A" w14:textId="77777777">
            <w:pPr>
              <w:spacing w:line="276" w:lineRule="auto"/>
              <w:jc w:val="center"/>
              <w:rPr>
                <w:rFonts w:eastAsia="Times New Roman" w:cs="Times New Roman"/>
                <w:bCs/>
                <w:strike/>
                <w:highlight w:val="lightGray"/>
                <w:rPrChange w:author="Støylen, Mari" w:date="2021-05-04T10:21:00Z" w:id="815">
                  <w:rPr>
                    <w:rFonts w:eastAsia="Times New Roman" w:cs="Times New Roman"/>
                    <w:bCs/>
                  </w:rPr>
                </w:rPrChange>
              </w:rPr>
            </w:pPr>
            <w:r w:rsidRPr="00287AA1">
              <w:rPr>
                <w:rFonts w:eastAsia="Times New Roman" w:cs="Times New Roman"/>
                <w:strike/>
                <w:highlight w:val="lightGray"/>
                <w:rPrChange w:author="Støylen, Mari" w:date="2021-05-04T10:21:00Z" w:id="816">
                  <w:rPr>
                    <w:rFonts w:eastAsia="Times New Roman" w:cs="Times New Roman"/>
                  </w:rPr>
                </w:rPrChange>
              </w:rPr>
              <w:t>Beskrivelse av risiko</w:t>
            </w:r>
          </w:p>
        </w:tc>
      </w:tr>
      <w:tr w:rsidRPr="00DF77FC" w:rsidR="003F290A" w:rsidTr="001A4739" w14:paraId="072227C7" w14:textId="77777777">
        <w:trPr>
          <w:trHeight w:val="661"/>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8" w:type="dxa"/>
              <w:left w:w="113" w:type="dxa"/>
              <w:bottom w:w="0" w:type="dxa"/>
              <w:right w:w="8" w:type="dxa"/>
            </w:tcMar>
            <w:vAlign w:val="center"/>
          </w:tcPr>
          <w:p w:rsidRPr="00287AA1" w:rsidR="003F290A" w:rsidP="001A4739" w:rsidRDefault="003F290A" w14:paraId="07529B72" w14:textId="7F81346A">
            <w:pPr>
              <w:rPr>
                <w:rFonts w:eastAsia="Times New Roman" w:cs="Times New Roman"/>
                <w:strike/>
                <w:highlight w:val="lightGray"/>
                <w:rPrChange w:author="Støylen, Mari" w:date="2021-05-04T10:21:00Z" w:id="817">
                  <w:rPr>
                    <w:rFonts w:eastAsia="Times New Roman" w:cs="Times New Roman"/>
                  </w:rPr>
                </w:rPrChange>
              </w:rPr>
            </w:pPr>
            <w:r w:rsidRPr="00287AA1">
              <w:rPr>
                <w:rFonts w:eastAsia="Times New Roman" w:cs="Times New Roman"/>
                <w:strike/>
                <w:highlight w:val="lightGray"/>
                <w:rPrChange w:author="Støylen, Mari" w:date="2021-05-04T10:21:00Z" w:id="818">
                  <w:rPr>
                    <w:rFonts w:eastAsia="Times New Roman" w:cs="Times New Roman"/>
                  </w:rPr>
                </w:rPrChange>
              </w:rPr>
              <w:t>Det er en risiko for at ansatte i NAV som ikke har tjenstlig behov for tilgang til tilbakemeldingene fra brukere av selvbetjeningsløsningene får slik tilgang.</w:t>
            </w:r>
          </w:p>
        </w:tc>
      </w:tr>
      <w:tr w:rsidRPr="00DF77FC" w:rsidR="003F290A" w:rsidTr="001A4739" w14:paraId="34A853B6" w14:textId="77777777">
        <w:trPr>
          <w:trHeight w:val="292"/>
        </w:trPr>
        <w:tc>
          <w:tcPr>
            <w:tcW w:w="14005" w:type="dxa"/>
            <w:gridSpan w:val="5"/>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0CECE"/>
            <w:tcMar>
              <w:top w:w="8" w:type="dxa"/>
              <w:left w:w="113" w:type="dxa"/>
              <w:bottom w:w="0" w:type="dxa"/>
              <w:right w:w="8" w:type="dxa"/>
            </w:tcMar>
            <w:vAlign w:val="center"/>
          </w:tcPr>
          <w:p w:rsidRPr="00287AA1" w:rsidR="003F290A" w:rsidP="001A4739" w:rsidRDefault="003F290A" w14:paraId="445CBC15" w14:textId="77777777">
            <w:pPr>
              <w:jc w:val="center"/>
              <w:rPr>
                <w:rFonts w:eastAsia="Times New Roman" w:cs="Times New Roman"/>
                <w:strike/>
                <w:highlight w:val="lightGray"/>
                <w:rPrChange w:author="Støylen, Mari" w:date="2021-05-04T10:21:00Z" w:id="819">
                  <w:rPr>
                    <w:rFonts w:eastAsia="Times New Roman" w:cs="Times New Roman"/>
                  </w:rPr>
                </w:rPrChange>
              </w:rPr>
            </w:pPr>
            <w:r w:rsidRPr="00287AA1">
              <w:rPr>
                <w:rFonts w:eastAsia="Times New Roman" w:cs="Times New Roman"/>
                <w:strike/>
                <w:highlight w:val="lightGray"/>
                <w:rPrChange w:author="Støylen, Mari" w:date="2021-05-04T10:21:00Z" w:id="820">
                  <w:rPr>
                    <w:rFonts w:eastAsia="Times New Roman" w:cs="Times New Roman"/>
                  </w:rPr>
                </w:rPrChange>
              </w:rPr>
              <w:t>Vurdering</w:t>
            </w:r>
          </w:p>
        </w:tc>
      </w:tr>
      <w:tr w:rsidRPr="00DF77FC" w:rsidR="003F290A" w:rsidTr="001A4739" w14:paraId="141C728D" w14:textId="77777777">
        <w:trPr>
          <w:trHeight w:val="395"/>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3F290A" w:rsidP="001A4739" w:rsidRDefault="003F290A" w14:paraId="38A03E0A" w14:textId="77777777">
            <w:pPr>
              <w:spacing w:line="276" w:lineRule="auto"/>
              <w:rPr>
                <w:rFonts w:eastAsia="Times New Roman" w:cs="Times New Roman"/>
                <w:strike/>
                <w:highlight w:val="lightGray"/>
                <w:rPrChange w:author="Støylen, Mari" w:date="2021-05-04T10:21:00Z" w:id="821">
                  <w:rPr>
                    <w:rFonts w:eastAsia="Times New Roman" w:cs="Times New Roman"/>
                  </w:rPr>
                </w:rPrChange>
              </w:rPr>
            </w:pPr>
            <w:r w:rsidRPr="00287AA1">
              <w:rPr>
                <w:rFonts w:eastAsia="Times New Roman" w:cs="Times New Roman"/>
                <w:strike/>
                <w:highlight w:val="lightGray"/>
                <w:rPrChange w:author="Støylen, Mari" w:date="2021-05-04T10:21:00Z" w:id="822">
                  <w:rPr>
                    <w:rFonts w:eastAsia="Times New Roman" w:cs="Times New Roman"/>
                  </w:rPr>
                </w:rPrChange>
              </w:rPr>
              <w:t>Beskrivelse av nåsituasjon:</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3F290A" w:rsidP="001A4739" w:rsidRDefault="003F290A" w14:paraId="7678E610" w14:textId="30837FF4">
            <w:pPr>
              <w:rPr>
                <w:rFonts w:eastAsia="Times New Roman" w:cs="Times New Roman"/>
                <w:strike/>
                <w:highlight w:val="lightGray"/>
                <w:rPrChange w:author="Støylen, Mari" w:date="2021-05-04T10:21:00Z" w:id="823">
                  <w:rPr>
                    <w:rFonts w:eastAsia="Times New Roman" w:cs="Times New Roman"/>
                  </w:rPr>
                </w:rPrChange>
              </w:rPr>
            </w:pPr>
            <w:proofErr w:type="spellStart"/>
            <w:r w:rsidRPr="00287AA1">
              <w:rPr>
                <w:rFonts w:eastAsia="Times New Roman" w:cs="Times New Roman"/>
                <w:strike/>
                <w:highlight w:val="lightGray"/>
                <w:rPrChange w:author="Støylen, Mari" w:date="2021-05-04T10:21:00Z" w:id="824">
                  <w:rPr>
                    <w:rFonts w:eastAsia="Times New Roman" w:cs="Times New Roman"/>
                  </w:rPr>
                </w:rPrChange>
              </w:rPr>
              <w:t>Hotjar</w:t>
            </w:r>
            <w:proofErr w:type="spellEnd"/>
            <w:r w:rsidRPr="00287AA1">
              <w:rPr>
                <w:rFonts w:eastAsia="Times New Roman" w:cs="Times New Roman"/>
                <w:strike/>
                <w:highlight w:val="lightGray"/>
                <w:rPrChange w:author="Støylen, Mari" w:date="2021-05-04T10:21:00Z" w:id="825">
                  <w:rPr>
                    <w:rFonts w:eastAsia="Times New Roman" w:cs="Times New Roman"/>
                  </w:rPr>
                </w:rPrChange>
              </w:rPr>
              <w:t xml:space="preserve"> er en tjeneste for å analysere brukeratferd på websider og brukes på ulike nettsider og i selvbetjeningsløsninger som NAV utarbeider. For EESSI Pensjon brukes </w:t>
            </w:r>
            <w:proofErr w:type="spellStart"/>
            <w:r w:rsidRPr="00287AA1">
              <w:rPr>
                <w:rFonts w:eastAsia="Times New Roman" w:cs="Times New Roman"/>
                <w:strike/>
                <w:highlight w:val="lightGray"/>
                <w:rPrChange w:author="Støylen, Mari" w:date="2021-05-04T10:21:00Z" w:id="826">
                  <w:rPr>
                    <w:rFonts w:eastAsia="Times New Roman" w:cs="Times New Roman"/>
                  </w:rPr>
                </w:rPrChange>
              </w:rPr>
              <w:t>Hotjar</w:t>
            </w:r>
            <w:proofErr w:type="spellEnd"/>
            <w:r w:rsidRPr="00287AA1">
              <w:rPr>
                <w:rFonts w:eastAsia="Times New Roman" w:cs="Times New Roman"/>
                <w:strike/>
                <w:highlight w:val="lightGray"/>
                <w:rPrChange w:author="Støylen, Mari" w:date="2021-05-04T10:21:00Z" w:id="827">
                  <w:rPr>
                    <w:rFonts w:eastAsia="Times New Roman" w:cs="Times New Roman"/>
                  </w:rPr>
                </w:rPrChange>
              </w:rPr>
              <w:t xml:space="preserve"> som databehandler for å hente inn og analysere brukertilbakemeldinger på selvbetjeningsløsningen. Via </w:t>
            </w:r>
            <w:proofErr w:type="spellStart"/>
            <w:r w:rsidRPr="00287AA1">
              <w:rPr>
                <w:rFonts w:eastAsia="Times New Roman" w:cs="Times New Roman"/>
                <w:strike/>
                <w:highlight w:val="lightGray"/>
                <w:rPrChange w:author="Støylen, Mari" w:date="2021-05-04T10:21:00Z" w:id="828">
                  <w:rPr>
                    <w:rFonts w:eastAsia="Times New Roman" w:cs="Times New Roman"/>
                  </w:rPr>
                </w:rPrChange>
              </w:rPr>
              <w:t>Hotjar</w:t>
            </w:r>
            <w:proofErr w:type="spellEnd"/>
            <w:r w:rsidRPr="00287AA1">
              <w:rPr>
                <w:rFonts w:eastAsia="Times New Roman" w:cs="Times New Roman"/>
                <w:strike/>
                <w:highlight w:val="lightGray"/>
                <w:rPrChange w:author="Støylen, Mari" w:date="2021-05-04T10:21:00Z" w:id="829">
                  <w:rPr>
                    <w:rFonts w:eastAsia="Times New Roman" w:cs="Times New Roman"/>
                  </w:rPr>
                </w:rPrChange>
              </w:rPr>
              <w:t xml:space="preserve"> kan man f.eks. følge hvordan bruker fører musepekeren over siden, vise </w:t>
            </w:r>
            <w:proofErr w:type="spellStart"/>
            <w:r w:rsidRPr="00287AA1">
              <w:rPr>
                <w:rFonts w:eastAsia="Times New Roman" w:cs="Times New Roman"/>
                <w:strike/>
                <w:highlight w:val="lightGray"/>
                <w:rPrChange w:author="Støylen, Mari" w:date="2021-05-04T10:21:00Z" w:id="830">
                  <w:rPr>
                    <w:rFonts w:eastAsia="Times New Roman" w:cs="Times New Roman"/>
                  </w:rPr>
                </w:rPrChange>
              </w:rPr>
              <w:t>hotmaps</w:t>
            </w:r>
            <w:proofErr w:type="spellEnd"/>
            <w:r w:rsidRPr="00287AA1">
              <w:rPr>
                <w:rFonts w:eastAsia="Times New Roman" w:cs="Times New Roman"/>
                <w:strike/>
                <w:highlight w:val="lightGray"/>
                <w:rPrChange w:author="Støylen, Mari" w:date="2021-05-04T10:21:00Z" w:id="831">
                  <w:rPr>
                    <w:rFonts w:eastAsia="Times New Roman" w:cs="Times New Roman"/>
                  </w:rPr>
                </w:rPrChange>
              </w:rPr>
              <w:t xml:space="preserve"> (dvs. de områdene som får mest fokus), etc. </w:t>
            </w:r>
          </w:p>
          <w:p w:rsidRPr="00287AA1" w:rsidR="003F290A" w:rsidP="001A4739" w:rsidRDefault="003F290A" w14:paraId="171EEB40" w14:textId="660406C3">
            <w:pPr>
              <w:rPr>
                <w:rFonts w:eastAsia="Times New Roman" w:cs="Times New Roman"/>
                <w:strike/>
                <w:highlight w:val="lightGray"/>
                <w:rPrChange w:author="Støylen, Mari" w:date="2021-05-04T10:21:00Z" w:id="832">
                  <w:rPr>
                    <w:rFonts w:eastAsia="Times New Roman" w:cs="Times New Roman"/>
                  </w:rPr>
                </w:rPrChange>
              </w:rPr>
            </w:pPr>
            <w:r w:rsidRPr="00287AA1">
              <w:rPr>
                <w:rFonts w:eastAsia="Times New Roman" w:cs="Times New Roman"/>
                <w:strike/>
                <w:highlight w:val="lightGray"/>
                <w:rPrChange w:author="Støylen, Mari" w:date="2021-05-04T10:21:00Z" w:id="833">
                  <w:rPr>
                    <w:rFonts w:eastAsia="Times New Roman" w:cs="Times New Roman"/>
                  </w:rPr>
                </w:rPrChange>
              </w:rPr>
              <w:t xml:space="preserve">EESSI Pensjon har tatt i bruk </w:t>
            </w:r>
            <w:proofErr w:type="spellStart"/>
            <w:r w:rsidRPr="00287AA1">
              <w:rPr>
                <w:rFonts w:eastAsia="Times New Roman" w:cs="Times New Roman"/>
                <w:strike/>
                <w:highlight w:val="lightGray"/>
                <w:rPrChange w:author="Støylen, Mari" w:date="2021-05-04T10:21:00Z" w:id="834">
                  <w:rPr>
                    <w:rFonts w:eastAsia="Times New Roman" w:cs="Times New Roman"/>
                  </w:rPr>
                </w:rPrChange>
              </w:rPr>
              <w:t>Hotja</w:t>
            </w:r>
            <w:r w:rsidRPr="00287AA1" w:rsidR="004A54C5">
              <w:rPr>
                <w:rFonts w:eastAsia="Times New Roman" w:cs="Times New Roman"/>
                <w:strike/>
                <w:highlight w:val="lightGray"/>
                <w:rPrChange w:author="Støylen, Mari" w:date="2021-05-04T10:21:00Z" w:id="835">
                  <w:rPr>
                    <w:rFonts w:eastAsia="Times New Roman" w:cs="Times New Roman"/>
                  </w:rPr>
                </w:rPrChange>
              </w:rPr>
              <w:t>r</w:t>
            </w:r>
            <w:proofErr w:type="spellEnd"/>
            <w:r w:rsidRPr="00287AA1">
              <w:rPr>
                <w:rFonts w:eastAsia="Times New Roman" w:cs="Times New Roman"/>
                <w:strike/>
                <w:highlight w:val="lightGray"/>
                <w:rPrChange w:author="Støylen, Mari" w:date="2021-05-04T10:21:00Z" w:id="836">
                  <w:rPr>
                    <w:rFonts w:eastAsia="Times New Roman" w:cs="Times New Roman"/>
                  </w:rPr>
                </w:rPrChange>
              </w:rPr>
              <w:t xml:space="preserve"> via en </w:t>
            </w:r>
            <w:proofErr w:type="spellStart"/>
            <w:r w:rsidRPr="00287AA1">
              <w:rPr>
                <w:rFonts w:eastAsia="Times New Roman" w:cs="Times New Roman"/>
                <w:strike/>
                <w:highlight w:val="lightGray"/>
                <w:rPrChange w:author="Støylen, Mari" w:date="2021-05-04T10:21:00Z" w:id="837">
                  <w:rPr>
                    <w:rFonts w:eastAsia="Times New Roman" w:cs="Times New Roman"/>
                  </w:rPr>
                </w:rPrChange>
              </w:rPr>
              <w:t>fellesbruker</w:t>
            </w:r>
            <w:proofErr w:type="spellEnd"/>
            <w:r w:rsidRPr="00287AA1">
              <w:rPr>
                <w:rFonts w:eastAsia="Times New Roman" w:cs="Times New Roman"/>
                <w:strike/>
                <w:highlight w:val="lightGray"/>
                <w:rPrChange w:author="Støylen, Mari" w:date="2021-05-04T10:21:00Z" w:id="838">
                  <w:rPr>
                    <w:rFonts w:eastAsia="Times New Roman" w:cs="Times New Roman"/>
                  </w:rPr>
                </w:rPrChange>
              </w:rPr>
              <w:t xml:space="preserve"> eller en felleskonto, som benyttes av flere andre utviklingsprosjekter og teams. Dette betyr at alle i NAV som har tilgang til </w:t>
            </w:r>
            <w:proofErr w:type="spellStart"/>
            <w:r w:rsidRPr="00287AA1">
              <w:rPr>
                <w:rFonts w:eastAsia="Times New Roman" w:cs="Times New Roman"/>
                <w:strike/>
                <w:highlight w:val="lightGray"/>
                <w:rPrChange w:author="Støylen, Mari" w:date="2021-05-04T10:21:00Z" w:id="839">
                  <w:rPr>
                    <w:rFonts w:eastAsia="Times New Roman" w:cs="Times New Roman"/>
                  </w:rPr>
                </w:rPrChange>
              </w:rPr>
              <w:t>Hotjar</w:t>
            </w:r>
            <w:proofErr w:type="spellEnd"/>
            <w:r w:rsidRPr="00287AA1">
              <w:rPr>
                <w:rFonts w:eastAsia="Times New Roman" w:cs="Times New Roman"/>
                <w:strike/>
                <w:highlight w:val="lightGray"/>
                <w:rPrChange w:author="Støylen, Mari" w:date="2021-05-04T10:21:00Z" w:id="840">
                  <w:rPr>
                    <w:rFonts w:eastAsia="Times New Roman" w:cs="Times New Roman"/>
                  </w:rPr>
                </w:rPrChange>
              </w:rPr>
              <w:t xml:space="preserve"> via denne felleskontoen får tilgang til alle personopplysninger fra brukere i form av tilbakemeldinger og analyser som er lagret på denne kontoen. Det er dermed en risiko for at andre i NAV får tilgang til personopplysninger som man ikke skulle hatt. Som hovedregel er personopplysninger </w:t>
            </w:r>
            <w:proofErr w:type="spellStart"/>
            <w:r w:rsidRPr="00287AA1">
              <w:rPr>
                <w:rFonts w:eastAsia="Times New Roman" w:cs="Times New Roman"/>
                <w:strike/>
                <w:highlight w:val="lightGray"/>
                <w:rPrChange w:author="Støylen, Mari" w:date="2021-05-04T10:21:00Z" w:id="841">
                  <w:rPr>
                    <w:rFonts w:eastAsia="Times New Roman" w:cs="Times New Roman"/>
                  </w:rPr>
                </w:rPrChange>
              </w:rPr>
              <w:t>pseudonymistere</w:t>
            </w:r>
            <w:proofErr w:type="spellEnd"/>
            <w:r w:rsidRPr="00287AA1">
              <w:rPr>
                <w:rFonts w:eastAsia="Times New Roman" w:cs="Times New Roman"/>
                <w:strike/>
                <w:highlight w:val="lightGray"/>
                <w:rPrChange w:author="Støylen, Mari" w:date="2021-05-04T10:21:00Z" w:id="842">
                  <w:rPr>
                    <w:rFonts w:eastAsia="Times New Roman" w:cs="Times New Roman"/>
                  </w:rPr>
                </w:rPrChange>
              </w:rPr>
              <w:t xml:space="preserve"> fra </w:t>
            </w:r>
            <w:proofErr w:type="spellStart"/>
            <w:r w:rsidRPr="00287AA1">
              <w:rPr>
                <w:rFonts w:eastAsia="Times New Roman" w:cs="Times New Roman"/>
                <w:strike/>
                <w:highlight w:val="lightGray"/>
                <w:rPrChange w:author="Støylen, Mari" w:date="2021-05-04T10:21:00Z" w:id="843">
                  <w:rPr>
                    <w:rFonts w:eastAsia="Times New Roman" w:cs="Times New Roman"/>
                  </w:rPr>
                </w:rPrChange>
              </w:rPr>
              <w:t>Hotjars</w:t>
            </w:r>
            <w:proofErr w:type="spellEnd"/>
            <w:r w:rsidRPr="00287AA1">
              <w:rPr>
                <w:rFonts w:eastAsia="Times New Roman" w:cs="Times New Roman"/>
                <w:strike/>
                <w:highlight w:val="lightGray"/>
                <w:rPrChange w:author="Støylen, Mari" w:date="2021-05-04T10:21:00Z" w:id="844">
                  <w:rPr>
                    <w:rFonts w:eastAsia="Times New Roman" w:cs="Times New Roman"/>
                  </w:rPr>
                </w:rPrChange>
              </w:rPr>
              <w:t xml:space="preserve"> </w:t>
            </w:r>
            <w:r w:rsidRPr="00287AA1">
              <w:rPr>
                <w:rFonts w:eastAsia="Times New Roman" w:cs="Times New Roman"/>
                <w:strike/>
                <w:highlight w:val="lightGray"/>
                <w:rPrChange w:author="Støylen, Mari" w:date="2021-05-04T10:21:00Z" w:id="845">
                  <w:rPr>
                    <w:rFonts w:eastAsia="Times New Roman" w:cs="Times New Roman"/>
                  </w:rPr>
                </w:rPrChange>
              </w:rPr>
              <w:t xml:space="preserve">side, men det er en risiko for at uvedkommende vil få tilgang til de tilbakemeldingene som brukeren oppgir i fritekstfelter av eget initiativ, og disse kan inneholde sensitive personopplysninger. </w:t>
            </w:r>
          </w:p>
          <w:p w:rsidRPr="00287AA1" w:rsidR="003F290A" w:rsidP="00DE7D16" w:rsidRDefault="003F290A" w14:paraId="1833BE69" w14:textId="211C45DD">
            <w:pPr>
              <w:rPr>
                <w:rFonts w:eastAsia="Times New Roman" w:cs="Times New Roman"/>
                <w:strike/>
                <w:highlight w:val="lightGray"/>
                <w:rPrChange w:author="Støylen, Mari" w:date="2021-05-04T10:21:00Z" w:id="846">
                  <w:rPr>
                    <w:rFonts w:eastAsia="Times New Roman" w:cs="Times New Roman"/>
                  </w:rPr>
                </w:rPrChange>
              </w:rPr>
            </w:pPr>
            <w:r w:rsidRPr="00287AA1">
              <w:rPr>
                <w:rFonts w:eastAsia="Times New Roman" w:cs="Times New Roman"/>
                <w:strike/>
                <w:highlight w:val="lightGray"/>
                <w:rPrChange w:author="Støylen, Mari" w:date="2021-05-04T10:21:00Z" w:id="847">
                  <w:rPr>
                    <w:rFonts w:eastAsia="Times New Roman" w:cs="Times New Roman"/>
                  </w:rPr>
                </w:rPrChange>
              </w:rPr>
              <w:t xml:space="preserve">Selvbetjeningsløsningen har per denne </w:t>
            </w:r>
            <w:r w:rsidRPr="00287AA1" w:rsidR="004A54C5">
              <w:rPr>
                <w:rFonts w:eastAsia="Times New Roman" w:cs="Times New Roman"/>
                <w:strike/>
                <w:highlight w:val="lightGray"/>
                <w:rPrChange w:author="Støylen, Mari" w:date="2021-05-04T10:21:00Z" w:id="848">
                  <w:rPr>
                    <w:rFonts w:eastAsia="Times New Roman" w:cs="Times New Roman"/>
                  </w:rPr>
                </w:rPrChange>
              </w:rPr>
              <w:t xml:space="preserve">dagen </w:t>
            </w:r>
            <w:r w:rsidRPr="00287AA1" w:rsidR="001A3D45">
              <w:rPr>
                <w:rFonts w:eastAsia="Times New Roman" w:cs="Times New Roman"/>
                <w:strike/>
                <w:highlight w:val="lightGray"/>
                <w:rPrChange w:author="Støylen, Mari" w:date="2021-05-04T10:21:00Z" w:id="849">
                  <w:rPr>
                    <w:rFonts w:eastAsia="Times New Roman" w:cs="Times New Roman"/>
                  </w:rPr>
                </w:rPrChange>
              </w:rPr>
              <w:t>11-10-19 totalt</w:t>
            </w:r>
            <w:r w:rsidRPr="00287AA1">
              <w:rPr>
                <w:rFonts w:eastAsia="Times New Roman" w:cs="Times New Roman"/>
                <w:strike/>
                <w:highlight w:val="lightGray"/>
                <w:rPrChange w:author="Støylen, Mari" w:date="2021-05-04T10:21:00Z" w:id="850">
                  <w:rPr>
                    <w:rFonts w:eastAsia="Times New Roman" w:cs="Times New Roman"/>
                  </w:rPr>
                </w:rPrChange>
              </w:rPr>
              <w:t xml:space="preserve"> fått</w:t>
            </w:r>
            <w:r w:rsidRPr="00287AA1" w:rsidR="001A3D45">
              <w:rPr>
                <w:rFonts w:eastAsia="Times New Roman" w:cs="Times New Roman"/>
                <w:strike/>
                <w:highlight w:val="lightGray"/>
                <w:rPrChange w:author="Støylen, Mari" w:date="2021-05-04T10:21:00Z" w:id="851">
                  <w:rPr>
                    <w:rFonts w:eastAsia="Times New Roman" w:cs="Times New Roman"/>
                  </w:rPr>
                </w:rPrChange>
              </w:rPr>
              <w:t xml:space="preserve"> 13</w:t>
            </w:r>
            <w:r w:rsidRPr="00287AA1">
              <w:rPr>
                <w:rFonts w:eastAsia="Times New Roman" w:cs="Times New Roman"/>
                <w:strike/>
                <w:highlight w:val="lightGray"/>
                <w:rPrChange w:author="Støylen, Mari" w:date="2021-05-04T10:21:00Z" w:id="852">
                  <w:rPr>
                    <w:rFonts w:eastAsia="Times New Roman" w:cs="Times New Roman"/>
                  </w:rPr>
                </w:rPrChange>
              </w:rPr>
              <w:t xml:space="preserve"> tilbakemelding</w:t>
            </w:r>
            <w:r w:rsidRPr="00287AA1" w:rsidR="004A54C5">
              <w:rPr>
                <w:rFonts w:eastAsia="Times New Roman" w:cs="Times New Roman"/>
                <w:strike/>
                <w:highlight w:val="lightGray"/>
                <w:rPrChange w:author="Støylen, Mari" w:date="2021-05-04T10:21:00Z" w:id="853">
                  <w:rPr>
                    <w:rFonts w:eastAsia="Times New Roman" w:cs="Times New Roman"/>
                  </w:rPr>
                </w:rPrChange>
              </w:rPr>
              <w:t>er</w:t>
            </w:r>
            <w:r w:rsidRPr="00287AA1">
              <w:rPr>
                <w:rFonts w:eastAsia="Times New Roman" w:cs="Times New Roman"/>
                <w:strike/>
                <w:highlight w:val="lightGray"/>
                <w:rPrChange w:author="Støylen, Mari" w:date="2021-05-04T10:21:00Z" w:id="854">
                  <w:rPr>
                    <w:rFonts w:eastAsia="Times New Roman" w:cs="Times New Roman"/>
                  </w:rPr>
                </w:rPrChange>
              </w:rPr>
              <w:t xml:space="preserve"> </w:t>
            </w:r>
            <w:r w:rsidRPr="00287AA1" w:rsidR="001A3D45">
              <w:rPr>
                <w:rFonts w:eastAsia="Times New Roman" w:cs="Times New Roman"/>
                <w:strike/>
                <w:highlight w:val="lightGray"/>
                <w:rPrChange w:author="Støylen, Mari" w:date="2021-05-04T10:21:00Z" w:id="855">
                  <w:rPr>
                    <w:rFonts w:eastAsia="Times New Roman" w:cs="Times New Roman"/>
                  </w:rPr>
                </w:rPrChange>
              </w:rPr>
              <w:t>fra brukere.</w:t>
            </w:r>
            <w:r w:rsidRPr="00287AA1" w:rsidR="00DE7D16">
              <w:rPr>
                <w:rFonts w:eastAsia="Times New Roman" w:cs="Times New Roman"/>
                <w:strike/>
                <w:highlight w:val="lightGray"/>
                <w:rPrChange w:author="Støylen, Mari" w:date="2021-05-04T10:21:00Z" w:id="856">
                  <w:rPr>
                    <w:rFonts w:eastAsia="Times New Roman" w:cs="Times New Roman"/>
                  </w:rPr>
                </w:rPrChange>
              </w:rPr>
              <w:t xml:space="preserve"> Dette betyr at ca. 10 % av de som har sendt inn personopplysninger via selvbetjeningsløsningen har valgt å i tillegg gi NAV en tilbakemelding på hvordan de opplever tjenesten.</w:t>
            </w:r>
            <w:r w:rsidRPr="00287AA1" w:rsidR="00DE7D16">
              <w:rPr>
                <w:rStyle w:val="Fotnotereferanse"/>
                <w:rFonts w:eastAsia="Times New Roman" w:cs="Times New Roman"/>
                <w:strike/>
                <w:highlight w:val="lightGray"/>
                <w:rPrChange w:author="Støylen, Mari" w:date="2021-05-04T10:21:00Z" w:id="857">
                  <w:rPr>
                    <w:rStyle w:val="Fotnotereferanse"/>
                    <w:rFonts w:eastAsia="Times New Roman" w:cs="Times New Roman"/>
                  </w:rPr>
                </w:rPrChange>
              </w:rPr>
              <w:footnoteReference w:id="37"/>
            </w:r>
            <w:r w:rsidRPr="00287AA1" w:rsidR="001A3D45">
              <w:rPr>
                <w:rFonts w:eastAsia="Times New Roman" w:cs="Times New Roman"/>
                <w:strike/>
                <w:highlight w:val="lightGray"/>
                <w:rPrChange w:author="Støylen, Mari" w:date="2021-05-04T10:21:00Z" w:id="858">
                  <w:rPr>
                    <w:rFonts w:eastAsia="Times New Roman" w:cs="Times New Roman"/>
                  </w:rPr>
                </w:rPrChange>
              </w:rPr>
              <w:t xml:space="preserve"> </w:t>
            </w:r>
            <w:r w:rsidRPr="00287AA1" w:rsidR="00DE7D16">
              <w:rPr>
                <w:rFonts w:eastAsia="Times New Roman" w:cs="Times New Roman"/>
                <w:strike/>
                <w:highlight w:val="lightGray"/>
                <w:rPrChange w:author="Støylen, Mari" w:date="2021-05-04T10:21:00Z" w:id="859">
                  <w:rPr>
                    <w:rFonts w:eastAsia="Times New Roman" w:cs="Times New Roman"/>
                  </w:rPr>
                </w:rPrChange>
              </w:rPr>
              <w:t xml:space="preserve">Totalt 6 av tilbakemeldingene benyttet seg av </w:t>
            </w:r>
            <w:r w:rsidRPr="00287AA1">
              <w:rPr>
                <w:rFonts w:eastAsia="Times New Roman" w:cs="Times New Roman"/>
                <w:strike/>
                <w:highlight w:val="lightGray"/>
                <w:rPrChange w:author="Støylen, Mari" w:date="2021-05-04T10:21:00Z" w:id="860">
                  <w:rPr>
                    <w:rFonts w:eastAsia="Times New Roman" w:cs="Times New Roman"/>
                  </w:rPr>
                </w:rPrChange>
              </w:rPr>
              <w:t>fritekstfelt.</w:t>
            </w:r>
            <w:r w:rsidRPr="00287AA1" w:rsidR="00DE7D16">
              <w:rPr>
                <w:rFonts w:eastAsia="Times New Roman" w:cs="Times New Roman"/>
                <w:strike/>
                <w:highlight w:val="lightGray"/>
                <w:rPrChange w:author="Støylen, Mari" w:date="2021-05-04T10:21:00Z" w:id="861">
                  <w:rPr>
                    <w:rFonts w:eastAsia="Times New Roman" w:cs="Times New Roman"/>
                  </w:rPr>
                </w:rPrChange>
              </w:rPr>
              <w:t xml:space="preserve"> EESSI Pensjon har verifisert at ingen av disse tilbakemeldingene via fritekstfeltene inneholder særlige kategorier av personopplysninger. </w:t>
            </w:r>
          </w:p>
        </w:tc>
      </w:tr>
      <w:tr w:rsidRPr="00DF77FC" w:rsidR="003F290A" w:rsidTr="001A4739" w14:paraId="5573E764"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3F290A" w:rsidP="001A4739" w:rsidRDefault="003F290A" w14:paraId="22634BBD" w14:textId="77777777">
            <w:pPr>
              <w:spacing w:line="276" w:lineRule="auto"/>
              <w:rPr>
                <w:rFonts w:eastAsia="Times New Roman" w:cs="Times New Roman"/>
                <w:strike/>
                <w:highlight w:val="lightGray"/>
                <w:rPrChange w:author="Støylen, Mari" w:date="2021-05-04T10:21:00Z" w:id="862">
                  <w:rPr>
                    <w:rFonts w:eastAsia="Times New Roman" w:cs="Times New Roman"/>
                  </w:rPr>
                </w:rPrChange>
              </w:rPr>
            </w:pPr>
            <w:r w:rsidRPr="00287AA1">
              <w:rPr>
                <w:rFonts w:eastAsia="Times New Roman" w:cs="Times New Roman"/>
                <w:strike/>
                <w:highlight w:val="lightGray"/>
                <w:rPrChange w:author="Støylen, Mari" w:date="2021-05-04T10:21:00Z" w:id="863">
                  <w:rPr>
                    <w:rFonts w:eastAsia="Times New Roman" w:cs="Times New Roman"/>
                  </w:rPr>
                </w:rPrChange>
              </w:rPr>
              <w:t>Konsekvens for den enkelte:</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3F290A" w:rsidP="001A4739" w:rsidRDefault="003F290A" w14:paraId="565D5432" w14:textId="77777777">
            <w:pPr>
              <w:rPr>
                <w:rFonts w:eastAsia="Times New Roman" w:cs="Times New Roman"/>
                <w:strike/>
                <w:highlight w:val="lightGray"/>
                <w:rPrChange w:author="Støylen, Mari" w:date="2021-05-04T10:21:00Z" w:id="864">
                  <w:rPr>
                    <w:rFonts w:eastAsia="Times New Roman" w:cs="Times New Roman"/>
                  </w:rPr>
                </w:rPrChange>
              </w:rPr>
            </w:pPr>
            <w:r w:rsidRPr="00287AA1">
              <w:rPr>
                <w:rFonts w:eastAsia="Times New Roman" w:cs="Times New Roman"/>
                <w:strike/>
                <w:highlight w:val="lightGray"/>
                <w:rPrChange w:author="Støylen, Mari" w:date="2021-05-04T10:21:00Z" w:id="865">
                  <w:rPr>
                    <w:rFonts w:eastAsia="Times New Roman" w:cs="Times New Roman"/>
                  </w:rPr>
                </w:rPrChange>
              </w:rPr>
              <w:t>Dersom sensitive personopplysninger blir kjent for uvedkommende, vil det kunne være brudd på informasjonssikkerhetsprinsippet konfidensialitet, jf. GDPR artikkel 5 nr. 1 bokstav f).</w:t>
            </w:r>
          </w:p>
        </w:tc>
      </w:tr>
      <w:tr w:rsidRPr="00DF77FC" w:rsidR="003F290A" w:rsidTr="001A4739" w14:paraId="5B73EE70"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3F290A" w:rsidP="001A4739" w:rsidRDefault="003F290A" w14:paraId="5A80D060" w14:textId="77777777">
            <w:pPr>
              <w:spacing w:line="276" w:lineRule="auto"/>
              <w:rPr>
                <w:rFonts w:eastAsia="Times New Roman" w:cs="Times New Roman"/>
                <w:strike/>
                <w:highlight w:val="lightGray"/>
                <w:rPrChange w:author="Støylen, Mari" w:date="2021-05-04T10:21:00Z" w:id="866">
                  <w:rPr>
                    <w:rFonts w:eastAsia="Times New Roman" w:cs="Times New Roman"/>
                  </w:rPr>
                </w:rPrChange>
              </w:rPr>
            </w:pPr>
            <w:r w:rsidRPr="00287AA1">
              <w:rPr>
                <w:rFonts w:eastAsia="Times New Roman" w:cs="Times New Roman"/>
                <w:strike/>
                <w:highlight w:val="lightGray"/>
                <w:rPrChange w:author="Støylen, Mari" w:date="2021-05-04T10:21:00Z" w:id="867">
                  <w:rPr>
                    <w:rFonts w:eastAsia="Times New Roman" w:cs="Times New Roman"/>
                  </w:rPr>
                </w:rPrChange>
              </w:rPr>
              <w:t>Vurdering av sannsynlighet:</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3F290A" w:rsidP="001A4739" w:rsidRDefault="003F290A" w14:paraId="1AC6E60B" w14:textId="77777777">
            <w:pPr>
              <w:rPr>
                <w:rFonts w:eastAsia="Times New Roman" w:cs="Times New Roman"/>
                <w:strike/>
                <w:highlight w:val="lightGray"/>
                <w:rPrChange w:author="Støylen, Mari" w:date="2021-05-04T10:21:00Z" w:id="868">
                  <w:rPr>
                    <w:rFonts w:eastAsia="Times New Roman" w:cs="Times New Roman"/>
                  </w:rPr>
                </w:rPrChange>
              </w:rPr>
            </w:pPr>
            <w:r w:rsidRPr="00287AA1">
              <w:rPr>
                <w:rFonts w:eastAsia="Times New Roman" w:cs="Times New Roman"/>
                <w:strike/>
                <w:highlight w:val="lightGray"/>
                <w:rPrChange w:author="Støylen, Mari" w:date="2021-05-04T10:21:00Z" w:id="869">
                  <w:rPr>
                    <w:rFonts w:eastAsia="Times New Roman" w:cs="Times New Roman"/>
                  </w:rPr>
                </w:rPrChange>
              </w:rPr>
              <w:t xml:space="preserve">EESSI Pensjon har utarbeidet rutiner for at tilbakemeldinger fra brukere skal sjekkes daglig, og slettes dersom brukeren har oppgitt sensitive personopplysninger i fritekstfeltet i selvbetjeningsløsningen (rutinene er dokumentert her: </w:t>
            </w:r>
            <w:r w:rsidRPr="00287AA1" w:rsidR="00710240">
              <w:rPr>
                <w:strike/>
                <w:highlight w:val="lightGray"/>
                <w:rPrChange w:author="Støylen, Mari" w:date="2021-05-04T10:21:00Z" w:id="870">
                  <w:rPr/>
                </w:rPrChange>
              </w:rPr>
              <w:fldChar w:fldCharType="begin"/>
            </w:r>
            <w:r w:rsidRPr="00287AA1" w:rsidR="00710240">
              <w:rPr>
                <w:strike/>
                <w:highlight w:val="lightGray"/>
                <w:rPrChange w:author="Støylen, Mari" w:date="2021-05-04T10:21:00Z" w:id="871">
                  <w:rPr/>
                </w:rPrChange>
              </w:rPr>
              <w:instrText xml:space="preserve"> HYPERLINK "https://confluence.adeo.no/display/EP/EESSI+Pensjon+Applikasjonsdrift" </w:instrText>
            </w:r>
            <w:r w:rsidRPr="00E07196" w:rsidR="00710240">
              <w:rPr>
                <w:strike/>
                <w:highlight w:val="lightGray"/>
              </w:rPr>
            </w:r>
            <w:r w:rsidRPr="00287AA1" w:rsidR="00710240">
              <w:rPr>
                <w:strike/>
                <w:highlight w:val="lightGray"/>
                <w:rPrChange w:author="Støylen, Mari" w:date="2021-05-04T10:21:00Z" w:id="872">
                  <w:rPr>
                    <w:rStyle w:val="Hyperkobling"/>
                    <w:rFonts w:eastAsia="Times New Roman" w:cs="Times New Roman"/>
                  </w:rPr>
                </w:rPrChange>
              </w:rPr>
              <w:fldChar w:fldCharType="separate"/>
            </w:r>
            <w:r w:rsidRPr="00287AA1">
              <w:rPr>
                <w:rStyle w:val="Hyperkobling"/>
                <w:rFonts w:eastAsia="Times New Roman" w:cs="Times New Roman"/>
                <w:strike/>
                <w:highlight w:val="lightGray"/>
                <w:rPrChange w:author="Støylen, Mari" w:date="2021-05-04T10:21:00Z" w:id="873">
                  <w:rPr>
                    <w:rStyle w:val="Hyperkobling"/>
                    <w:rFonts w:eastAsia="Times New Roman" w:cs="Times New Roman"/>
                  </w:rPr>
                </w:rPrChange>
              </w:rPr>
              <w:t>https://confluence.adeo.no/display/EP/EESSI+Pensjon+Applikasjonsdrift</w:t>
            </w:r>
            <w:r w:rsidRPr="00287AA1" w:rsidR="00710240">
              <w:rPr>
                <w:rStyle w:val="Hyperkobling"/>
                <w:rFonts w:eastAsia="Times New Roman" w:cs="Times New Roman"/>
                <w:strike/>
                <w:highlight w:val="lightGray"/>
                <w:rPrChange w:author="Støylen, Mari" w:date="2021-05-04T10:21:00Z" w:id="874">
                  <w:rPr>
                    <w:rStyle w:val="Hyperkobling"/>
                    <w:rFonts w:eastAsia="Times New Roman" w:cs="Times New Roman"/>
                  </w:rPr>
                </w:rPrChange>
              </w:rPr>
              <w:fldChar w:fldCharType="end"/>
            </w:r>
            <w:r w:rsidRPr="00287AA1">
              <w:rPr>
                <w:rFonts w:eastAsia="Times New Roman" w:cs="Times New Roman"/>
                <w:strike/>
                <w:highlight w:val="lightGray"/>
                <w:rPrChange w:author="Støylen, Mari" w:date="2021-05-04T10:21:00Z" w:id="875">
                  <w:rPr>
                    <w:rFonts w:eastAsia="Times New Roman" w:cs="Times New Roman"/>
                  </w:rPr>
                </w:rPrChange>
              </w:rPr>
              <w:t xml:space="preserve">). Dette er et tiltak som virker sannsynlighetsreduserende.   </w:t>
            </w:r>
          </w:p>
        </w:tc>
      </w:tr>
      <w:tr w:rsidRPr="00DF77FC" w:rsidR="003F290A" w:rsidTr="001A4739" w14:paraId="53BB6BD2"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3F290A" w:rsidP="001A4739" w:rsidRDefault="003F290A" w14:paraId="098F329B" w14:textId="77777777">
            <w:pPr>
              <w:spacing w:line="276" w:lineRule="auto"/>
              <w:rPr>
                <w:rFonts w:eastAsia="Times New Roman" w:cs="Times New Roman"/>
                <w:strike/>
                <w:highlight w:val="lightGray"/>
                <w:rPrChange w:author="Støylen, Mari" w:date="2021-05-04T10:21:00Z" w:id="876">
                  <w:rPr>
                    <w:rFonts w:eastAsia="Times New Roman" w:cs="Times New Roman"/>
                  </w:rPr>
                </w:rPrChange>
              </w:rPr>
            </w:pPr>
            <w:r w:rsidRPr="00287AA1">
              <w:rPr>
                <w:rFonts w:eastAsia="Times New Roman" w:cs="Times New Roman"/>
                <w:strike/>
                <w:highlight w:val="lightGray"/>
                <w:rPrChange w:author="Støylen, Mari" w:date="2021-05-04T10:21:00Z" w:id="877">
                  <w:rPr>
                    <w:rFonts w:eastAsia="Times New Roman" w:cs="Times New Roman"/>
                  </w:rPr>
                </w:rPrChange>
              </w:rPr>
              <w:t>Vurdering av konsekvens:</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3F290A" w:rsidP="001A4739" w:rsidRDefault="003F290A" w14:paraId="559517B5" w14:textId="77777777">
            <w:pPr>
              <w:rPr>
                <w:rFonts w:eastAsia="Times New Roman" w:cs="Times New Roman"/>
                <w:strike/>
                <w:highlight w:val="lightGray"/>
                <w:rPrChange w:author="Støylen, Mari" w:date="2021-05-04T10:21:00Z" w:id="878">
                  <w:rPr>
                    <w:rFonts w:eastAsia="Times New Roman" w:cs="Times New Roman"/>
                  </w:rPr>
                </w:rPrChange>
              </w:rPr>
            </w:pPr>
            <w:r w:rsidRPr="00287AA1">
              <w:rPr>
                <w:rFonts w:eastAsia="Times New Roman" w:cs="Times New Roman"/>
                <w:strike/>
                <w:highlight w:val="lightGray"/>
                <w:rPrChange w:author="Støylen, Mari" w:date="2021-05-04T10:21:00Z" w:id="879">
                  <w:rPr>
                    <w:rFonts w:eastAsia="Times New Roman" w:cs="Times New Roman"/>
                  </w:rPr>
                </w:rPrChange>
              </w:rPr>
              <w:t xml:space="preserve">Det antas at dette risikoscenarioet vil innebære lave personvernkonsekvenser for den enkelte fordi brukertilbakemeldinger ikke vil ha noen innvirkning på vedkommendes sak hos NAV. Personene i NAV som i så tilfelle får tilgang til opplysningene vil være ansatte eller oppdragstakere som arbeider med utvikling av </w:t>
            </w:r>
            <w:proofErr w:type="spellStart"/>
            <w:r w:rsidRPr="00287AA1">
              <w:rPr>
                <w:rFonts w:eastAsia="Times New Roman" w:cs="Times New Roman"/>
                <w:strike/>
                <w:highlight w:val="lightGray"/>
                <w:rPrChange w:author="Støylen, Mari" w:date="2021-05-04T10:21:00Z" w:id="880">
                  <w:rPr>
                    <w:rFonts w:eastAsia="Times New Roman" w:cs="Times New Roman"/>
                  </w:rPr>
                </w:rPrChange>
              </w:rPr>
              <w:t>NAVs</w:t>
            </w:r>
            <w:proofErr w:type="spellEnd"/>
            <w:r w:rsidRPr="00287AA1">
              <w:rPr>
                <w:rFonts w:eastAsia="Times New Roman" w:cs="Times New Roman"/>
                <w:strike/>
                <w:highlight w:val="lightGray"/>
                <w:rPrChange w:author="Støylen, Mari" w:date="2021-05-04T10:21:00Z" w:id="881">
                  <w:rPr>
                    <w:rFonts w:eastAsia="Times New Roman" w:cs="Times New Roman"/>
                  </w:rPr>
                </w:rPrChange>
              </w:rPr>
              <w:t xml:space="preserve"> systemer og brukervennlighet i løsningene.</w:t>
            </w:r>
          </w:p>
        </w:tc>
      </w:tr>
      <w:tr w:rsidRPr="00DF77FC" w:rsidR="003F290A" w:rsidTr="001A4739" w14:paraId="01125330" w14:textId="77777777">
        <w:trPr>
          <w:trHeight w:val="391"/>
        </w:trPr>
        <w:tc>
          <w:tcPr>
            <w:tcW w:w="2684"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7E6E6" w:themeFill="background2"/>
            <w:tcMar>
              <w:top w:w="8" w:type="dxa"/>
              <w:left w:w="113" w:type="dxa"/>
              <w:bottom w:w="0" w:type="dxa"/>
              <w:right w:w="8" w:type="dxa"/>
            </w:tcMar>
          </w:tcPr>
          <w:p w:rsidRPr="00287AA1" w:rsidR="003F290A" w:rsidP="001A4739" w:rsidRDefault="003F290A" w14:paraId="582434CC" w14:textId="77777777">
            <w:pPr>
              <w:spacing w:line="276" w:lineRule="auto"/>
              <w:rPr>
                <w:rFonts w:eastAsia="Times New Roman" w:cs="Times New Roman"/>
                <w:strike/>
                <w:highlight w:val="lightGray"/>
                <w:rPrChange w:author="Støylen, Mari" w:date="2021-05-04T10:21:00Z" w:id="882">
                  <w:rPr>
                    <w:rFonts w:eastAsia="Times New Roman" w:cs="Times New Roman"/>
                  </w:rPr>
                </w:rPrChange>
              </w:rPr>
            </w:pPr>
            <w:r w:rsidRPr="00287AA1">
              <w:rPr>
                <w:rFonts w:eastAsia="Times New Roman" w:cs="Times New Roman"/>
                <w:strike/>
                <w:highlight w:val="lightGray"/>
                <w:rPrChange w:author="Støylen, Mari" w:date="2021-05-04T10:21:00Z" w:id="883">
                  <w:rPr>
                    <w:rFonts w:eastAsia="Times New Roman" w:cs="Times New Roman"/>
                  </w:rPr>
                </w:rPrChange>
              </w:rPr>
              <w:t>Forslag til nye tiltak:</w:t>
            </w:r>
          </w:p>
        </w:tc>
        <w:tc>
          <w:tcPr>
            <w:tcW w:w="11321" w:type="dxa"/>
            <w:gridSpan w:val="3"/>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Pr>
          <w:p w:rsidRPr="00287AA1" w:rsidR="003F290A" w:rsidP="001A4739" w:rsidRDefault="003F290A" w14:paraId="000A6A54" w14:textId="77777777">
            <w:pPr>
              <w:rPr>
                <w:rFonts w:eastAsia="Times New Roman" w:cs="Times New Roman"/>
                <w:strike/>
                <w:highlight w:val="lightGray"/>
                <w:rPrChange w:author="Støylen, Mari" w:date="2021-05-04T10:21:00Z" w:id="884">
                  <w:rPr>
                    <w:rFonts w:eastAsia="Times New Roman" w:cs="Times New Roman"/>
                  </w:rPr>
                </w:rPrChange>
              </w:rPr>
            </w:pPr>
            <w:r w:rsidRPr="00287AA1">
              <w:rPr>
                <w:rFonts w:eastAsia="Times New Roman" w:cs="Times New Roman"/>
                <w:strike/>
                <w:highlight w:val="lightGray"/>
                <w:rPrChange w:author="Støylen, Mari" w:date="2021-05-04T10:21:00Z" w:id="885">
                  <w:rPr>
                    <w:rFonts w:eastAsia="Times New Roman" w:cs="Times New Roman"/>
                  </w:rPr>
                </w:rPrChange>
              </w:rPr>
              <w:t xml:space="preserve">EESSI Pensjon har etablert rutiner for å sjekke og slette sensitive personopplysninger fra fritekstfelter. Dette vurderes å være et tilstrekkelig risikoreduserende tiltak for dette personvernkonsekvensscenarioet. </w:t>
            </w:r>
          </w:p>
          <w:p w:rsidRPr="00287AA1" w:rsidR="003F290A" w:rsidP="001A4739" w:rsidRDefault="003F290A" w14:paraId="2A9DC16E" w14:textId="77777777">
            <w:pPr>
              <w:rPr>
                <w:rFonts w:eastAsia="Times New Roman" w:cs="Times New Roman"/>
                <w:strike/>
                <w:highlight w:val="lightGray"/>
                <w:rPrChange w:author="Støylen, Mari" w:date="2021-05-04T10:21:00Z" w:id="886">
                  <w:rPr>
                    <w:rFonts w:eastAsia="Times New Roman" w:cs="Times New Roman"/>
                  </w:rPr>
                </w:rPrChange>
              </w:rPr>
            </w:pPr>
            <w:r w:rsidRPr="00287AA1">
              <w:rPr>
                <w:rFonts w:eastAsia="Times New Roman" w:cs="Times New Roman"/>
                <w:strike/>
                <w:highlight w:val="lightGray"/>
                <w:rPrChange w:author="Støylen, Mari" w:date="2021-05-04T10:21:00Z" w:id="887">
                  <w:rPr>
                    <w:rFonts w:eastAsia="Times New Roman" w:cs="Times New Roman"/>
                  </w:rPr>
                </w:rPrChange>
              </w:rPr>
              <w:t xml:space="preserve">Det bør vurderes hvorvidt bruk av en felleskonto er hensiktsmessig. Prosjektet sender en henvendelse til kommunikasjonsavdelingen for å be de vurdere dette. </w:t>
            </w:r>
          </w:p>
        </w:tc>
      </w:tr>
    </w:tbl>
    <w:p w:rsidR="00AB1B4E" w:rsidP="001747D7" w:rsidRDefault="00AB1B4E" w14:paraId="2828D08C" w14:textId="77777777"/>
    <w:p w:rsidR="005D3A3E" w:rsidP="00767E8D" w:rsidRDefault="005D3A3E" w14:paraId="3D964132" w14:textId="24E0B088">
      <w:pPr>
        <w:pStyle w:val="Overskrift2"/>
        <w:numPr>
          <w:ilvl w:val="0"/>
          <w:numId w:val="9"/>
        </w:numPr>
      </w:pPr>
      <w:r>
        <w:t>Kontroll av scenarioer</w:t>
      </w:r>
    </w:p>
    <w:p w:rsidR="005D3A3E" w:rsidP="005D3A3E" w:rsidRDefault="005D3A3E" w14:paraId="484FEA37" w14:textId="77777777">
      <w:pPr>
        <w:pStyle w:val="Brdtekst"/>
      </w:pPr>
      <w:r>
        <w:t xml:space="preserve">Når scenarioene er vurdert, sjekk av i tabellen nedenfor at eksemplene fra introduksjonen i steg 4 er vurdert i ett eller flere scenarioer. Hvis ikke, bør enten eksisterende scenarioer utvides eller nye scenarioer legges til. </w:t>
      </w:r>
    </w:p>
    <w:tbl>
      <w:tblPr>
        <w:tblW w:w="14005" w:type="dxa"/>
        <w:tblCellMar>
          <w:left w:w="0" w:type="dxa"/>
          <w:right w:w="0" w:type="dxa"/>
        </w:tblCellMar>
        <w:tblLook w:val="0600" w:firstRow="0" w:lastRow="0" w:firstColumn="0" w:lastColumn="0" w:noHBand="1" w:noVBand="1"/>
      </w:tblPr>
      <w:tblGrid>
        <w:gridCol w:w="6477"/>
        <w:gridCol w:w="7528"/>
      </w:tblGrid>
      <w:tr w:rsidRPr="004179F9" w:rsidR="005D3A3E" w:rsidTr="00EE4606" w14:paraId="580BAF6C" w14:textId="77777777">
        <w:trPr>
          <w:trHeight w:val="497"/>
        </w:trPr>
        <w:tc>
          <w:tcPr>
            <w:tcW w:w="6477" w:type="dxa"/>
            <w:tcBorders>
              <w:top w:val="single" w:color="FFFFFF" w:sz="8" w:space="0"/>
              <w:left w:val="single" w:color="FFFFFF" w:sz="8" w:space="0"/>
              <w:bottom w:val="single" w:color="FFFFFF" w:sz="8" w:space="0"/>
              <w:right w:val="single" w:color="FFFFFF" w:sz="8" w:space="0"/>
            </w:tcBorders>
            <w:shd w:val="clear" w:color="auto" w:fill="FFC0C0"/>
            <w:tcMar>
              <w:top w:w="8" w:type="dxa"/>
              <w:left w:w="113" w:type="dxa"/>
              <w:bottom w:w="0" w:type="dxa"/>
              <w:right w:w="8" w:type="dxa"/>
            </w:tcMar>
            <w:vAlign w:val="center"/>
            <w:hideMark/>
          </w:tcPr>
          <w:p w:rsidRPr="004179F9" w:rsidR="005D3A3E" w:rsidP="00075F7F" w:rsidRDefault="005D3A3E" w14:paraId="3CD90BA9" w14:textId="77777777">
            <w:r>
              <w:rPr>
                <w:b/>
                <w:bCs/>
              </w:rPr>
              <w:t>Eksempler</w:t>
            </w:r>
            <w:r w:rsidRPr="004179F9">
              <w:rPr>
                <w:b/>
                <w:bCs/>
              </w:rPr>
              <w:t xml:space="preserve"> </w:t>
            </w:r>
          </w:p>
        </w:tc>
        <w:tc>
          <w:tcPr>
            <w:tcW w:w="7528" w:type="dxa"/>
            <w:tcBorders>
              <w:top w:val="single" w:color="FFFFFF" w:sz="8" w:space="0"/>
              <w:left w:val="single" w:color="FFFFFF" w:sz="8" w:space="0"/>
              <w:bottom w:val="single" w:color="FFFFFF" w:sz="8" w:space="0"/>
              <w:right w:val="single" w:color="FFFFFF" w:sz="8" w:space="0"/>
            </w:tcBorders>
            <w:shd w:val="clear" w:color="auto" w:fill="FFC0C0"/>
          </w:tcPr>
          <w:p w:rsidRPr="004179F9" w:rsidR="005D3A3E" w:rsidP="00075F7F" w:rsidRDefault="005D3A3E" w14:paraId="6DA11767" w14:textId="77777777">
            <w:pPr>
              <w:ind w:left="113"/>
              <w:rPr>
                <w:b/>
                <w:bCs/>
              </w:rPr>
            </w:pPr>
            <w:r>
              <w:rPr>
                <w:b/>
                <w:bCs/>
              </w:rPr>
              <w:t>Avsjekket</w:t>
            </w:r>
          </w:p>
        </w:tc>
      </w:tr>
      <w:tr w:rsidRPr="004179F9" w:rsidR="005D3A3E" w:rsidTr="00EE4606" w14:paraId="0C8BAF1B"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hideMark/>
          </w:tcPr>
          <w:p w:rsidRPr="004179F9" w:rsidR="005D3A3E" w:rsidP="00075F7F" w:rsidRDefault="005D3A3E" w14:paraId="53559661" w14:textId="77777777">
            <w:r>
              <w:t xml:space="preserve">Behandlingen kan gi økonomisk tap for den registrerte </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00C65639" w:rsidP="00C65639" w:rsidRDefault="00C65639" w14:paraId="7CD6378F" w14:textId="77777777">
            <w:pPr>
              <w:ind w:left="113"/>
            </w:pPr>
            <w:r>
              <w:t xml:space="preserve">Ja, se beskrivelse under personvernkonsekvensene: </w:t>
            </w:r>
          </w:p>
          <w:p w:rsidRPr="00C65639" w:rsidR="00C65639" w:rsidP="00392EB9" w:rsidRDefault="00C65639" w14:paraId="667D2E52" w14:textId="6E8D0341">
            <w:pPr>
              <w:pStyle w:val="Listeavsnitt"/>
              <w:numPr>
                <w:ilvl w:val="0"/>
                <w:numId w:val="40"/>
              </w:numPr>
              <w:rPr>
                <w:sz w:val="22"/>
              </w:rPr>
            </w:pPr>
            <w:r w:rsidRPr="00C65639">
              <w:rPr>
                <w:sz w:val="22"/>
              </w:rPr>
              <w:t>P1. «Risiko for at NAV ikke behandler opplysninger om trygdetid riktig»</w:t>
            </w:r>
          </w:p>
          <w:p w:rsidR="00C65639" w:rsidP="00392EB9" w:rsidRDefault="00C65639" w14:paraId="7BB246E8" w14:textId="77777777">
            <w:pPr>
              <w:pStyle w:val="Listeavsnitt"/>
              <w:numPr>
                <w:ilvl w:val="0"/>
                <w:numId w:val="40"/>
              </w:numPr>
              <w:rPr>
                <w:sz w:val="22"/>
              </w:rPr>
            </w:pPr>
            <w:r w:rsidRPr="00C65639">
              <w:rPr>
                <w:sz w:val="22"/>
              </w:rPr>
              <w:t xml:space="preserve">P2. «Feil i den manuelle utfyllingen av </w:t>
            </w:r>
            <w:proofErr w:type="spellStart"/>
            <w:r w:rsidRPr="00C65639">
              <w:rPr>
                <w:sz w:val="22"/>
              </w:rPr>
              <w:t>SEDer</w:t>
            </w:r>
            <w:proofErr w:type="spellEnd"/>
            <w:r w:rsidRPr="00C65639">
              <w:rPr>
                <w:sz w:val="22"/>
              </w:rPr>
              <w:t xml:space="preserve"> som skal til Tyskland»</w:t>
            </w:r>
          </w:p>
          <w:p w:rsidRPr="00C65639" w:rsidR="00C65639" w:rsidP="00392EB9" w:rsidRDefault="00C65639" w14:paraId="209A9CC6" w14:textId="780DB5C6">
            <w:pPr>
              <w:pStyle w:val="Listeavsnitt"/>
              <w:numPr>
                <w:ilvl w:val="0"/>
                <w:numId w:val="40"/>
              </w:numPr>
            </w:pPr>
            <w:r w:rsidRPr="00C65639">
              <w:rPr>
                <w:sz w:val="22"/>
              </w:rPr>
              <w:t>P3. «Generelle feil ved manuell behandling av personopplysninger»</w:t>
            </w:r>
          </w:p>
          <w:p w:rsidR="00C65639" w:rsidP="00392EB9" w:rsidRDefault="00C65639" w14:paraId="54763983" w14:textId="77777777">
            <w:pPr>
              <w:pStyle w:val="Listeavsnitt"/>
              <w:numPr>
                <w:ilvl w:val="0"/>
                <w:numId w:val="40"/>
              </w:numPr>
            </w:pPr>
            <w:r w:rsidRPr="00C65639">
              <w:rPr>
                <w:sz w:val="22"/>
              </w:rPr>
              <w:t>P4. «Feil ved elektronisk overføring av personopplysninger (personopplysninger behandles ikke med riktighet)»</w:t>
            </w:r>
            <w:r>
              <w:t xml:space="preserve"> </w:t>
            </w:r>
          </w:p>
          <w:p w:rsidRPr="00C65639" w:rsidR="00C65639" w:rsidP="00392EB9" w:rsidRDefault="00C65639" w14:paraId="7CA8F9F6" w14:textId="77777777">
            <w:pPr>
              <w:pStyle w:val="Listeavsnitt"/>
              <w:numPr>
                <w:ilvl w:val="0"/>
                <w:numId w:val="40"/>
              </w:numPr>
            </w:pPr>
            <w:r w:rsidRPr="00C65639">
              <w:rPr>
                <w:sz w:val="22"/>
              </w:rPr>
              <w:t>P5. «Feil knyttet til datakvalitet i interne registre (personopplysninger behandles ikke med riktighet)»</w:t>
            </w:r>
          </w:p>
          <w:p w:rsidRPr="00C65639" w:rsidR="00C65639" w:rsidP="00392EB9" w:rsidRDefault="00C65639" w14:paraId="170F84F0" w14:textId="77777777">
            <w:pPr>
              <w:pStyle w:val="Listeavsnitt"/>
              <w:numPr>
                <w:ilvl w:val="0"/>
                <w:numId w:val="40"/>
              </w:numPr>
            </w:pPr>
            <w:r>
              <w:t xml:space="preserve"> </w:t>
            </w:r>
            <w:r w:rsidRPr="00C65639">
              <w:rPr>
                <w:sz w:val="22"/>
              </w:rPr>
              <w:t>P14. «Registrering av personopplysninger på feil person»</w:t>
            </w:r>
            <w:r>
              <w:rPr>
                <w:sz w:val="22"/>
              </w:rPr>
              <w:t xml:space="preserve"> </w:t>
            </w:r>
          </w:p>
          <w:p w:rsidRPr="004179F9" w:rsidR="00C65639" w:rsidP="00392EB9" w:rsidRDefault="00C65639" w14:paraId="1576E068" w14:textId="496BB6F1">
            <w:pPr>
              <w:pStyle w:val="Listeavsnitt"/>
              <w:numPr>
                <w:ilvl w:val="0"/>
                <w:numId w:val="40"/>
              </w:numPr>
            </w:pPr>
            <w:r w:rsidRPr="00C65639">
              <w:rPr>
                <w:sz w:val="22"/>
              </w:rPr>
              <w:t>P16. «Vektlegging av utenforliggende hensyn»</w:t>
            </w:r>
          </w:p>
        </w:tc>
      </w:tr>
      <w:tr w:rsidRPr="004179F9" w:rsidR="005D3A3E" w:rsidTr="00EE4606" w14:paraId="4BC989B4"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5D3A3E" w:rsidP="00075F7F" w:rsidRDefault="005D3A3E" w14:paraId="65C9508F" w14:textId="77777777">
            <w:r w:rsidRPr="00351ED0">
              <w:t>Behandlingen kan ha konsekvens for omdømmet til den registrerte</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00C65639" w:rsidP="00C65639" w:rsidRDefault="00C65639" w14:paraId="411E5825" w14:textId="77777777">
            <w:pPr>
              <w:ind w:left="113"/>
            </w:pPr>
            <w:r>
              <w:t xml:space="preserve">Ja, se beskrivelse under personvernkonsekvensene: </w:t>
            </w:r>
          </w:p>
          <w:p w:rsidR="00392EB9" w:rsidP="00392EB9" w:rsidRDefault="00392EB9" w14:paraId="7963547B" w14:textId="77777777">
            <w:pPr>
              <w:pStyle w:val="Listeavsnitt"/>
              <w:numPr>
                <w:ilvl w:val="0"/>
                <w:numId w:val="41"/>
              </w:numPr>
              <w:rPr>
                <w:sz w:val="22"/>
              </w:rPr>
            </w:pPr>
            <w:r w:rsidRPr="00392EB9">
              <w:rPr>
                <w:sz w:val="22"/>
              </w:rPr>
              <w:t>P8. «Snoking»</w:t>
            </w:r>
          </w:p>
          <w:p w:rsidR="00C65639" w:rsidP="00392EB9" w:rsidRDefault="00392EB9" w14:paraId="563DDD2B" w14:textId="72ACF5E1">
            <w:pPr>
              <w:pStyle w:val="Listeavsnitt"/>
              <w:numPr>
                <w:ilvl w:val="0"/>
                <w:numId w:val="41"/>
              </w:numPr>
              <w:rPr>
                <w:sz w:val="22"/>
              </w:rPr>
            </w:pPr>
            <w:r w:rsidRPr="00392EB9">
              <w:rPr>
                <w:sz w:val="22"/>
              </w:rPr>
              <w:t>P15. «Større mengder personopplysninger på avveie»</w:t>
            </w:r>
          </w:p>
          <w:p w:rsidRPr="00C65639" w:rsidR="005D3A3E" w:rsidP="00392EB9" w:rsidRDefault="00C65639" w14:paraId="77246F2A" w14:textId="1E5A8CD2">
            <w:pPr>
              <w:pStyle w:val="Listeavsnitt"/>
              <w:numPr>
                <w:ilvl w:val="0"/>
                <w:numId w:val="41"/>
              </w:numPr>
              <w:rPr>
                <w:sz w:val="22"/>
              </w:rPr>
            </w:pPr>
            <w:r w:rsidRPr="00C65639">
              <w:rPr>
                <w:sz w:val="22"/>
              </w:rPr>
              <w:t>P17. «Personopplysninger på avveie – Personopplysninger til eller fra EESSI Pensjon blir sendt til feil mottaker»</w:t>
            </w:r>
          </w:p>
        </w:tc>
      </w:tr>
      <w:tr w:rsidRPr="004179F9" w:rsidR="005D3A3E" w:rsidTr="00EE4606" w14:paraId="43258F85"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5D3A3E" w:rsidP="00075F7F" w:rsidRDefault="005D3A3E" w14:paraId="0DB4AA84" w14:textId="77777777">
            <w:r w:rsidRPr="00144EB7">
              <w:t xml:space="preserve">Behandlingen kan være </w:t>
            </w:r>
            <w:r>
              <w:t>diskriminerende</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00C65639" w:rsidP="00C65639" w:rsidRDefault="00C65639" w14:paraId="44284C32" w14:textId="77777777">
            <w:pPr>
              <w:ind w:left="113"/>
            </w:pPr>
            <w:r>
              <w:t xml:space="preserve">Ja, se beskrivelse under personvernkonsekvensene: </w:t>
            </w:r>
          </w:p>
          <w:p w:rsidRPr="004179F9" w:rsidR="005D3A3E" w:rsidP="00392EB9" w:rsidRDefault="00392EB9" w14:paraId="66FE418C" w14:textId="485331C3">
            <w:pPr>
              <w:pStyle w:val="Listeavsnitt"/>
              <w:numPr>
                <w:ilvl w:val="0"/>
                <w:numId w:val="42"/>
              </w:numPr>
            </w:pPr>
            <w:r w:rsidRPr="00392EB9">
              <w:rPr>
                <w:sz w:val="22"/>
              </w:rPr>
              <w:t>P16. «Vektlegging av utenforliggende hensyn»</w:t>
            </w:r>
          </w:p>
        </w:tc>
      </w:tr>
      <w:tr w:rsidRPr="004179F9" w:rsidR="005D3A3E" w:rsidTr="00EE4606" w14:paraId="21E9FCCD"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5D3A3E" w:rsidP="00075F7F" w:rsidRDefault="005D3A3E" w14:paraId="12FFBE3B" w14:textId="77777777">
            <w:r w:rsidRPr="00351ED0">
              <w:t>Behandlingen kan medføre mulighet for stigmatisering</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00C65639" w:rsidP="00C65639" w:rsidRDefault="00C65639" w14:paraId="59000250" w14:textId="77777777">
            <w:pPr>
              <w:ind w:left="113"/>
            </w:pPr>
            <w:r>
              <w:t xml:space="preserve">Ja, se beskrivelse under personvernkonsekvensene: </w:t>
            </w:r>
          </w:p>
          <w:p w:rsidR="00392EB9" w:rsidP="00392EB9" w:rsidRDefault="00392EB9" w14:paraId="01224B82" w14:textId="77777777">
            <w:pPr>
              <w:pStyle w:val="Listeavsnitt"/>
              <w:numPr>
                <w:ilvl w:val="0"/>
                <w:numId w:val="41"/>
              </w:numPr>
              <w:rPr>
                <w:sz w:val="22"/>
              </w:rPr>
            </w:pPr>
            <w:r w:rsidRPr="00392EB9">
              <w:rPr>
                <w:sz w:val="22"/>
              </w:rPr>
              <w:t>P8. «Snoking»</w:t>
            </w:r>
          </w:p>
          <w:p w:rsidRPr="00392EB9" w:rsidR="00392EB9" w:rsidP="00392EB9" w:rsidRDefault="00392EB9" w14:paraId="078A2F9D" w14:textId="77777777">
            <w:pPr>
              <w:pStyle w:val="Listeavsnitt"/>
              <w:numPr>
                <w:ilvl w:val="0"/>
                <w:numId w:val="41"/>
              </w:numPr>
              <w:rPr>
                <w:sz w:val="22"/>
              </w:rPr>
            </w:pPr>
            <w:r w:rsidRPr="00392EB9">
              <w:rPr>
                <w:sz w:val="22"/>
              </w:rPr>
              <w:t>P15. «Større mengder personopplysninger på avveie»</w:t>
            </w:r>
            <w:r>
              <w:t xml:space="preserve"> </w:t>
            </w:r>
          </w:p>
          <w:p w:rsidR="00392EB9" w:rsidP="00392EB9" w:rsidRDefault="00392EB9" w14:paraId="7246C3CD" w14:textId="5B515C45">
            <w:pPr>
              <w:pStyle w:val="Listeavsnitt"/>
              <w:numPr>
                <w:ilvl w:val="0"/>
                <w:numId w:val="41"/>
              </w:numPr>
              <w:rPr>
                <w:sz w:val="22"/>
              </w:rPr>
            </w:pPr>
            <w:r w:rsidRPr="00392EB9">
              <w:rPr>
                <w:sz w:val="22"/>
              </w:rPr>
              <w:t>P16. «Vektlegging av utenforliggende hensyn»</w:t>
            </w:r>
          </w:p>
          <w:p w:rsidRPr="00392EB9" w:rsidR="005D3A3E" w:rsidP="00392EB9" w:rsidRDefault="00392EB9" w14:paraId="783199E6" w14:textId="1FD281F7">
            <w:pPr>
              <w:pStyle w:val="Listeavsnitt"/>
              <w:numPr>
                <w:ilvl w:val="0"/>
                <w:numId w:val="41"/>
              </w:numPr>
              <w:rPr>
                <w:sz w:val="22"/>
              </w:rPr>
            </w:pPr>
            <w:r w:rsidRPr="00C65639">
              <w:rPr>
                <w:sz w:val="22"/>
              </w:rPr>
              <w:t>P17. «Personopplysninger på avveie – Personopplysninger til eller fra EESSI Pensjon blir sendt til feil mottaker»</w:t>
            </w:r>
          </w:p>
        </w:tc>
      </w:tr>
      <w:tr w:rsidRPr="004179F9" w:rsidR="005D3A3E" w:rsidTr="00EE4606" w14:paraId="13AB23FC"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5D3A3E" w:rsidP="00075F7F" w:rsidRDefault="005D3A3E" w14:paraId="2893FBD9" w14:textId="77777777">
            <w:r>
              <w:t>Behandlingen kan medføre forskjellsbehandling blant søkere hos NAV</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Pr="00DD5BD9" w:rsidR="00392EB9" w:rsidP="00392EB9" w:rsidRDefault="00392EB9" w14:paraId="454867DA" w14:textId="33BA63CA">
            <w:pPr>
              <w:ind w:left="113"/>
            </w:pPr>
            <w:r>
              <w:t xml:space="preserve">Ja, se </w:t>
            </w:r>
            <w:r w:rsidRPr="00DD5BD9">
              <w:t xml:space="preserve">beskrivelse under personvernkonsekvensene: </w:t>
            </w:r>
          </w:p>
          <w:p w:rsidRPr="004179F9" w:rsidR="005D3A3E" w:rsidP="00DD5BD9" w:rsidRDefault="00392EB9" w14:paraId="50317039" w14:textId="60B75E18">
            <w:pPr>
              <w:pStyle w:val="Listeavsnitt"/>
              <w:numPr>
                <w:ilvl w:val="0"/>
                <w:numId w:val="41"/>
              </w:numPr>
            </w:pPr>
            <w:r w:rsidRPr="00DD5BD9">
              <w:rPr>
                <w:sz w:val="22"/>
              </w:rPr>
              <w:t>P16. «Vektlegging av utenforliggende hensyn»</w:t>
            </w:r>
          </w:p>
        </w:tc>
      </w:tr>
      <w:tr w:rsidRPr="004179F9" w:rsidR="005D3A3E" w:rsidTr="00EE4606" w14:paraId="075E8C1C"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5D3A3E" w:rsidP="00075F7F" w:rsidRDefault="005D3A3E" w14:paraId="279035E4" w14:textId="77777777">
            <w:r w:rsidRPr="00351ED0">
              <w:t>På grunn av mangel på sikkerhet kan behandlingen føre til identitetstyveri eller bedrageri</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00392EB9" w:rsidP="00392EB9" w:rsidRDefault="00392EB9" w14:paraId="27582BE9" w14:textId="77777777">
            <w:pPr>
              <w:ind w:left="113"/>
            </w:pPr>
            <w:r>
              <w:t xml:space="preserve">Ja, se beskrivelse under personvernkonsekvensene: </w:t>
            </w:r>
          </w:p>
          <w:p w:rsidR="00392EB9" w:rsidP="00392EB9" w:rsidRDefault="00392EB9" w14:paraId="7C994A9B" w14:textId="77777777">
            <w:pPr>
              <w:pStyle w:val="Listeavsnitt"/>
              <w:numPr>
                <w:ilvl w:val="0"/>
                <w:numId w:val="41"/>
              </w:numPr>
              <w:rPr>
                <w:sz w:val="22"/>
              </w:rPr>
            </w:pPr>
            <w:r w:rsidRPr="00392EB9">
              <w:rPr>
                <w:sz w:val="22"/>
              </w:rPr>
              <w:t>P8. «Snoking»</w:t>
            </w:r>
          </w:p>
          <w:p w:rsidRPr="00392EB9" w:rsidR="005D3A3E" w:rsidP="00392EB9" w:rsidRDefault="00392EB9" w14:paraId="62704045" w14:textId="29E4581C">
            <w:pPr>
              <w:pStyle w:val="Listeavsnitt"/>
              <w:numPr>
                <w:ilvl w:val="0"/>
                <w:numId w:val="41"/>
              </w:numPr>
              <w:rPr>
                <w:sz w:val="22"/>
              </w:rPr>
            </w:pPr>
            <w:r w:rsidRPr="00392EB9">
              <w:rPr>
                <w:sz w:val="22"/>
              </w:rPr>
              <w:t>P15. «Større mengder personopplysninger på avveie»</w:t>
            </w:r>
            <w:r>
              <w:t xml:space="preserve"> </w:t>
            </w:r>
          </w:p>
        </w:tc>
      </w:tr>
      <w:tr w:rsidRPr="004179F9" w:rsidR="005D3A3E" w:rsidTr="00EE4606" w14:paraId="5FA869BC"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144EB7" w:rsidR="005D3A3E" w:rsidP="00075F7F" w:rsidRDefault="005D3A3E" w14:paraId="5131B702" w14:textId="77777777">
            <w:r w:rsidRPr="00144EB7">
              <w:t>B</w:t>
            </w:r>
            <w:r>
              <w:t>ehandlingen kan være en direkte krenkelse av privatlivets fred</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Pr="004179F9" w:rsidR="005D3A3E" w:rsidP="00075F7F" w:rsidRDefault="00C65639" w14:paraId="7B46A156" w14:textId="28909E5A">
            <w:pPr>
              <w:ind w:left="113"/>
            </w:pPr>
            <w:r>
              <w:t>Ja, alle personvernkonsekvensene som innebærer brudd på et av personvernprinsippene og den registrertes rettigheter, vil være en direkte krenkelse av privatlivets fred. Dette er tilfelle for alle personvernkonsekvensene som er beskrevet ovenfor.</w:t>
            </w:r>
          </w:p>
        </w:tc>
      </w:tr>
      <w:tr w:rsidRPr="004179F9" w:rsidR="005D3A3E" w:rsidTr="00EE4606" w14:paraId="1D0370DD"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144EB7" w:rsidR="005D3A3E" w:rsidP="00075F7F" w:rsidRDefault="005D3A3E" w14:paraId="5AED3720" w14:textId="77777777">
            <w:r>
              <w:t>Behandlingen kan medføre inngrep i ytringsfriheten eller tankefriheten hos den registrerte</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Pr="004179F9" w:rsidR="005D3A3E" w:rsidP="00075F7F" w:rsidRDefault="00C65639" w14:paraId="59689AB1" w14:textId="381309D8">
            <w:pPr>
              <w:ind w:left="113"/>
            </w:pPr>
            <w:r>
              <w:t>Nei. Denne behandlingen av personopplysninger omhandler den registrertes rett til å få vurdert om vedkommende har rett til en trygdeytelse. Det anses at denne behandlingen ikke vil medføre et inngrep i ytringsfriheten eller tankefriheten til den registrerte.</w:t>
            </w:r>
          </w:p>
        </w:tc>
      </w:tr>
      <w:tr w:rsidRPr="004179F9" w:rsidR="005D3A3E" w:rsidTr="00EE4606" w14:paraId="2B4E6970"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5D3A3E" w:rsidP="00075F7F" w:rsidRDefault="005D3A3E" w14:paraId="280D8BBA" w14:textId="77777777">
            <w:r>
              <w:t>Behandlingen kan begrense handlefriheten til den registrerte</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Pr="004179F9" w:rsidR="005D3A3E" w:rsidP="00C65639" w:rsidRDefault="00C65639" w14:paraId="2AB63650" w14:textId="12C19FF8">
            <w:pPr>
              <w:ind w:left="113"/>
            </w:pPr>
            <w:r>
              <w:t>Det er antatt at alle personvernscenarioene som beskriver et økonomisk tap også innebærer en begrensning i handlefriheten til den registrerte. Se under økonomisk tap ovenfor i denne tabellen for mer informasjon om dette.</w:t>
            </w:r>
          </w:p>
        </w:tc>
      </w:tr>
      <w:tr w:rsidRPr="004179F9" w:rsidR="005D3A3E" w:rsidTr="00EE4606" w14:paraId="2FD30D17"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005D3A3E" w:rsidP="00075F7F" w:rsidRDefault="005D3A3E" w14:paraId="7A2FC760" w14:textId="77777777">
            <w:r w:rsidRPr="00144EB7">
              <w:t>Behandlingen kan svekke selvtillit</w:t>
            </w:r>
            <w:r>
              <w:t>en</w:t>
            </w:r>
            <w:r w:rsidRPr="00144EB7">
              <w:t xml:space="preserve"> til den registrerte </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00C65639" w:rsidP="00C65639" w:rsidRDefault="00C65639" w14:paraId="56C6D49C" w14:textId="77777777">
            <w:pPr>
              <w:ind w:left="113"/>
            </w:pPr>
            <w:r>
              <w:t xml:space="preserve">Personvernkonsekvensvurderingene tar ikke eksplisitt stilling til om den registrertes selvtillit kan svekkes, men det antas at alle personvernrisikoene som gjør personopplysninger kjent for uvedkommende, vil kunne svekke selvtilliten til den registrerte. Dette ved at personopplysninger, og potensielt sensitive personopplysninger, blir spredt. </w:t>
            </w:r>
          </w:p>
          <w:p w:rsidR="00C65639" w:rsidP="00C65639" w:rsidRDefault="00C65639" w14:paraId="24D73991" w14:textId="77777777">
            <w:pPr>
              <w:ind w:left="113"/>
            </w:pPr>
            <w:r>
              <w:t xml:space="preserve">Følgende personvernkonsekvenser er relevante i denne sammenheng: </w:t>
            </w:r>
          </w:p>
          <w:p w:rsidRPr="00C65639" w:rsidR="00C65639" w:rsidP="00392EB9" w:rsidRDefault="00C65639" w14:paraId="0E7F1239" w14:textId="77777777">
            <w:pPr>
              <w:pStyle w:val="Listeavsnitt"/>
              <w:numPr>
                <w:ilvl w:val="0"/>
                <w:numId w:val="43"/>
              </w:numPr>
              <w:rPr>
                <w:sz w:val="22"/>
              </w:rPr>
            </w:pPr>
            <w:r w:rsidRPr="00C65639">
              <w:rPr>
                <w:sz w:val="22"/>
              </w:rPr>
              <w:t>P4. «Personopplysninger på avveie (sendt til feil mottaker)»</w:t>
            </w:r>
          </w:p>
          <w:p w:rsidRPr="00C65639" w:rsidR="00C65639" w:rsidP="00392EB9" w:rsidRDefault="00C65639" w14:paraId="3BEAC2F0" w14:textId="77777777">
            <w:pPr>
              <w:pStyle w:val="Listeavsnitt"/>
              <w:numPr>
                <w:ilvl w:val="0"/>
                <w:numId w:val="43"/>
              </w:numPr>
              <w:rPr>
                <w:sz w:val="22"/>
              </w:rPr>
            </w:pPr>
            <w:r w:rsidRPr="00C65639">
              <w:rPr>
                <w:sz w:val="22"/>
              </w:rPr>
              <w:t xml:space="preserve">P5. «Risiko for at det gjennomføres uberettigede oppslag, søk eller uttrekk fra </w:t>
            </w:r>
            <w:proofErr w:type="spellStart"/>
            <w:r w:rsidRPr="00C65639">
              <w:rPr>
                <w:sz w:val="22"/>
              </w:rPr>
              <w:t>Melosys</w:t>
            </w:r>
            <w:proofErr w:type="spellEnd"/>
            <w:r w:rsidRPr="00C65639">
              <w:rPr>
                <w:sz w:val="22"/>
              </w:rPr>
              <w:t xml:space="preserve"> (snoking)»</w:t>
            </w:r>
          </w:p>
          <w:p w:rsidRPr="00C65639" w:rsidR="00C65639" w:rsidP="00392EB9" w:rsidRDefault="00C65639" w14:paraId="38454DCD" w14:textId="77777777">
            <w:pPr>
              <w:pStyle w:val="Listeavsnitt"/>
              <w:numPr>
                <w:ilvl w:val="0"/>
                <w:numId w:val="43"/>
              </w:numPr>
              <w:rPr>
                <w:sz w:val="22"/>
              </w:rPr>
            </w:pPr>
            <w:r w:rsidRPr="00C65639">
              <w:rPr>
                <w:sz w:val="22"/>
              </w:rPr>
              <w:t xml:space="preserve">P6. «Personopplysninger på avveie – saksbehandler sender informasjon til feil mottaker»  </w:t>
            </w:r>
          </w:p>
          <w:p w:rsidRPr="004179F9" w:rsidR="005D3A3E" w:rsidP="00C65639" w:rsidRDefault="005D3A3E" w14:paraId="160097FA" w14:textId="4B4FDF4B">
            <w:pPr>
              <w:ind w:left="113"/>
            </w:pPr>
          </w:p>
        </w:tc>
      </w:tr>
      <w:tr w:rsidRPr="004179F9" w:rsidR="005D3A3E" w:rsidTr="00EE4606" w14:paraId="66144B2C" w14:textId="77777777">
        <w:tc>
          <w:tcPr>
            <w:tcW w:w="6477" w:type="dxa"/>
            <w:tcBorders>
              <w:top w:val="single" w:color="FFFFFF" w:sz="8" w:space="0"/>
              <w:left w:val="single" w:color="FFFFFF" w:sz="8" w:space="0"/>
              <w:bottom w:val="single" w:color="FFFFFF" w:sz="8" w:space="0"/>
              <w:right w:val="single" w:color="FFFFFF" w:sz="8" w:space="0"/>
            </w:tcBorders>
            <w:shd w:val="clear" w:color="auto" w:fill="EFEFEF"/>
            <w:tcMar>
              <w:top w:w="8" w:type="dxa"/>
              <w:left w:w="113" w:type="dxa"/>
              <w:bottom w:w="0" w:type="dxa"/>
              <w:right w:w="8" w:type="dxa"/>
            </w:tcMar>
          </w:tcPr>
          <w:p w:rsidRPr="00144EB7" w:rsidR="005D3A3E" w:rsidP="00075F7F" w:rsidRDefault="005D3A3E" w14:paraId="4EA9F8D5" w14:textId="77777777">
            <w:r>
              <w:t>Behandlingen kan medføre at den enkelte ikke får oppfylt sine personvernrettigheter (se de enkelte rettighetene i 4.1)</w:t>
            </w:r>
          </w:p>
        </w:tc>
        <w:tc>
          <w:tcPr>
            <w:tcW w:w="7528" w:type="dxa"/>
            <w:tcBorders>
              <w:top w:val="single" w:color="FFFFFF" w:sz="8" w:space="0"/>
              <w:left w:val="single" w:color="FFFFFF" w:sz="8" w:space="0"/>
              <w:bottom w:val="single" w:color="FFFFFF" w:sz="8" w:space="0"/>
              <w:right w:val="single" w:color="FFFFFF" w:sz="8" w:space="0"/>
            </w:tcBorders>
            <w:shd w:val="clear" w:color="auto" w:fill="EFEFEF"/>
          </w:tcPr>
          <w:p w:rsidR="00C65639" w:rsidP="00C65639" w:rsidRDefault="00C65639" w14:paraId="3C456610" w14:textId="77777777">
            <w:pPr>
              <w:ind w:left="113"/>
            </w:pPr>
            <w:r>
              <w:t xml:space="preserve">Ja, se beskrivelse under personvernkonsekvensene: </w:t>
            </w:r>
          </w:p>
          <w:p w:rsidRPr="00392EB9" w:rsidR="00392EB9" w:rsidP="00392EB9" w:rsidRDefault="00392EB9" w14:paraId="32C73515" w14:textId="77777777">
            <w:pPr>
              <w:pStyle w:val="Listeavsnitt"/>
              <w:numPr>
                <w:ilvl w:val="0"/>
                <w:numId w:val="44"/>
              </w:numPr>
              <w:rPr>
                <w:sz w:val="22"/>
              </w:rPr>
            </w:pPr>
            <w:r w:rsidRPr="00392EB9">
              <w:rPr>
                <w:sz w:val="22"/>
              </w:rPr>
              <w:t>P8. «Snoking»</w:t>
            </w:r>
          </w:p>
          <w:p w:rsidRPr="00392EB9" w:rsidR="00392EB9" w:rsidP="00392EB9" w:rsidRDefault="00392EB9" w14:paraId="1F4C3D96" w14:textId="77777777">
            <w:pPr>
              <w:pStyle w:val="Listeavsnitt"/>
              <w:numPr>
                <w:ilvl w:val="0"/>
                <w:numId w:val="44"/>
              </w:numPr>
              <w:rPr>
                <w:sz w:val="22"/>
              </w:rPr>
            </w:pPr>
            <w:r w:rsidRPr="00392EB9">
              <w:rPr>
                <w:sz w:val="22"/>
              </w:rPr>
              <w:t xml:space="preserve">P15. «Større mengder personopplysninger på avveie» </w:t>
            </w:r>
          </w:p>
          <w:p w:rsidRPr="00392EB9" w:rsidR="00392EB9" w:rsidP="00392EB9" w:rsidRDefault="00392EB9" w14:paraId="4AE3623F" w14:textId="77777777">
            <w:pPr>
              <w:pStyle w:val="Listeavsnitt"/>
              <w:numPr>
                <w:ilvl w:val="0"/>
                <w:numId w:val="44"/>
              </w:numPr>
              <w:rPr>
                <w:sz w:val="22"/>
              </w:rPr>
            </w:pPr>
            <w:r w:rsidRPr="00392EB9">
              <w:rPr>
                <w:sz w:val="22"/>
              </w:rPr>
              <w:t>P16. «Vektlegging av utenforliggende hensyn»</w:t>
            </w:r>
          </w:p>
          <w:p w:rsidRPr="00C65639" w:rsidR="005D3A3E" w:rsidP="00392EB9" w:rsidRDefault="00392EB9" w14:paraId="69BBD62C" w14:textId="103CD64E">
            <w:pPr>
              <w:pStyle w:val="Listeavsnitt"/>
              <w:numPr>
                <w:ilvl w:val="0"/>
                <w:numId w:val="44"/>
              </w:numPr>
              <w:rPr>
                <w:sz w:val="22"/>
              </w:rPr>
            </w:pPr>
            <w:r w:rsidRPr="00392EB9">
              <w:rPr>
                <w:sz w:val="22"/>
              </w:rPr>
              <w:t>P17. «Personopplysninger på avveie – Personopplysninger til eller fra EESSI Pensjon blir sendt til feil mottaker»</w:t>
            </w:r>
          </w:p>
        </w:tc>
      </w:tr>
    </w:tbl>
    <w:p w:rsidR="005D3A3E" w:rsidP="005D3A3E" w:rsidRDefault="005D3A3E" w14:paraId="3394B41F" w14:textId="77777777"/>
    <w:p w:rsidRPr="00C8153C" w:rsidR="004E2441" w:rsidRDefault="005D3A3E" w14:paraId="7425DBBA" w14:textId="3414B998">
      <w:pPr>
        <w:rPr>
          <w:rFonts w:asciiTheme="majorHAnsi" w:hAnsiTheme="majorHAnsi" w:eastAsiaTheme="majorEastAsia" w:cstheme="majorBidi"/>
          <w:color w:val="2E74B5" w:themeColor="accent1" w:themeShade="BF"/>
          <w:sz w:val="32"/>
          <w:szCs w:val="32"/>
        </w:rPr>
      </w:pPr>
      <w:r>
        <w:br w:type="page"/>
      </w:r>
    </w:p>
    <w:p w:rsidR="00EE4606" w:rsidP="00A15FE6" w:rsidRDefault="00EE4606" w14:paraId="6D8769A2" w14:textId="77777777">
      <w:pPr>
        <w:pStyle w:val="Overskrift1"/>
        <w:sectPr w:rsidR="00EE4606" w:rsidSect="008C136F">
          <w:pgSz w:w="16838" w:h="11906" w:orient="landscape"/>
          <w:pgMar w:top="1418" w:right="1418" w:bottom="1418" w:left="1418" w:header="709" w:footer="709" w:gutter="0"/>
          <w:cols w:space="708"/>
          <w:docGrid w:linePitch="360"/>
        </w:sectPr>
      </w:pPr>
      <w:bookmarkStart w:name="_Ref4395433" w:id="888"/>
      <w:bookmarkStart w:name="_Toc5710278" w:id="889"/>
      <w:bookmarkStart w:name="_Ref8029665" w:id="890"/>
    </w:p>
    <w:p w:rsidRPr="00F30761" w:rsidR="001747D7" w:rsidP="00F30761" w:rsidRDefault="00C8153C" w14:paraId="55A54EA8" w14:textId="702A1383">
      <w:pPr>
        <w:pStyle w:val="Overskrift1"/>
      </w:pPr>
      <w:bookmarkStart w:name="_Ref18316184" w:id="891"/>
      <w:bookmarkStart w:name="_Toc22546462" w:id="892"/>
      <w:bookmarkEnd w:id="888"/>
      <w:bookmarkEnd w:id="889"/>
      <w:r w:rsidRPr="00F30761">
        <w:t xml:space="preserve">Vedlegg </w:t>
      </w:r>
      <w:r w:rsidR="00FA04BC">
        <w:t>6</w:t>
      </w:r>
      <w:r w:rsidRPr="00F30761" w:rsidR="004E2441">
        <w:t xml:space="preserve"> De registrertes mening</w:t>
      </w:r>
      <w:bookmarkEnd w:id="890"/>
      <w:bookmarkEnd w:id="891"/>
      <w:bookmarkEnd w:id="892"/>
    </w:p>
    <w:p w:rsidRPr="00F30761" w:rsidR="00767E8D" w:rsidP="00767E8D" w:rsidRDefault="00067FAE" w14:paraId="5C2C70BE" w14:textId="709084EE">
      <w:pPr>
        <w:pBdr>
          <w:bottom w:val="single" w:color="4F81BD" w:sz="8" w:space="4"/>
        </w:pBdr>
        <w:spacing w:before="0" w:after="300" w:line="240" w:lineRule="auto"/>
        <w:contextualSpacing/>
        <w:rPr>
          <w:rFonts w:ascii="Cambria" w:hAnsi="Cambria" w:eastAsia="Times New Roman" w:cs="Times New Roman"/>
          <w:color w:val="17365D"/>
          <w:spacing w:val="5"/>
          <w:kern w:val="28"/>
          <w:sz w:val="28"/>
          <w:szCs w:val="52"/>
        </w:rPr>
      </w:pPr>
      <w:r>
        <w:rPr>
          <w:rFonts w:ascii="Cambria" w:hAnsi="Cambria" w:eastAsia="Times New Roman" w:cs="Times New Roman"/>
          <w:color w:val="17365D"/>
          <w:spacing w:val="5"/>
          <w:kern w:val="28"/>
          <w:sz w:val="28"/>
          <w:szCs w:val="52"/>
        </w:rPr>
        <w:t>Referat fra organisasjonen «For økt levestandard» (FØL)</w:t>
      </w:r>
    </w:p>
    <w:p w:rsidRPr="00A71282" w:rsidR="00767E8D" w:rsidP="00767E8D" w:rsidRDefault="00767E8D" w14:paraId="2FEE13DF" w14:textId="77777777">
      <w:pPr>
        <w:numPr>
          <w:ilvl w:val="1"/>
          <w:numId w:val="0"/>
        </w:numPr>
        <w:spacing w:before="0" w:after="200" w:line="276" w:lineRule="auto"/>
        <w:rPr>
          <w:rFonts w:ascii="Cambria" w:hAnsi="Cambria" w:eastAsia="Times New Roman" w:cs="Times New Roman"/>
          <w:color w:val="808080"/>
          <w:spacing w:val="15"/>
          <w:szCs w:val="24"/>
        </w:rPr>
      </w:pPr>
      <w:r w:rsidRPr="00A71282">
        <w:rPr>
          <w:rFonts w:ascii="Cambria" w:hAnsi="Cambria" w:eastAsia="Times New Roman" w:cs="Times New Roman"/>
          <w:color w:val="808080"/>
          <w:spacing w:val="15"/>
          <w:szCs w:val="24"/>
        </w:rPr>
        <w:t xml:space="preserve">Referat fra intervju med en representant fra den registrerte for behandlingen av personopplysninger i EESSI Pensjon </w:t>
      </w:r>
      <w:r w:rsidRPr="00287AA1">
        <w:rPr>
          <w:rFonts w:ascii="Cambria" w:hAnsi="Cambria" w:eastAsia="Times New Roman" w:cs="Times New Roman"/>
          <w:strike/>
          <w:color w:val="808080"/>
          <w:spacing w:val="15"/>
          <w:szCs w:val="24"/>
          <w:highlight w:val="lightGray"/>
          <w:rPrChange w:author="Støylen, Mari" w:date="2021-05-04T10:21:00Z" w:id="893">
            <w:rPr>
              <w:rFonts w:ascii="Cambria" w:hAnsi="Cambria" w:eastAsia="Times New Roman" w:cs="Times New Roman"/>
              <w:color w:val="808080"/>
              <w:spacing w:val="15"/>
              <w:szCs w:val="24"/>
            </w:rPr>
          </w:rPrChange>
        </w:rPr>
        <w:t>og selvbetjeningsløsningen</w:t>
      </w:r>
      <w:r w:rsidRPr="00287AA1">
        <w:rPr>
          <w:rFonts w:ascii="Cambria" w:hAnsi="Cambria" w:eastAsia="Times New Roman" w:cs="Times New Roman"/>
          <w:color w:val="808080"/>
          <w:spacing w:val="15"/>
          <w:szCs w:val="24"/>
          <w:highlight w:val="lightGray"/>
          <w:rPrChange w:author="Støylen, Mari" w:date="2021-05-04T10:21:00Z" w:id="894">
            <w:rPr>
              <w:rFonts w:ascii="Cambria" w:hAnsi="Cambria" w:eastAsia="Times New Roman" w:cs="Times New Roman"/>
              <w:color w:val="808080"/>
              <w:spacing w:val="15"/>
              <w:szCs w:val="24"/>
            </w:rPr>
          </w:rPrChange>
        </w:rPr>
        <w:t>.</w:t>
      </w:r>
      <w:r w:rsidRPr="00A71282">
        <w:rPr>
          <w:rFonts w:ascii="Cambria" w:hAnsi="Cambria" w:eastAsia="Times New Roman" w:cs="Times New Roman"/>
          <w:color w:val="808080"/>
          <w:spacing w:val="15"/>
          <w:szCs w:val="24"/>
        </w:rPr>
        <w:t xml:space="preserve">  </w:t>
      </w:r>
    </w:p>
    <w:p w:rsidRPr="00392EB9" w:rsidR="00767E8D" w:rsidP="00767E8D" w:rsidRDefault="00767E8D" w14:paraId="5B7D2C99" w14:textId="77777777">
      <w:pPr>
        <w:spacing w:before="0" w:after="120" w:line="276" w:lineRule="auto"/>
        <w:rPr>
          <w:rFonts w:ascii="Calibri" w:hAnsi="Calibri" w:eastAsia="Calibri" w:cs="Times New Roman"/>
          <w:i/>
          <w:iCs/>
          <w:sz w:val="20"/>
        </w:rPr>
      </w:pPr>
      <w:r w:rsidRPr="00392EB9">
        <w:rPr>
          <w:rFonts w:ascii="Calibri" w:hAnsi="Calibri" w:eastAsia="Calibri" w:cs="Times New Roman"/>
          <w:i/>
          <w:iCs/>
          <w:sz w:val="20"/>
        </w:rPr>
        <w:t xml:space="preserve">Dato: 20.05.19 </w:t>
      </w:r>
    </w:p>
    <w:p w:rsidRPr="00392EB9" w:rsidR="00767E8D" w:rsidP="00767E8D" w:rsidRDefault="00767E8D" w14:paraId="6C24DA92" w14:textId="77777777">
      <w:pPr>
        <w:spacing w:before="0" w:after="0" w:line="276" w:lineRule="auto"/>
        <w:rPr>
          <w:rFonts w:ascii="Calibri" w:hAnsi="Calibri" w:eastAsia="Calibri" w:cs="Times New Roman"/>
          <w:i/>
          <w:iCs/>
          <w:sz w:val="20"/>
        </w:rPr>
      </w:pPr>
      <w:r w:rsidRPr="00392EB9">
        <w:rPr>
          <w:rFonts w:ascii="Calibri" w:hAnsi="Calibri" w:eastAsia="Calibri" w:cs="Times New Roman"/>
          <w:i/>
          <w:iCs/>
          <w:sz w:val="20"/>
        </w:rPr>
        <w:t xml:space="preserve">Til stede: </w:t>
      </w:r>
    </w:p>
    <w:p w:rsidRPr="00392EB9" w:rsidR="00767E8D" w:rsidP="00392EB9" w:rsidRDefault="00767E8D" w14:paraId="5CE20FF1" w14:textId="77777777">
      <w:pPr>
        <w:numPr>
          <w:ilvl w:val="0"/>
          <w:numId w:val="24"/>
        </w:numPr>
        <w:spacing w:before="0" w:after="0" w:line="276" w:lineRule="auto"/>
        <w:contextualSpacing/>
        <w:rPr>
          <w:rFonts w:ascii="Calibri" w:hAnsi="Calibri" w:eastAsia="Calibri" w:cs="Times New Roman"/>
          <w:i/>
          <w:iCs/>
          <w:sz w:val="20"/>
        </w:rPr>
      </w:pPr>
      <w:r w:rsidRPr="00392EB9">
        <w:rPr>
          <w:rFonts w:ascii="Calibri" w:hAnsi="Calibri" w:eastAsia="Calibri" w:cs="Times New Roman"/>
          <w:i/>
          <w:iCs/>
          <w:sz w:val="20"/>
        </w:rPr>
        <w:t xml:space="preserve">Representant for de registrerte: Representanter fra organisasjonen For Økt Levestandard Norge (FØL). FØL er en forening som arbeider for å fremme levestandarden til alle som bor i Norge. For å oppnå dette formålet fokuserer organisasjonen blant annet spesielt på uføretrygd og pensjon.   </w:t>
      </w:r>
    </w:p>
    <w:p w:rsidRPr="00392EB9" w:rsidR="00767E8D" w:rsidP="00392EB9" w:rsidRDefault="00767E8D" w14:paraId="678A88F5" w14:textId="77777777">
      <w:pPr>
        <w:numPr>
          <w:ilvl w:val="0"/>
          <w:numId w:val="24"/>
        </w:numPr>
        <w:spacing w:before="0" w:after="0" w:line="276" w:lineRule="auto"/>
        <w:contextualSpacing/>
        <w:rPr>
          <w:rFonts w:ascii="Calibri" w:hAnsi="Calibri" w:eastAsia="Calibri" w:cs="Times New Roman"/>
          <w:i/>
          <w:iCs/>
          <w:sz w:val="20"/>
        </w:rPr>
      </w:pPr>
      <w:r w:rsidRPr="00392EB9">
        <w:rPr>
          <w:rFonts w:ascii="Calibri" w:hAnsi="Calibri" w:eastAsia="Calibri" w:cs="Times New Roman"/>
          <w:i/>
          <w:iCs/>
          <w:sz w:val="20"/>
        </w:rPr>
        <w:t xml:space="preserve">Personvernrådgiver: personvernjurist innleid for å gjøre PVK for EESSI </w:t>
      </w:r>
    </w:p>
    <w:p w:rsidRPr="00392EB9" w:rsidR="00767E8D" w:rsidP="00767E8D" w:rsidRDefault="00767E8D" w14:paraId="48B51B3C" w14:textId="77777777">
      <w:pPr>
        <w:spacing w:before="0" w:after="0" w:line="276" w:lineRule="auto"/>
        <w:rPr>
          <w:rFonts w:ascii="Calibri" w:hAnsi="Calibri" w:eastAsia="Calibri" w:cs="Times New Roman"/>
          <w:i/>
          <w:iCs/>
          <w:sz w:val="20"/>
        </w:rPr>
      </w:pPr>
    </w:p>
    <w:p w:rsidRPr="00392EB9" w:rsidR="00F95AB1" w:rsidP="00767E8D" w:rsidRDefault="00767E8D" w14:paraId="66E2ACC7" w14:textId="77777777">
      <w:pPr>
        <w:spacing w:before="0" w:after="0" w:line="276" w:lineRule="auto"/>
        <w:rPr>
          <w:rFonts w:ascii="Calibri" w:hAnsi="Calibri" w:eastAsia="Calibri" w:cs="Times New Roman"/>
          <w:i/>
          <w:iCs/>
          <w:sz w:val="20"/>
        </w:rPr>
      </w:pPr>
      <w:r w:rsidRPr="00392EB9">
        <w:rPr>
          <w:rFonts w:ascii="Calibri" w:hAnsi="Calibri" w:eastAsia="Calibri" w:cs="Times New Roman"/>
          <w:i/>
          <w:iCs/>
          <w:sz w:val="20"/>
        </w:rPr>
        <w:t xml:space="preserve">Referat verifisert av FØL i e-post av 21.05.19. </w:t>
      </w:r>
    </w:p>
    <w:p w:rsidRPr="00A71282" w:rsidR="00E95CCD" w:rsidP="00767E8D" w:rsidRDefault="00E95CCD" w14:paraId="0B97F774" w14:textId="77777777">
      <w:pPr>
        <w:spacing w:before="0" w:after="0" w:line="276" w:lineRule="auto"/>
        <w:rPr>
          <w:rFonts w:ascii="Calibri" w:hAnsi="Calibri" w:eastAsia="Calibri" w:cs="Times New Roman"/>
          <w:i/>
          <w:iCs/>
        </w:rPr>
      </w:pPr>
    </w:p>
    <w:p w:rsidRPr="00E95CCD" w:rsidR="00767E8D" w:rsidP="00E95CCD" w:rsidRDefault="00767E8D" w14:paraId="210B4249" w14:textId="77777777">
      <w:pPr>
        <w:keepNext/>
        <w:keepLines/>
        <w:spacing w:before="200" w:after="0" w:line="276" w:lineRule="auto"/>
        <w:outlineLvl w:val="1"/>
        <w:rPr>
          <w:rFonts w:ascii="Cambria" w:hAnsi="Cambria" w:eastAsia="Times New Roman" w:cs="Times New Roman"/>
          <w:b/>
          <w:bCs/>
          <w:color w:val="44546A" w:themeColor="text2"/>
        </w:rPr>
      </w:pPr>
      <w:bookmarkStart w:name="_Toc9262029" w:id="895"/>
      <w:bookmarkStart w:name="_Toc9262165" w:id="896"/>
      <w:r w:rsidRPr="00E95CCD">
        <w:rPr>
          <w:rFonts w:ascii="Cambria" w:hAnsi="Cambria" w:eastAsia="Times New Roman" w:cs="Times New Roman"/>
          <w:b/>
          <w:bCs/>
          <w:color w:val="44546A" w:themeColor="text2"/>
        </w:rPr>
        <w:t>Gjennomgang av den behandling av personopplysninger som skjer i EESSI (sendt ut på forhånd)</w:t>
      </w:r>
      <w:bookmarkEnd w:id="895"/>
      <w:bookmarkEnd w:id="896"/>
    </w:p>
    <w:p w:rsidRPr="00392EB9" w:rsidR="00767E8D" w:rsidP="00392EB9" w:rsidRDefault="00767E8D" w14:paraId="47FAA4E3" w14:textId="77777777">
      <w:pPr>
        <w:numPr>
          <w:ilvl w:val="0"/>
          <w:numId w:val="25"/>
        </w:numPr>
        <w:spacing w:before="0" w:after="200" w:line="276" w:lineRule="auto"/>
        <w:contextualSpacing/>
        <w:rPr>
          <w:rFonts w:ascii="Calibri" w:hAnsi="Calibri" w:eastAsia="Calibri" w:cs="Times New Roman"/>
          <w:sz w:val="20"/>
        </w:rPr>
      </w:pPr>
      <w:r w:rsidRPr="00392EB9">
        <w:rPr>
          <w:rFonts w:ascii="Calibri" w:hAnsi="Calibri" w:eastAsia="Calibri" w:cs="Times New Roman"/>
          <w:sz w:val="20"/>
        </w:rPr>
        <w:t>Beskrivelse av behandlingsaktiviteter, formål og rettslig grunnlag</w:t>
      </w:r>
    </w:p>
    <w:p w:rsidRPr="00392EB9" w:rsidR="00767E8D" w:rsidP="00392EB9" w:rsidRDefault="00767E8D" w14:paraId="75948568" w14:textId="77777777">
      <w:pPr>
        <w:numPr>
          <w:ilvl w:val="0"/>
          <w:numId w:val="25"/>
        </w:numPr>
        <w:spacing w:before="0" w:after="200" w:line="276" w:lineRule="auto"/>
        <w:contextualSpacing/>
        <w:rPr>
          <w:rFonts w:ascii="Calibri" w:hAnsi="Calibri" w:eastAsia="Calibri" w:cs="Times New Roman"/>
          <w:sz w:val="20"/>
        </w:rPr>
      </w:pPr>
      <w:r w:rsidRPr="00392EB9">
        <w:rPr>
          <w:rFonts w:ascii="Calibri" w:hAnsi="Calibri" w:eastAsia="Calibri" w:cs="Times New Roman"/>
          <w:sz w:val="20"/>
        </w:rPr>
        <w:t>Spørsmål til beskrivelsene</w:t>
      </w:r>
    </w:p>
    <w:p w:rsidRPr="00F30761" w:rsidR="00E95CCD" w:rsidP="00E95CCD" w:rsidRDefault="00E95CCD" w14:paraId="37CE9787" w14:textId="77777777">
      <w:pPr>
        <w:spacing w:before="0" w:after="200" w:line="276" w:lineRule="auto"/>
        <w:contextualSpacing/>
        <w:rPr>
          <w:rFonts w:ascii="Calibri" w:hAnsi="Calibri" w:eastAsia="Calibri" w:cs="Times New Roman"/>
        </w:rPr>
      </w:pPr>
    </w:p>
    <w:p w:rsidRPr="00E95CCD" w:rsidR="00767E8D" w:rsidP="00E95CCD" w:rsidRDefault="00767E8D" w14:paraId="5DCEEB07" w14:textId="77777777">
      <w:pPr>
        <w:keepNext/>
        <w:keepLines/>
        <w:spacing w:before="200" w:after="0" w:line="276" w:lineRule="auto"/>
        <w:outlineLvl w:val="1"/>
        <w:rPr>
          <w:rFonts w:ascii="Cambria" w:hAnsi="Cambria" w:eastAsia="Times New Roman" w:cs="Times New Roman"/>
          <w:b/>
          <w:bCs/>
          <w:color w:val="44546A" w:themeColor="text2"/>
        </w:rPr>
      </w:pPr>
      <w:bookmarkStart w:name="_Toc9262030" w:id="897"/>
      <w:bookmarkStart w:name="_Toc9262166" w:id="898"/>
      <w:r w:rsidRPr="00E95CCD">
        <w:rPr>
          <w:rFonts w:ascii="Cambria" w:hAnsi="Cambria" w:eastAsia="Times New Roman" w:cs="Times New Roman"/>
          <w:b/>
          <w:bCs/>
          <w:color w:val="44546A" w:themeColor="text2"/>
        </w:rPr>
        <w:t>Spørsmål</w:t>
      </w:r>
      <w:bookmarkEnd w:id="897"/>
      <w:bookmarkEnd w:id="898"/>
      <w:r w:rsidRPr="00E95CCD">
        <w:rPr>
          <w:rFonts w:ascii="Cambria" w:hAnsi="Cambria" w:eastAsia="Times New Roman" w:cs="Times New Roman"/>
          <w:b/>
          <w:bCs/>
          <w:color w:val="44546A" w:themeColor="text2"/>
        </w:rPr>
        <w:t xml:space="preserve"> </w:t>
      </w:r>
    </w:p>
    <w:p w:rsidRPr="00287AA1" w:rsidR="00767E8D" w:rsidP="00392EB9" w:rsidRDefault="00767E8D" w14:paraId="661B5C4F" w14:textId="77777777">
      <w:pPr>
        <w:numPr>
          <w:ilvl w:val="0"/>
          <w:numId w:val="26"/>
        </w:numPr>
        <w:spacing w:before="0" w:after="0" w:line="240" w:lineRule="auto"/>
        <w:rPr>
          <w:rFonts w:ascii="Calibri" w:hAnsi="Calibri" w:eastAsia="Calibri" w:cs="Times New Roman"/>
          <w:strike/>
          <w:sz w:val="20"/>
          <w:highlight w:val="lightGray"/>
          <w:rPrChange w:author="Støylen, Mari" w:date="2021-05-04T10:22:00Z" w:id="899">
            <w:rPr>
              <w:rFonts w:ascii="Calibri" w:hAnsi="Calibri" w:eastAsia="Calibri" w:cs="Times New Roman"/>
              <w:sz w:val="20"/>
            </w:rPr>
          </w:rPrChange>
        </w:rPr>
      </w:pPr>
      <w:r w:rsidRPr="00287AA1">
        <w:rPr>
          <w:rFonts w:ascii="Calibri" w:hAnsi="Calibri" w:eastAsia="Calibri" w:cs="Times New Roman"/>
          <w:strike/>
          <w:sz w:val="20"/>
          <w:highlight w:val="lightGray"/>
          <w:rPrChange w:author="Støylen, Mari" w:date="2021-05-04T10:22:00Z" w:id="900">
            <w:rPr>
              <w:rFonts w:ascii="Calibri" w:hAnsi="Calibri" w:eastAsia="Calibri" w:cs="Times New Roman"/>
              <w:sz w:val="20"/>
            </w:rPr>
          </w:rPrChange>
        </w:rPr>
        <w:t>Hva er dere som registrertes representant bekymret for ved NAV sin behandling av personopplysninger når vi skal bruke selvbetjeningsløsningen til å innhente personopplysninger fra personer som kan ha krav på uføretrygd eller pensjon? Er det noe ved denne behandlingen som vi bør være oppmerksomme på for å ta hensyn til den registrertes personvern?</w:t>
      </w:r>
    </w:p>
    <w:p w:rsidRPr="00287AA1" w:rsidR="00767E8D" w:rsidP="00392EB9" w:rsidRDefault="00767E8D" w14:paraId="42B12AB3" w14:textId="77777777">
      <w:pPr>
        <w:numPr>
          <w:ilvl w:val="0"/>
          <w:numId w:val="26"/>
        </w:numPr>
        <w:spacing w:before="0" w:after="0" w:line="240" w:lineRule="auto"/>
        <w:rPr>
          <w:rFonts w:ascii="Calibri" w:hAnsi="Calibri" w:eastAsia="Calibri" w:cs="Times New Roman"/>
          <w:strike/>
          <w:sz w:val="20"/>
          <w:highlight w:val="lightGray"/>
          <w:rPrChange w:author="Støylen, Mari" w:date="2021-05-04T10:22:00Z" w:id="901">
            <w:rPr>
              <w:rFonts w:ascii="Calibri" w:hAnsi="Calibri" w:eastAsia="Calibri" w:cs="Times New Roman"/>
              <w:sz w:val="20"/>
            </w:rPr>
          </w:rPrChange>
        </w:rPr>
      </w:pPr>
      <w:r w:rsidRPr="00287AA1">
        <w:rPr>
          <w:rFonts w:ascii="Calibri" w:hAnsi="Calibri" w:eastAsia="Calibri" w:cs="Times New Roman"/>
          <w:strike/>
          <w:sz w:val="20"/>
          <w:highlight w:val="lightGray"/>
          <w:rPrChange w:author="Støylen, Mari" w:date="2021-05-04T10:22:00Z" w:id="902">
            <w:rPr>
              <w:rFonts w:ascii="Calibri" w:hAnsi="Calibri" w:eastAsia="Calibri" w:cs="Times New Roman"/>
              <w:sz w:val="20"/>
            </w:rPr>
          </w:rPrChange>
        </w:rPr>
        <w:t xml:space="preserve">Tror dere behandlingen av den registrertes personopplysninger i selvbetjeningsløsningen vil kunne ha helsemessige konsekvenser, økonomiske konsekvenser, konsekvenser for den registrertes omdømme, konsekvenser for hvor stor tillit den registrerte har til NAV? </w:t>
      </w:r>
    </w:p>
    <w:p w:rsidRPr="00392EB9" w:rsidR="00767E8D" w:rsidP="00392EB9" w:rsidRDefault="00767E8D" w14:paraId="21BFF35D" w14:textId="77777777">
      <w:pPr>
        <w:numPr>
          <w:ilvl w:val="0"/>
          <w:numId w:val="26"/>
        </w:numPr>
        <w:spacing w:before="0" w:after="0" w:line="240" w:lineRule="auto"/>
        <w:rPr>
          <w:rFonts w:ascii="Calibri" w:hAnsi="Calibri" w:eastAsia="Calibri" w:cs="Times New Roman"/>
          <w:sz w:val="20"/>
        </w:rPr>
      </w:pPr>
      <w:r w:rsidRPr="00392EB9">
        <w:rPr>
          <w:rFonts w:ascii="Calibri" w:hAnsi="Calibri" w:eastAsia="Calibri" w:cs="Times New Roman"/>
          <w:sz w:val="20"/>
        </w:rPr>
        <w:t xml:space="preserve">Er det noen tiltak som NAV kan iverksette for å redusere personvernrisiko? </w:t>
      </w:r>
    </w:p>
    <w:p w:rsidRPr="00F30761" w:rsidR="00767E8D" w:rsidP="00767E8D" w:rsidRDefault="00767E8D" w14:paraId="5BE8048F" w14:textId="77777777">
      <w:pPr>
        <w:spacing w:before="0" w:after="0" w:line="240" w:lineRule="auto"/>
        <w:ind w:left="720"/>
        <w:rPr>
          <w:rFonts w:ascii="Calibri" w:hAnsi="Calibri" w:eastAsia="Calibri" w:cs="Times New Roman"/>
        </w:rPr>
      </w:pPr>
    </w:p>
    <w:bookmarkStart w:name="_Toc9262167" w:displacedByCustomXml="next" w:id="903"/>
    <w:sdt>
      <w:sdtPr>
        <w:id w:val="-289128589"/>
        <w:docPartObj>
          <w:docPartGallery w:val="Table of Contents"/>
          <w:docPartUnique/>
        </w:docPartObj>
        <w:rPr>
          <w:rFonts w:ascii="Calibri" w:hAnsi="Calibri" w:eastAsia="Calibri" w:cs="Times New Roman"/>
          <w:sz w:val="20"/>
          <w:szCs w:val="20"/>
        </w:rPr>
      </w:sdtPr>
      <w:sdtContent>
        <w:p w:rsidRPr="00767E8D" w:rsidR="00767E8D" w:rsidP="00490409" w:rsidRDefault="00767E8D" w14:paraId="6F03D09E" w14:textId="77777777">
          <w:pPr>
            <w:rPr>
              <w:rFonts w:ascii="Cambria" w:hAnsi="Cambria" w:eastAsia="Times New Roman" w:cs="Times New Roman"/>
              <w:b/>
              <w:bCs/>
              <w:noProof/>
              <w:color w:val="365F91"/>
              <w:sz w:val="20"/>
              <w:szCs w:val="28"/>
            </w:rPr>
          </w:pPr>
          <w:r w:rsidRPr="00490409">
            <w:rPr>
              <w:rFonts w:ascii="Cambria" w:hAnsi="Cambria" w:eastAsia="Times New Roman" w:cs="Times New Roman"/>
              <w:b/>
              <w:bCs/>
              <w:color w:val="44546A" w:themeColor="text2"/>
            </w:rPr>
            <w:t>Innholdsfortegnelse</w:t>
          </w:r>
          <w:bookmarkEnd w:id="903"/>
          <w:r w:rsidRPr="00767E8D">
            <w:rPr>
              <w:rFonts w:ascii="Cambria" w:hAnsi="Cambria" w:eastAsia="Times New Roman" w:cs="Times New Roman"/>
              <w:b/>
              <w:bCs/>
              <w:color w:val="365F91"/>
              <w:sz w:val="20"/>
              <w:szCs w:val="28"/>
            </w:rPr>
            <w:fldChar w:fldCharType="begin"/>
          </w:r>
          <w:r w:rsidRPr="00767E8D">
            <w:rPr>
              <w:rFonts w:ascii="Cambria" w:hAnsi="Cambria" w:eastAsia="Times New Roman" w:cs="Times New Roman"/>
              <w:b/>
              <w:bCs/>
              <w:color w:val="365F91"/>
              <w:sz w:val="20"/>
              <w:szCs w:val="28"/>
            </w:rPr>
            <w:instrText xml:space="preserve"> TOC \o "1-3" \h \z \u </w:instrText>
          </w:r>
          <w:r w:rsidRPr="00767E8D">
            <w:rPr>
              <w:rFonts w:ascii="Cambria" w:hAnsi="Cambria" w:eastAsia="Times New Roman" w:cs="Times New Roman"/>
              <w:b/>
              <w:bCs/>
              <w:color w:val="365F91"/>
              <w:sz w:val="20"/>
              <w:szCs w:val="28"/>
            </w:rPr>
            <w:fldChar w:fldCharType="separate"/>
          </w:r>
        </w:p>
        <w:p w:rsidRPr="00767E8D" w:rsidR="00767E8D" w:rsidP="00767E8D" w:rsidRDefault="00000000" w14:paraId="0067221B" w14:textId="77777777">
          <w:pPr>
            <w:tabs>
              <w:tab w:val="right" w:leader="dot" w:pos="9062"/>
            </w:tabs>
            <w:spacing w:before="0" w:after="100" w:line="276" w:lineRule="auto"/>
            <w:rPr>
              <w:rFonts w:ascii="Calibri" w:hAnsi="Calibri" w:eastAsia="Times New Roman" w:cs="Times New Roman"/>
              <w:noProof/>
              <w:lang w:eastAsia="nb-NO"/>
            </w:rPr>
          </w:pPr>
          <w:hyperlink w:history="1" w:anchor="_Toc9262168">
            <w:r w:rsidRPr="00767E8D" w:rsidR="00767E8D">
              <w:rPr>
                <w:rFonts w:ascii="Calibri" w:hAnsi="Calibri" w:eastAsia="Calibri" w:cs="Times New Roman"/>
                <w:noProof/>
                <w:color w:val="0000FF"/>
                <w:sz w:val="20"/>
                <w:u w:val="single"/>
              </w:rPr>
              <w:t>Notater fra samtalen med representant for den registrerte</w:t>
            </w:r>
            <w:r w:rsidRPr="00767E8D" w:rsidR="00767E8D">
              <w:rPr>
                <w:rFonts w:ascii="Calibri" w:hAnsi="Calibri" w:eastAsia="Calibri" w:cs="Times New Roman"/>
                <w:noProof/>
                <w:webHidden/>
                <w:sz w:val="20"/>
              </w:rPr>
              <w:tab/>
            </w:r>
            <w:r w:rsidRPr="00767E8D" w:rsidR="00767E8D">
              <w:rPr>
                <w:rFonts w:ascii="Calibri" w:hAnsi="Calibri" w:eastAsia="Calibri" w:cs="Times New Roman"/>
                <w:noProof/>
                <w:webHidden/>
                <w:sz w:val="20"/>
              </w:rPr>
              <w:fldChar w:fldCharType="begin"/>
            </w:r>
            <w:r w:rsidRPr="00767E8D" w:rsidR="00767E8D">
              <w:rPr>
                <w:rFonts w:ascii="Calibri" w:hAnsi="Calibri" w:eastAsia="Calibri" w:cs="Times New Roman"/>
                <w:noProof/>
                <w:webHidden/>
                <w:sz w:val="20"/>
              </w:rPr>
              <w:instrText xml:space="preserve"> PAGEREF _Toc9262168 \h </w:instrText>
            </w:r>
            <w:r w:rsidRPr="00767E8D" w:rsidR="00767E8D">
              <w:rPr>
                <w:rFonts w:ascii="Calibri" w:hAnsi="Calibri" w:eastAsia="Calibri" w:cs="Times New Roman"/>
                <w:noProof/>
                <w:webHidden/>
                <w:sz w:val="20"/>
              </w:rPr>
            </w:r>
            <w:r w:rsidRPr="00767E8D" w:rsidR="00767E8D">
              <w:rPr>
                <w:rFonts w:ascii="Calibri" w:hAnsi="Calibri" w:eastAsia="Calibri" w:cs="Times New Roman"/>
                <w:noProof/>
                <w:webHidden/>
                <w:sz w:val="20"/>
              </w:rPr>
              <w:fldChar w:fldCharType="separate"/>
            </w:r>
            <w:r w:rsidRPr="00767E8D" w:rsidR="00767E8D">
              <w:rPr>
                <w:rFonts w:ascii="Calibri" w:hAnsi="Calibri" w:eastAsia="Calibri" w:cs="Times New Roman"/>
                <w:noProof/>
                <w:webHidden/>
                <w:sz w:val="20"/>
              </w:rPr>
              <w:t>2</w:t>
            </w:r>
            <w:r w:rsidRPr="00767E8D" w:rsidR="00767E8D">
              <w:rPr>
                <w:rFonts w:ascii="Calibri" w:hAnsi="Calibri" w:eastAsia="Calibri" w:cs="Times New Roman"/>
                <w:noProof/>
                <w:webHidden/>
                <w:sz w:val="20"/>
              </w:rPr>
              <w:fldChar w:fldCharType="end"/>
            </w:r>
          </w:hyperlink>
        </w:p>
        <w:p w:rsidRPr="00767E8D" w:rsidR="00767E8D" w:rsidP="00767E8D" w:rsidRDefault="00000000" w14:paraId="0F941E15" w14:textId="77777777">
          <w:pPr>
            <w:tabs>
              <w:tab w:val="right" w:leader="dot" w:pos="9062"/>
            </w:tabs>
            <w:spacing w:before="0" w:after="100" w:line="276" w:lineRule="auto"/>
            <w:ind w:left="200"/>
            <w:rPr>
              <w:rFonts w:ascii="Calibri" w:hAnsi="Calibri" w:eastAsia="Times New Roman" w:cs="Times New Roman"/>
              <w:noProof/>
              <w:lang w:eastAsia="nb-NO"/>
            </w:rPr>
          </w:pPr>
          <w:hyperlink w:history="1" w:anchor="_Toc9262169">
            <w:r w:rsidRPr="00767E8D" w:rsidR="00767E8D">
              <w:rPr>
                <w:rFonts w:ascii="Calibri" w:hAnsi="Calibri" w:eastAsia="Calibri" w:cs="Times New Roman"/>
                <w:noProof/>
                <w:color w:val="0000FF"/>
                <w:sz w:val="20"/>
                <w:u w:val="single"/>
              </w:rPr>
              <w:t>Innledning</w:t>
            </w:r>
            <w:r w:rsidRPr="00767E8D" w:rsidR="00767E8D">
              <w:rPr>
                <w:rFonts w:ascii="Calibri" w:hAnsi="Calibri" w:eastAsia="Calibri" w:cs="Times New Roman"/>
                <w:noProof/>
                <w:webHidden/>
                <w:sz w:val="20"/>
              </w:rPr>
              <w:tab/>
            </w:r>
            <w:r w:rsidRPr="00767E8D" w:rsidR="00767E8D">
              <w:rPr>
                <w:rFonts w:ascii="Calibri" w:hAnsi="Calibri" w:eastAsia="Calibri" w:cs="Times New Roman"/>
                <w:noProof/>
                <w:webHidden/>
                <w:sz w:val="20"/>
              </w:rPr>
              <w:fldChar w:fldCharType="begin"/>
            </w:r>
            <w:r w:rsidRPr="00767E8D" w:rsidR="00767E8D">
              <w:rPr>
                <w:rFonts w:ascii="Calibri" w:hAnsi="Calibri" w:eastAsia="Calibri" w:cs="Times New Roman"/>
                <w:noProof/>
                <w:webHidden/>
                <w:sz w:val="20"/>
              </w:rPr>
              <w:instrText xml:space="preserve"> PAGEREF _Toc9262169 \h </w:instrText>
            </w:r>
            <w:r w:rsidRPr="00767E8D" w:rsidR="00767E8D">
              <w:rPr>
                <w:rFonts w:ascii="Calibri" w:hAnsi="Calibri" w:eastAsia="Calibri" w:cs="Times New Roman"/>
                <w:noProof/>
                <w:webHidden/>
                <w:sz w:val="20"/>
              </w:rPr>
            </w:r>
            <w:r w:rsidRPr="00767E8D" w:rsidR="00767E8D">
              <w:rPr>
                <w:rFonts w:ascii="Calibri" w:hAnsi="Calibri" w:eastAsia="Calibri" w:cs="Times New Roman"/>
                <w:noProof/>
                <w:webHidden/>
                <w:sz w:val="20"/>
              </w:rPr>
              <w:fldChar w:fldCharType="separate"/>
            </w:r>
            <w:r w:rsidRPr="00767E8D" w:rsidR="00767E8D">
              <w:rPr>
                <w:rFonts w:ascii="Calibri" w:hAnsi="Calibri" w:eastAsia="Calibri" w:cs="Times New Roman"/>
                <w:noProof/>
                <w:webHidden/>
                <w:sz w:val="20"/>
              </w:rPr>
              <w:t>2</w:t>
            </w:r>
            <w:r w:rsidRPr="00767E8D" w:rsidR="00767E8D">
              <w:rPr>
                <w:rFonts w:ascii="Calibri" w:hAnsi="Calibri" w:eastAsia="Calibri" w:cs="Times New Roman"/>
                <w:noProof/>
                <w:webHidden/>
                <w:sz w:val="20"/>
              </w:rPr>
              <w:fldChar w:fldCharType="end"/>
            </w:r>
          </w:hyperlink>
        </w:p>
        <w:p w:rsidRPr="00767E8D" w:rsidR="00767E8D" w:rsidP="00767E8D" w:rsidRDefault="00000000" w14:paraId="4052CEEB" w14:textId="77777777">
          <w:pPr>
            <w:tabs>
              <w:tab w:val="right" w:leader="dot" w:pos="9062"/>
            </w:tabs>
            <w:spacing w:before="0" w:after="100" w:line="276" w:lineRule="auto"/>
            <w:ind w:left="200"/>
            <w:rPr>
              <w:rFonts w:ascii="Calibri" w:hAnsi="Calibri" w:eastAsia="Times New Roman" w:cs="Times New Roman"/>
              <w:noProof/>
              <w:lang w:eastAsia="nb-NO"/>
            </w:rPr>
          </w:pPr>
          <w:hyperlink w:history="1" w:anchor="_Toc9262170">
            <w:r w:rsidRPr="00767E8D" w:rsidR="00767E8D">
              <w:rPr>
                <w:rFonts w:ascii="Calibri" w:hAnsi="Calibri" w:eastAsia="Calibri" w:cs="Times New Roman"/>
                <w:noProof/>
                <w:color w:val="0000FF"/>
                <w:sz w:val="20"/>
                <w:u w:val="single"/>
              </w:rPr>
              <w:t>Snoking og manglende tilgangskontroll (konfidensialitetsbrudd)</w:t>
            </w:r>
            <w:r w:rsidRPr="00767E8D" w:rsidR="00767E8D">
              <w:rPr>
                <w:rFonts w:ascii="Calibri" w:hAnsi="Calibri" w:eastAsia="Calibri" w:cs="Times New Roman"/>
                <w:noProof/>
                <w:webHidden/>
                <w:sz w:val="20"/>
              </w:rPr>
              <w:tab/>
            </w:r>
            <w:r w:rsidRPr="00767E8D" w:rsidR="00767E8D">
              <w:rPr>
                <w:rFonts w:ascii="Calibri" w:hAnsi="Calibri" w:eastAsia="Calibri" w:cs="Times New Roman"/>
                <w:noProof/>
                <w:webHidden/>
                <w:sz w:val="20"/>
              </w:rPr>
              <w:fldChar w:fldCharType="begin"/>
            </w:r>
            <w:r w:rsidRPr="00767E8D" w:rsidR="00767E8D">
              <w:rPr>
                <w:rFonts w:ascii="Calibri" w:hAnsi="Calibri" w:eastAsia="Calibri" w:cs="Times New Roman"/>
                <w:noProof/>
                <w:webHidden/>
                <w:sz w:val="20"/>
              </w:rPr>
              <w:instrText xml:space="preserve"> PAGEREF _Toc9262170 \h </w:instrText>
            </w:r>
            <w:r w:rsidRPr="00767E8D" w:rsidR="00767E8D">
              <w:rPr>
                <w:rFonts w:ascii="Calibri" w:hAnsi="Calibri" w:eastAsia="Calibri" w:cs="Times New Roman"/>
                <w:noProof/>
                <w:webHidden/>
                <w:sz w:val="20"/>
              </w:rPr>
            </w:r>
            <w:r w:rsidRPr="00767E8D" w:rsidR="00767E8D">
              <w:rPr>
                <w:rFonts w:ascii="Calibri" w:hAnsi="Calibri" w:eastAsia="Calibri" w:cs="Times New Roman"/>
                <w:noProof/>
                <w:webHidden/>
                <w:sz w:val="20"/>
              </w:rPr>
              <w:fldChar w:fldCharType="separate"/>
            </w:r>
            <w:r w:rsidRPr="00767E8D" w:rsidR="00767E8D">
              <w:rPr>
                <w:rFonts w:ascii="Calibri" w:hAnsi="Calibri" w:eastAsia="Calibri" w:cs="Times New Roman"/>
                <w:noProof/>
                <w:webHidden/>
                <w:sz w:val="20"/>
              </w:rPr>
              <w:t>2</w:t>
            </w:r>
            <w:r w:rsidRPr="00767E8D" w:rsidR="00767E8D">
              <w:rPr>
                <w:rFonts w:ascii="Calibri" w:hAnsi="Calibri" w:eastAsia="Calibri" w:cs="Times New Roman"/>
                <w:noProof/>
                <w:webHidden/>
                <w:sz w:val="20"/>
              </w:rPr>
              <w:fldChar w:fldCharType="end"/>
            </w:r>
          </w:hyperlink>
        </w:p>
        <w:p w:rsidRPr="00767E8D" w:rsidR="00767E8D" w:rsidP="00767E8D" w:rsidRDefault="00000000" w14:paraId="43D8D38F" w14:textId="77777777">
          <w:pPr>
            <w:tabs>
              <w:tab w:val="right" w:leader="dot" w:pos="9062"/>
            </w:tabs>
            <w:spacing w:before="0" w:after="100" w:line="276" w:lineRule="auto"/>
            <w:ind w:left="200"/>
            <w:rPr>
              <w:rFonts w:ascii="Calibri" w:hAnsi="Calibri" w:eastAsia="Times New Roman" w:cs="Times New Roman"/>
              <w:noProof/>
              <w:lang w:eastAsia="nb-NO"/>
            </w:rPr>
          </w:pPr>
          <w:hyperlink w:history="1" w:anchor="_Toc9262171">
            <w:r w:rsidRPr="00767E8D" w:rsidR="00767E8D">
              <w:rPr>
                <w:rFonts w:ascii="Calibri" w:hAnsi="Calibri" w:eastAsia="Calibri" w:cs="Times New Roman"/>
                <w:noProof/>
                <w:color w:val="0000FF"/>
                <w:sz w:val="20"/>
                <w:u w:val="single"/>
              </w:rPr>
              <w:t>Manglende kontroll med hvilke personopplysninger NAV behandler om den enkelte</w:t>
            </w:r>
            <w:r w:rsidRPr="00767E8D" w:rsidR="00767E8D">
              <w:rPr>
                <w:rFonts w:ascii="Calibri" w:hAnsi="Calibri" w:eastAsia="Calibri" w:cs="Times New Roman"/>
                <w:noProof/>
                <w:webHidden/>
                <w:sz w:val="20"/>
              </w:rPr>
              <w:tab/>
            </w:r>
            <w:r w:rsidRPr="00767E8D" w:rsidR="00767E8D">
              <w:rPr>
                <w:rFonts w:ascii="Calibri" w:hAnsi="Calibri" w:eastAsia="Calibri" w:cs="Times New Roman"/>
                <w:noProof/>
                <w:webHidden/>
                <w:sz w:val="20"/>
              </w:rPr>
              <w:fldChar w:fldCharType="begin"/>
            </w:r>
            <w:r w:rsidRPr="00767E8D" w:rsidR="00767E8D">
              <w:rPr>
                <w:rFonts w:ascii="Calibri" w:hAnsi="Calibri" w:eastAsia="Calibri" w:cs="Times New Roman"/>
                <w:noProof/>
                <w:webHidden/>
                <w:sz w:val="20"/>
              </w:rPr>
              <w:instrText xml:space="preserve"> PAGEREF _Toc9262171 \h </w:instrText>
            </w:r>
            <w:r w:rsidRPr="00767E8D" w:rsidR="00767E8D">
              <w:rPr>
                <w:rFonts w:ascii="Calibri" w:hAnsi="Calibri" w:eastAsia="Calibri" w:cs="Times New Roman"/>
                <w:noProof/>
                <w:webHidden/>
                <w:sz w:val="20"/>
              </w:rPr>
            </w:r>
            <w:r w:rsidRPr="00767E8D" w:rsidR="00767E8D">
              <w:rPr>
                <w:rFonts w:ascii="Calibri" w:hAnsi="Calibri" w:eastAsia="Calibri" w:cs="Times New Roman"/>
                <w:noProof/>
                <w:webHidden/>
                <w:sz w:val="20"/>
              </w:rPr>
              <w:fldChar w:fldCharType="separate"/>
            </w:r>
            <w:r w:rsidRPr="00767E8D" w:rsidR="00767E8D">
              <w:rPr>
                <w:rFonts w:ascii="Calibri" w:hAnsi="Calibri" w:eastAsia="Calibri" w:cs="Times New Roman"/>
                <w:noProof/>
                <w:webHidden/>
                <w:sz w:val="20"/>
              </w:rPr>
              <w:t>3</w:t>
            </w:r>
            <w:r w:rsidRPr="00767E8D" w:rsidR="00767E8D">
              <w:rPr>
                <w:rFonts w:ascii="Calibri" w:hAnsi="Calibri" w:eastAsia="Calibri" w:cs="Times New Roman"/>
                <w:noProof/>
                <w:webHidden/>
                <w:sz w:val="20"/>
              </w:rPr>
              <w:fldChar w:fldCharType="end"/>
            </w:r>
          </w:hyperlink>
        </w:p>
        <w:p w:rsidRPr="00767E8D" w:rsidR="00767E8D" w:rsidP="00767E8D" w:rsidRDefault="00000000" w14:paraId="7038FE39" w14:textId="77777777">
          <w:pPr>
            <w:tabs>
              <w:tab w:val="right" w:leader="dot" w:pos="9062"/>
            </w:tabs>
            <w:spacing w:before="0" w:after="100" w:line="276" w:lineRule="auto"/>
            <w:ind w:left="200"/>
            <w:rPr>
              <w:rFonts w:ascii="Calibri" w:hAnsi="Calibri" w:eastAsia="Times New Roman" w:cs="Times New Roman"/>
              <w:noProof/>
              <w:lang w:eastAsia="nb-NO"/>
            </w:rPr>
          </w:pPr>
          <w:hyperlink w:history="1" w:anchor="_Toc9262172">
            <w:r w:rsidRPr="00767E8D" w:rsidR="00767E8D">
              <w:rPr>
                <w:rFonts w:ascii="Calibri" w:hAnsi="Calibri" w:eastAsia="Calibri" w:cs="Times New Roman"/>
                <w:noProof/>
                <w:color w:val="0000FF"/>
                <w:sz w:val="20"/>
                <w:u w:val="single"/>
              </w:rPr>
              <w:t>Personvern hos utenlandske trygdemyndigheter</w:t>
            </w:r>
            <w:r w:rsidRPr="00767E8D" w:rsidR="00767E8D">
              <w:rPr>
                <w:rFonts w:ascii="Calibri" w:hAnsi="Calibri" w:eastAsia="Calibri" w:cs="Times New Roman"/>
                <w:noProof/>
                <w:webHidden/>
                <w:sz w:val="20"/>
              </w:rPr>
              <w:tab/>
            </w:r>
            <w:r w:rsidRPr="00767E8D" w:rsidR="00767E8D">
              <w:rPr>
                <w:rFonts w:ascii="Calibri" w:hAnsi="Calibri" w:eastAsia="Calibri" w:cs="Times New Roman"/>
                <w:noProof/>
                <w:webHidden/>
                <w:sz w:val="20"/>
              </w:rPr>
              <w:fldChar w:fldCharType="begin"/>
            </w:r>
            <w:r w:rsidRPr="00767E8D" w:rsidR="00767E8D">
              <w:rPr>
                <w:rFonts w:ascii="Calibri" w:hAnsi="Calibri" w:eastAsia="Calibri" w:cs="Times New Roman"/>
                <w:noProof/>
                <w:webHidden/>
                <w:sz w:val="20"/>
              </w:rPr>
              <w:instrText xml:space="preserve"> PAGEREF _Toc9262172 \h </w:instrText>
            </w:r>
            <w:r w:rsidRPr="00767E8D" w:rsidR="00767E8D">
              <w:rPr>
                <w:rFonts w:ascii="Calibri" w:hAnsi="Calibri" w:eastAsia="Calibri" w:cs="Times New Roman"/>
                <w:noProof/>
                <w:webHidden/>
                <w:sz w:val="20"/>
              </w:rPr>
            </w:r>
            <w:r w:rsidRPr="00767E8D" w:rsidR="00767E8D">
              <w:rPr>
                <w:rFonts w:ascii="Calibri" w:hAnsi="Calibri" w:eastAsia="Calibri" w:cs="Times New Roman"/>
                <w:noProof/>
                <w:webHidden/>
                <w:sz w:val="20"/>
              </w:rPr>
              <w:fldChar w:fldCharType="separate"/>
            </w:r>
            <w:r w:rsidRPr="00767E8D" w:rsidR="00767E8D">
              <w:rPr>
                <w:rFonts w:ascii="Calibri" w:hAnsi="Calibri" w:eastAsia="Calibri" w:cs="Times New Roman"/>
                <w:noProof/>
                <w:webHidden/>
                <w:sz w:val="20"/>
              </w:rPr>
              <w:t>4</w:t>
            </w:r>
            <w:r w:rsidRPr="00767E8D" w:rsidR="00767E8D">
              <w:rPr>
                <w:rFonts w:ascii="Calibri" w:hAnsi="Calibri" w:eastAsia="Calibri" w:cs="Times New Roman"/>
                <w:noProof/>
                <w:webHidden/>
                <w:sz w:val="20"/>
              </w:rPr>
              <w:fldChar w:fldCharType="end"/>
            </w:r>
          </w:hyperlink>
        </w:p>
        <w:p w:rsidRPr="00767E8D" w:rsidR="00767E8D" w:rsidP="00767E8D" w:rsidRDefault="00000000" w14:paraId="557DB26A" w14:textId="77777777">
          <w:pPr>
            <w:tabs>
              <w:tab w:val="right" w:leader="dot" w:pos="9062"/>
            </w:tabs>
            <w:spacing w:before="0" w:after="100" w:line="276" w:lineRule="auto"/>
            <w:ind w:left="200"/>
            <w:rPr>
              <w:rFonts w:ascii="Calibri" w:hAnsi="Calibri" w:eastAsia="Times New Roman" w:cs="Times New Roman"/>
              <w:noProof/>
              <w:lang w:eastAsia="nb-NO"/>
            </w:rPr>
          </w:pPr>
          <w:hyperlink w:history="1" w:anchor="_Toc9262173">
            <w:r w:rsidRPr="00767E8D" w:rsidR="00767E8D">
              <w:rPr>
                <w:rFonts w:ascii="Calibri" w:hAnsi="Calibri" w:eastAsia="Calibri" w:cs="Times New Roman"/>
                <w:noProof/>
                <w:color w:val="0000FF"/>
                <w:sz w:val="20"/>
                <w:u w:val="single"/>
              </w:rPr>
              <w:t>Formålsutglidning og vedtak fattet på feil grunnlag</w:t>
            </w:r>
            <w:r w:rsidRPr="00767E8D" w:rsidR="00767E8D">
              <w:rPr>
                <w:rFonts w:ascii="Calibri" w:hAnsi="Calibri" w:eastAsia="Calibri" w:cs="Times New Roman"/>
                <w:noProof/>
                <w:webHidden/>
                <w:sz w:val="20"/>
              </w:rPr>
              <w:tab/>
            </w:r>
            <w:r w:rsidRPr="00767E8D" w:rsidR="00767E8D">
              <w:rPr>
                <w:rFonts w:ascii="Calibri" w:hAnsi="Calibri" w:eastAsia="Calibri" w:cs="Times New Roman"/>
                <w:noProof/>
                <w:webHidden/>
                <w:sz w:val="20"/>
              </w:rPr>
              <w:fldChar w:fldCharType="begin"/>
            </w:r>
            <w:r w:rsidRPr="00767E8D" w:rsidR="00767E8D">
              <w:rPr>
                <w:rFonts w:ascii="Calibri" w:hAnsi="Calibri" w:eastAsia="Calibri" w:cs="Times New Roman"/>
                <w:noProof/>
                <w:webHidden/>
                <w:sz w:val="20"/>
              </w:rPr>
              <w:instrText xml:space="preserve"> PAGEREF _Toc9262173 \h </w:instrText>
            </w:r>
            <w:r w:rsidRPr="00767E8D" w:rsidR="00767E8D">
              <w:rPr>
                <w:rFonts w:ascii="Calibri" w:hAnsi="Calibri" w:eastAsia="Calibri" w:cs="Times New Roman"/>
                <w:noProof/>
                <w:webHidden/>
                <w:sz w:val="20"/>
              </w:rPr>
            </w:r>
            <w:r w:rsidRPr="00767E8D" w:rsidR="00767E8D">
              <w:rPr>
                <w:rFonts w:ascii="Calibri" w:hAnsi="Calibri" w:eastAsia="Calibri" w:cs="Times New Roman"/>
                <w:noProof/>
                <w:webHidden/>
                <w:sz w:val="20"/>
              </w:rPr>
              <w:fldChar w:fldCharType="separate"/>
            </w:r>
            <w:r w:rsidRPr="00767E8D" w:rsidR="00767E8D">
              <w:rPr>
                <w:rFonts w:ascii="Calibri" w:hAnsi="Calibri" w:eastAsia="Calibri" w:cs="Times New Roman"/>
                <w:noProof/>
                <w:webHidden/>
                <w:sz w:val="20"/>
              </w:rPr>
              <w:t>4</w:t>
            </w:r>
            <w:r w:rsidRPr="00767E8D" w:rsidR="00767E8D">
              <w:rPr>
                <w:rFonts w:ascii="Calibri" w:hAnsi="Calibri" w:eastAsia="Calibri" w:cs="Times New Roman"/>
                <w:noProof/>
                <w:webHidden/>
                <w:sz w:val="20"/>
              </w:rPr>
              <w:fldChar w:fldCharType="end"/>
            </w:r>
          </w:hyperlink>
        </w:p>
        <w:p w:rsidRPr="00767E8D" w:rsidR="00767E8D" w:rsidP="00767E8D" w:rsidRDefault="00000000" w14:paraId="523260F4" w14:textId="77777777">
          <w:pPr>
            <w:tabs>
              <w:tab w:val="right" w:leader="dot" w:pos="9062"/>
            </w:tabs>
            <w:spacing w:before="0" w:after="100" w:line="276" w:lineRule="auto"/>
            <w:ind w:left="200"/>
            <w:rPr>
              <w:rFonts w:ascii="Calibri" w:hAnsi="Calibri" w:eastAsia="Times New Roman" w:cs="Times New Roman"/>
              <w:noProof/>
              <w:lang w:eastAsia="nb-NO"/>
            </w:rPr>
          </w:pPr>
          <w:hyperlink w:history="1" w:anchor="_Toc9262174">
            <w:r w:rsidRPr="00767E8D" w:rsidR="00767E8D">
              <w:rPr>
                <w:rFonts w:ascii="Calibri" w:hAnsi="Calibri" w:eastAsia="Calibri" w:cs="Times New Roman"/>
                <w:noProof/>
                <w:color w:val="0000FF"/>
                <w:sz w:val="20"/>
                <w:u w:val="single"/>
              </w:rPr>
              <w:t>«En gang»-prinsippet</w:t>
            </w:r>
            <w:r w:rsidRPr="00767E8D" w:rsidR="00767E8D">
              <w:rPr>
                <w:rFonts w:ascii="Calibri" w:hAnsi="Calibri" w:eastAsia="Calibri" w:cs="Times New Roman"/>
                <w:noProof/>
                <w:webHidden/>
                <w:sz w:val="20"/>
              </w:rPr>
              <w:tab/>
            </w:r>
            <w:r w:rsidRPr="00767E8D" w:rsidR="00767E8D">
              <w:rPr>
                <w:rFonts w:ascii="Calibri" w:hAnsi="Calibri" w:eastAsia="Calibri" w:cs="Times New Roman"/>
                <w:noProof/>
                <w:webHidden/>
                <w:sz w:val="20"/>
              </w:rPr>
              <w:fldChar w:fldCharType="begin"/>
            </w:r>
            <w:r w:rsidRPr="00767E8D" w:rsidR="00767E8D">
              <w:rPr>
                <w:rFonts w:ascii="Calibri" w:hAnsi="Calibri" w:eastAsia="Calibri" w:cs="Times New Roman"/>
                <w:noProof/>
                <w:webHidden/>
                <w:sz w:val="20"/>
              </w:rPr>
              <w:instrText xml:space="preserve"> PAGEREF _Toc9262174 \h </w:instrText>
            </w:r>
            <w:r w:rsidRPr="00767E8D" w:rsidR="00767E8D">
              <w:rPr>
                <w:rFonts w:ascii="Calibri" w:hAnsi="Calibri" w:eastAsia="Calibri" w:cs="Times New Roman"/>
                <w:noProof/>
                <w:webHidden/>
                <w:sz w:val="20"/>
              </w:rPr>
            </w:r>
            <w:r w:rsidRPr="00767E8D" w:rsidR="00767E8D">
              <w:rPr>
                <w:rFonts w:ascii="Calibri" w:hAnsi="Calibri" w:eastAsia="Calibri" w:cs="Times New Roman"/>
                <w:noProof/>
                <w:webHidden/>
                <w:sz w:val="20"/>
              </w:rPr>
              <w:fldChar w:fldCharType="separate"/>
            </w:r>
            <w:r w:rsidRPr="00767E8D" w:rsidR="00767E8D">
              <w:rPr>
                <w:rFonts w:ascii="Calibri" w:hAnsi="Calibri" w:eastAsia="Calibri" w:cs="Times New Roman"/>
                <w:noProof/>
                <w:webHidden/>
                <w:sz w:val="20"/>
              </w:rPr>
              <w:t>5</w:t>
            </w:r>
            <w:r w:rsidRPr="00767E8D" w:rsidR="00767E8D">
              <w:rPr>
                <w:rFonts w:ascii="Calibri" w:hAnsi="Calibri" w:eastAsia="Calibri" w:cs="Times New Roman"/>
                <w:noProof/>
                <w:webHidden/>
                <w:sz w:val="20"/>
              </w:rPr>
              <w:fldChar w:fldCharType="end"/>
            </w:r>
          </w:hyperlink>
        </w:p>
        <w:p w:rsidRPr="00767E8D" w:rsidR="00767E8D" w:rsidP="00767E8D" w:rsidRDefault="00767E8D" w14:paraId="71BE3F50" w14:textId="77777777">
          <w:pPr>
            <w:spacing w:before="0" w:after="200" w:line="276" w:lineRule="auto"/>
            <w:rPr>
              <w:rFonts w:ascii="Calibri" w:hAnsi="Calibri" w:eastAsia="Calibri" w:cs="Times New Roman"/>
              <w:sz w:val="20"/>
            </w:rPr>
          </w:pPr>
          <w:r w:rsidRPr="00767E8D">
            <w:rPr>
              <w:rFonts w:ascii="Calibri" w:hAnsi="Calibri" w:eastAsia="Calibri" w:cs="Times New Roman"/>
              <w:b/>
              <w:bCs/>
              <w:sz w:val="20"/>
            </w:rPr>
            <w:fldChar w:fldCharType="end"/>
          </w:r>
        </w:p>
      </w:sdtContent>
      <w:sdtEndPr>
        <w:rPr>
          <w:rFonts w:ascii="Calibri" w:hAnsi="Calibri" w:eastAsia="Calibri" w:cs="Times New Roman"/>
          <w:sz w:val="20"/>
          <w:szCs w:val="20"/>
        </w:rPr>
      </w:sdtEndPr>
    </w:sdt>
    <w:p w:rsidRPr="00767E8D" w:rsidR="00767E8D" w:rsidP="00767E8D" w:rsidRDefault="00767E8D" w14:paraId="2A8FD5A0" w14:textId="77777777">
      <w:pPr>
        <w:spacing w:before="0" w:after="200" w:line="276" w:lineRule="auto"/>
        <w:rPr>
          <w:rFonts w:ascii="Cambria" w:hAnsi="Cambria" w:eastAsia="Times New Roman" w:cs="Times New Roman"/>
          <w:b/>
          <w:bCs/>
          <w:color w:val="365F91"/>
          <w:sz w:val="20"/>
          <w:szCs w:val="28"/>
        </w:rPr>
      </w:pPr>
      <w:bookmarkStart w:name="_Toc9262168" w:id="904"/>
      <w:r w:rsidRPr="00767E8D">
        <w:rPr>
          <w:rFonts w:ascii="Calibri" w:hAnsi="Calibri" w:eastAsia="Calibri" w:cs="Times New Roman"/>
          <w:sz w:val="20"/>
        </w:rPr>
        <w:br w:type="page"/>
      </w:r>
    </w:p>
    <w:p w:rsidRPr="00490409" w:rsidR="00767E8D" w:rsidP="00490409" w:rsidRDefault="00767E8D" w14:paraId="6B0334D0" w14:textId="77777777">
      <w:pPr>
        <w:rPr>
          <w:rFonts w:ascii="Cambria" w:hAnsi="Cambria" w:eastAsia="Times New Roman" w:cs="Times New Roman"/>
          <w:b/>
          <w:bCs/>
          <w:color w:val="44546A" w:themeColor="text2"/>
        </w:rPr>
      </w:pPr>
      <w:r w:rsidRPr="00490409">
        <w:rPr>
          <w:rFonts w:ascii="Cambria" w:hAnsi="Cambria" w:eastAsia="Times New Roman" w:cs="Times New Roman"/>
          <w:b/>
          <w:bCs/>
          <w:color w:val="44546A" w:themeColor="text2"/>
        </w:rPr>
        <w:t>Notater fra samtalen med representant for den registrerte</w:t>
      </w:r>
      <w:bookmarkEnd w:id="904"/>
    </w:p>
    <w:p w:rsidRPr="00F30761" w:rsidR="00767E8D" w:rsidP="00767E8D" w:rsidRDefault="00767E8D" w14:paraId="750DF9A8" w14:textId="77777777">
      <w:pPr>
        <w:keepNext/>
        <w:keepLines/>
        <w:spacing w:before="200" w:after="0" w:line="276" w:lineRule="auto"/>
        <w:outlineLvl w:val="1"/>
        <w:rPr>
          <w:rFonts w:ascii="Cambria" w:hAnsi="Cambria" w:eastAsia="Times New Roman" w:cs="Times New Roman"/>
          <w:b/>
          <w:bCs/>
          <w:color w:val="4F81BD"/>
        </w:rPr>
      </w:pPr>
      <w:bookmarkStart w:name="_Toc9262169" w:id="905"/>
      <w:r w:rsidRPr="00F30761">
        <w:rPr>
          <w:rFonts w:ascii="Cambria" w:hAnsi="Cambria" w:eastAsia="Times New Roman" w:cs="Times New Roman"/>
          <w:b/>
          <w:bCs/>
          <w:color w:val="4F81BD"/>
        </w:rPr>
        <w:t>Innledning</w:t>
      </w:r>
      <w:bookmarkEnd w:id="905"/>
    </w:p>
    <w:p w:rsidRPr="00392EB9" w:rsidR="00767E8D" w:rsidP="00767E8D" w:rsidRDefault="00767E8D" w14:paraId="342FAA07" w14:textId="467508E2">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FØL mener det er viktig å gjøre det enklere for den enkelte </w:t>
      </w:r>
      <w:r w:rsidRPr="00392EB9" w:rsidR="00DF56AD">
        <w:rPr>
          <w:rFonts w:ascii="Calibri" w:hAnsi="Calibri" w:eastAsia="Calibri" w:cs="Times New Roman"/>
          <w:sz w:val="20"/>
        </w:rPr>
        <w:t>personen</w:t>
      </w:r>
      <w:r w:rsidRPr="00392EB9">
        <w:rPr>
          <w:rFonts w:ascii="Calibri" w:hAnsi="Calibri" w:eastAsia="Calibri" w:cs="Times New Roman"/>
          <w:sz w:val="20"/>
        </w:rPr>
        <w:t xml:space="preserve"> som nå søke ytelser fra NAV, samtidig som personvernet til den enkelte ivaretas. </w:t>
      </w:r>
    </w:p>
    <w:p w:rsidRPr="00392EB9" w:rsidR="00767E8D" w:rsidP="00767E8D" w:rsidRDefault="00767E8D" w14:paraId="239A9C19" w14:textId="77777777">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Det er hovedsakelig to ting som </w:t>
      </w:r>
      <w:proofErr w:type="spellStart"/>
      <w:r w:rsidRPr="00392EB9">
        <w:rPr>
          <w:rFonts w:ascii="Calibri" w:hAnsi="Calibri" w:eastAsia="Calibri" w:cs="Times New Roman"/>
          <w:sz w:val="20"/>
        </w:rPr>
        <w:t>FØLs</w:t>
      </w:r>
      <w:proofErr w:type="spellEnd"/>
      <w:r w:rsidRPr="00392EB9">
        <w:rPr>
          <w:rFonts w:ascii="Calibri" w:hAnsi="Calibri" w:eastAsia="Calibri" w:cs="Times New Roman"/>
          <w:sz w:val="20"/>
        </w:rPr>
        <w:t xml:space="preserve"> medlemmer er bekymret for knyttet til den enkeltes personvern i møtet med NAV: </w:t>
      </w:r>
    </w:p>
    <w:p w:rsidRPr="00392EB9" w:rsidR="00767E8D" w:rsidP="00392EB9" w:rsidRDefault="00767E8D" w14:paraId="7D631E7B" w14:textId="77777777">
      <w:pPr>
        <w:numPr>
          <w:ilvl w:val="0"/>
          <w:numId w:val="27"/>
        </w:numPr>
        <w:spacing w:before="0" w:after="200" w:line="276" w:lineRule="auto"/>
        <w:contextualSpacing/>
        <w:rPr>
          <w:rFonts w:ascii="Calibri" w:hAnsi="Calibri" w:eastAsia="Calibri" w:cs="Times New Roman"/>
          <w:sz w:val="20"/>
        </w:rPr>
      </w:pPr>
      <w:r w:rsidRPr="00392EB9">
        <w:rPr>
          <w:rFonts w:ascii="Calibri" w:hAnsi="Calibri" w:eastAsia="Calibri" w:cs="Times New Roman"/>
          <w:sz w:val="20"/>
        </w:rPr>
        <w:t>Snoking og manglende tilgangskontroll(konfidensialitetsbrudd), og</w:t>
      </w:r>
    </w:p>
    <w:p w:rsidRPr="00392EB9" w:rsidR="00767E8D" w:rsidP="00392EB9" w:rsidRDefault="00767E8D" w14:paraId="5E9545C0" w14:textId="77777777">
      <w:pPr>
        <w:numPr>
          <w:ilvl w:val="0"/>
          <w:numId w:val="27"/>
        </w:numPr>
        <w:spacing w:before="0" w:after="200" w:line="276" w:lineRule="auto"/>
        <w:contextualSpacing/>
        <w:rPr>
          <w:rFonts w:ascii="Calibri" w:hAnsi="Calibri" w:eastAsia="Calibri" w:cs="Times New Roman"/>
          <w:sz w:val="20"/>
        </w:rPr>
      </w:pPr>
      <w:r w:rsidRPr="00392EB9">
        <w:rPr>
          <w:rFonts w:ascii="Calibri" w:hAnsi="Calibri" w:eastAsia="Calibri" w:cs="Times New Roman"/>
          <w:sz w:val="20"/>
        </w:rPr>
        <w:t xml:space="preserve">Manglende kontroll med hvilke personopplysninger som NAV behandler om den enkelte. </w:t>
      </w:r>
    </w:p>
    <w:p w:rsidRPr="00F30761" w:rsidR="00767E8D" w:rsidP="00767E8D" w:rsidRDefault="00767E8D" w14:paraId="1305D431" w14:textId="77777777">
      <w:pPr>
        <w:spacing w:before="0" w:after="200" w:line="276" w:lineRule="auto"/>
        <w:contextualSpacing/>
        <w:rPr>
          <w:rFonts w:ascii="Calibri" w:hAnsi="Calibri" w:eastAsia="Calibri" w:cs="Times New Roman"/>
        </w:rPr>
      </w:pPr>
    </w:p>
    <w:p w:rsidRPr="00F30761" w:rsidR="00767E8D" w:rsidP="00767E8D" w:rsidRDefault="00767E8D" w14:paraId="1FA1B456" w14:textId="77777777">
      <w:pPr>
        <w:keepNext/>
        <w:keepLines/>
        <w:spacing w:before="200" w:after="0" w:line="276" w:lineRule="auto"/>
        <w:outlineLvl w:val="1"/>
        <w:rPr>
          <w:rFonts w:ascii="Cambria" w:hAnsi="Cambria" w:eastAsia="Times New Roman" w:cs="Times New Roman"/>
          <w:b/>
          <w:bCs/>
          <w:color w:val="4F81BD"/>
        </w:rPr>
      </w:pPr>
      <w:bookmarkStart w:name="_Toc9262170" w:id="906"/>
      <w:r w:rsidRPr="00F30761">
        <w:rPr>
          <w:rFonts w:ascii="Cambria" w:hAnsi="Cambria" w:eastAsia="Times New Roman" w:cs="Times New Roman"/>
          <w:b/>
          <w:bCs/>
          <w:color w:val="4F81BD"/>
        </w:rPr>
        <w:t>Snoking og manglende tilgangskontroll (konfidensialitetsbrudd)</w:t>
      </w:r>
      <w:bookmarkEnd w:id="906"/>
    </w:p>
    <w:p w:rsidRPr="00F30761" w:rsidR="00767E8D" w:rsidP="00767E8D" w:rsidRDefault="00767E8D" w14:paraId="19901C10" w14:textId="77777777">
      <w:pPr>
        <w:numPr>
          <w:ilvl w:val="1"/>
          <w:numId w:val="0"/>
        </w:numPr>
        <w:spacing w:before="0" w:after="200" w:line="276" w:lineRule="auto"/>
        <w:rPr>
          <w:rFonts w:ascii="Cambria" w:hAnsi="Cambria" w:eastAsia="Times New Roman" w:cs="Times New Roman"/>
          <w:color w:val="808080"/>
          <w:spacing w:val="15"/>
        </w:rPr>
      </w:pPr>
      <w:r w:rsidRPr="00F30761">
        <w:rPr>
          <w:rFonts w:ascii="Cambria" w:hAnsi="Cambria" w:eastAsia="Times New Roman" w:cs="Times New Roman"/>
          <w:color w:val="808080"/>
          <w:spacing w:val="15"/>
        </w:rPr>
        <w:t xml:space="preserve">Økt risiko for at uvedkommende får tilgang til søkers personopplysninger når informasjon sendes mellom flere systemer internt i NAV </w:t>
      </w:r>
    </w:p>
    <w:p w:rsidRPr="00392EB9" w:rsidR="00767E8D" w:rsidP="00767E8D" w:rsidRDefault="00767E8D" w14:paraId="48915CF7" w14:textId="6178AAAD">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Det FØL sine medlemmer er aller mest opptatt av når det kommer til personvern, er snoking. FØL understreker at denne gruppen registrerte (særlig </w:t>
      </w:r>
      <w:r w:rsidRPr="00392EB9" w:rsidR="00DF56AD">
        <w:rPr>
          <w:rFonts w:ascii="Calibri" w:hAnsi="Calibri" w:eastAsia="Calibri" w:cs="Times New Roman"/>
          <w:sz w:val="20"/>
        </w:rPr>
        <w:t>personer</w:t>
      </w:r>
      <w:r w:rsidRPr="00392EB9">
        <w:rPr>
          <w:rFonts w:ascii="Calibri" w:hAnsi="Calibri" w:eastAsia="Calibri" w:cs="Times New Roman"/>
          <w:sz w:val="20"/>
        </w:rPr>
        <w:t xml:space="preserve"> som søker om uføretrygd) er en sårbar gruppe som har et særlig behov for konfidensialitet. Det er ofte snakk om mennesker som har vært i kontakt med NAV i lengre tid på grunn av sykdom, og som i sin kontakt med NAV har måttet greie ut som svært private forhold. Dette kan for eksempel være detaljer om sykdommen som diagnose eller årsaker til diagnosen, eller om økonomiske forhold som forsørgelsesevne, for eksempel egen evne til å forsørge sine barn eller ektefelles evne til å forsørge søker. Det oppleves som flaut og påfører den enkelte </w:t>
      </w:r>
      <w:r w:rsidRPr="00392EB9" w:rsidR="00DF56AD">
        <w:rPr>
          <w:rFonts w:ascii="Calibri" w:hAnsi="Calibri" w:eastAsia="Calibri" w:cs="Times New Roman"/>
          <w:sz w:val="20"/>
        </w:rPr>
        <w:t>person</w:t>
      </w:r>
      <w:r w:rsidRPr="00392EB9">
        <w:rPr>
          <w:rFonts w:ascii="Calibri" w:hAnsi="Calibri" w:eastAsia="Calibri" w:cs="Times New Roman"/>
          <w:sz w:val="20"/>
        </w:rPr>
        <w:t xml:space="preserve"> unødvendig stress at flere enn saksbehandler har tilgang til denne typen svært private personopplysninger. FØL trekker frem at de har flere medlemmer som bor på små steder, og de ønsker ikke at personopplysninger om dem spres til uvedkommende. </w:t>
      </w:r>
    </w:p>
    <w:p w:rsidRPr="00392EB9" w:rsidR="00767E8D" w:rsidP="00767E8D" w:rsidRDefault="00767E8D" w14:paraId="0BA850B1" w14:textId="77777777">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I tillegg til ren snoking, er FØL opptatt av at når opplysningene i EESSI Pensjon </w:t>
      </w:r>
      <w:r w:rsidRPr="006B5582">
        <w:rPr>
          <w:rFonts w:ascii="Calibri" w:hAnsi="Calibri" w:eastAsia="Calibri" w:cs="Times New Roman"/>
          <w:strike/>
          <w:sz w:val="20"/>
          <w:highlight w:val="lightGray"/>
          <w:rPrChange w:author="Støylen, Mari" w:date="2021-05-04T10:22:00Z" w:id="907">
            <w:rPr>
              <w:rFonts w:ascii="Calibri" w:hAnsi="Calibri" w:eastAsia="Calibri" w:cs="Times New Roman"/>
              <w:sz w:val="20"/>
            </w:rPr>
          </w:rPrChange>
        </w:rPr>
        <w:t>og selvbetjeningsløsningen</w:t>
      </w:r>
      <w:r w:rsidRPr="00392EB9">
        <w:rPr>
          <w:rFonts w:ascii="Calibri" w:hAnsi="Calibri" w:eastAsia="Calibri" w:cs="Times New Roman"/>
          <w:sz w:val="20"/>
        </w:rPr>
        <w:t xml:space="preserve"> rutes mellom flere interne systemer i NAV, og fra NAV til utenlandske trygdemyndigheter, vil det være en risiko for at NAV-ansatte som ikke trenger å se personopplysningene, får se dem. FØL sine medlemmer ønsker at personopplysninger om dem bare deles med saksbehandleren i saken. Fordi disse sakene inneholder personopplysninger av svært privat karakter, er det viktig for FØL at NAV har et bevisst forhold til hvem som skal ha tilgang til hva (tilgangsstyring). Det bør ikke være slik at andre saksbehandlere enn den ansvarlige saksbehandleren i saken har tilgang til opplysningene. </w:t>
      </w:r>
    </w:p>
    <w:p w:rsidRPr="00392EB9" w:rsidR="00767E8D" w:rsidP="00767E8D" w:rsidRDefault="00767E8D" w14:paraId="532C4B6D" w14:textId="77777777">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Anbefalte tiltak: </w:t>
      </w:r>
    </w:p>
    <w:p w:rsidRPr="00392EB9" w:rsidR="00767E8D" w:rsidP="00392EB9" w:rsidRDefault="00767E8D" w14:paraId="6556661E" w14:textId="77777777">
      <w:pPr>
        <w:numPr>
          <w:ilvl w:val="0"/>
          <w:numId w:val="25"/>
        </w:numPr>
        <w:spacing w:before="0" w:after="200" w:line="276" w:lineRule="auto"/>
        <w:contextualSpacing/>
        <w:rPr>
          <w:rFonts w:ascii="Calibri" w:hAnsi="Calibri" w:eastAsia="Calibri" w:cs="Times New Roman"/>
          <w:sz w:val="20"/>
          <w:u w:val="single"/>
        </w:rPr>
      </w:pPr>
      <w:r w:rsidRPr="00392EB9">
        <w:rPr>
          <w:rFonts w:ascii="Calibri" w:hAnsi="Calibri" w:eastAsia="Calibri" w:cs="Times New Roman"/>
          <w:sz w:val="20"/>
          <w:u w:val="single"/>
        </w:rPr>
        <w:t xml:space="preserve">Svært bevisst tilgangsstyring i NAV </w:t>
      </w:r>
    </w:p>
    <w:p w:rsidRPr="00392EB9" w:rsidR="00767E8D" w:rsidP="00767E8D" w:rsidRDefault="00767E8D" w14:paraId="3E987EB7" w14:textId="2DB82FE9">
      <w:pPr>
        <w:spacing w:before="0" w:after="200" w:line="276" w:lineRule="auto"/>
        <w:ind w:left="720"/>
        <w:contextualSpacing/>
        <w:rPr>
          <w:rFonts w:ascii="Calibri" w:hAnsi="Calibri" w:eastAsia="Calibri" w:cs="Times New Roman"/>
          <w:sz w:val="20"/>
        </w:rPr>
      </w:pPr>
      <w:r w:rsidRPr="00392EB9">
        <w:rPr>
          <w:rFonts w:ascii="Calibri" w:hAnsi="Calibri" w:eastAsia="Calibri" w:cs="Times New Roman"/>
          <w:sz w:val="20"/>
        </w:rPr>
        <w:t xml:space="preserve">NAV må ha et bevisst forhold til hvilke ansatte som har behov for å se personopplysningene til en </w:t>
      </w:r>
      <w:r w:rsidRPr="00392EB9" w:rsidR="00DF56AD">
        <w:rPr>
          <w:rFonts w:ascii="Calibri" w:hAnsi="Calibri" w:eastAsia="Calibri" w:cs="Times New Roman"/>
          <w:sz w:val="20"/>
        </w:rPr>
        <w:t>person</w:t>
      </w:r>
      <w:r w:rsidRPr="00392EB9">
        <w:rPr>
          <w:rFonts w:ascii="Calibri" w:hAnsi="Calibri" w:eastAsia="Calibri" w:cs="Times New Roman"/>
          <w:sz w:val="20"/>
        </w:rPr>
        <w:t xml:space="preserve">. </w:t>
      </w:r>
      <w:proofErr w:type="spellStart"/>
      <w:r w:rsidRPr="00392EB9">
        <w:rPr>
          <w:rFonts w:ascii="Calibri" w:hAnsi="Calibri" w:eastAsia="Calibri" w:cs="Times New Roman"/>
          <w:sz w:val="20"/>
        </w:rPr>
        <w:t>FØLs</w:t>
      </w:r>
      <w:proofErr w:type="spellEnd"/>
      <w:r w:rsidRPr="00392EB9">
        <w:rPr>
          <w:rFonts w:ascii="Calibri" w:hAnsi="Calibri" w:eastAsia="Calibri" w:cs="Times New Roman"/>
          <w:sz w:val="20"/>
        </w:rPr>
        <w:t xml:space="preserve"> medlemmer synes det er viktig at de mest private personopplysningene bare er tilgjengelig for saksbehandler. </w:t>
      </w:r>
    </w:p>
    <w:p w:rsidRPr="00392EB9" w:rsidR="00767E8D" w:rsidP="00392EB9" w:rsidRDefault="00767E8D" w14:paraId="7B4208F2" w14:textId="4FF5AA21">
      <w:pPr>
        <w:numPr>
          <w:ilvl w:val="0"/>
          <w:numId w:val="25"/>
        </w:numPr>
        <w:spacing w:before="0" w:after="200" w:line="276" w:lineRule="auto"/>
        <w:contextualSpacing/>
        <w:rPr>
          <w:rFonts w:ascii="Calibri" w:hAnsi="Calibri" w:eastAsia="Calibri" w:cs="Times New Roman"/>
          <w:sz w:val="20"/>
          <w:u w:val="single"/>
        </w:rPr>
      </w:pPr>
      <w:r w:rsidRPr="00392EB9">
        <w:rPr>
          <w:rFonts w:ascii="Calibri" w:hAnsi="Calibri" w:eastAsia="Calibri" w:cs="Times New Roman"/>
          <w:sz w:val="20"/>
          <w:u w:val="single"/>
        </w:rPr>
        <w:t xml:space="preserve">Logging av hvem som leser personopplysningene til en </w:t>
      </w:r>
      <w:r w:rsidRPr="00392EB9" w:rsidR="00DF56AD">
        <w:rPr>
          <w:rFonts w:ascii="Calibri" w:hAnsi="Calibri" w:eastAsia="Calibri" w:cs="Times New Roman"/>
          <w:sz w:val="20"/>
          <w:u w:val="single"/>
        </w:rPr>
        <w:t>person</w:t>
      </w:r>
      <w:r w:rsidRPr="00392EB9">
        <w:rPr>
          <w:rFonts w:ascii="Calibri" w:hAnsi="Calibri" w:eastAsia="Calibri" w:cs="Times New Roman"/>
          <w:sz w:val="20"/>
          <w:u w:val="single"/>
        </w:rPr>
        <w:t xml:space="preserve">, samt tilgang til opplysninger om hvem i NAV som har slått opp i personopplysningene til en </w:t>
      </w:r>
      <w:r w:rsidRPr="00392EB9" w:rsidR="00DF56AD">
        <w:rPr>
          <w:rFonts w:ascii="Calibri" w:hAnsi="Calibri" w:eastAsia="Calibri" w:cs="Times New Roman"/>
          <w:sz w:val="20"/>
          <w:u w:val="single"/>
        </w:rPr>
        <w:t>person</w:t>
      </w:r>
      <w:r w:rsidRPr="00392EB9">
        <w:rPr>
          <w:rFonts w:ascii="Calibri" w:hAnsi="Calibri" w:eastAsia="Calibri" w:cs="Times New Roman"/>
          <w:sz w:val="20"/>
          <w:u w:val="single"/>
        </w:rPr>
        <w:t xml:space="preserve"> </w:t>
      </w:r>
    </w:p>
    <w:p w:rsidRPr="00392EB9" w:rsidR="00767E8D" w:rsidP="00767E8D" w:rsidRDefault="00767E8D" w14:paraId="2F5E1D48" w14:textId="03261C27">
      <w:pPr>
        <w:spacing w:before="0" w:after="200" w:line="276" w:lineRule="auto"/>
        <w:ind w:left="720"/>
        <w:contextualSpacing/>
        <w:rPr>
          <w:rFonts w:ascii="Calibri" w:hAnsi="Calibri" w:eastAsia="Calibri" w:cs="Times New Roman"/>
          <w:sz w:val="20"/>
        </w:rPr>
      </w:pPr>
      <w:r w:rsidRPr="00392EB9">
        <w:rPr>
          <w:rFonts w:ascii="Calibri" w:hAnsi="Calibri" w:eastAsia="Calibri" w:cs="Times New Roman"/>
          <w:sz w:val="20"/>
        </w:rPr>
        <w:t xml:space="preserve">FØL mener at alle fagsystemer i NAV hvor personopplysninger til </w:t>
      </w:r>
      <w:r w:rsidRPr="00392EB9" w:rsidR="00F2074A">
        <w:rPr>
          <w:rFonts w:ascii="Calibri" w:hAnsi="Calibri" w:eastAsia="Calibri" w:cs="Times New Roman"/>
          <w:sz w:val="20"/>
        </w:rPr>
        <w:t>enkeltpersoner</w:t>
      </w:r>
      <w:r w:rsidRPr="00392EB9">
        <w:rPr>
          <w:rFonts w:ascii="Calibri" w:hAnsi="Calibri" w:eastAsia="Calibri" w:cs="Times New Roman"/>
          <w:sz w:val="20"/>
        </w:rPr>
        <w:t xml:space="preserve"> behandles bør ha en innsyns- eller tilgangslogg hvor det logges hvilke ansatte i NAV som har sett på informasjonen. FØL mener at </w:t>
      </w:r>
      <w:r w:rsidRPr="00392EB9" w:rsidR="00F2074A">
        <w:rPr>
          <w:rFonts w:ascii="Calibri" w:hAnsi="Calibri" w:eastAsia="Calibri" w:cs="Times New Roman"/>
          <w:sz w:val="20"/>
        </w:rPr>
        <w:t>enkeltpersoner</w:t>
      </w:r>
      <w:r w:rsidRPr="00392EB9">
        <w:rPr>
          <w:rFonts w:ascii="Calibri" w:hAnsi="Calibri" w:eastAsia="Calibri" w:cs="Times New Roman"/>
          <w:sz w:val="20"/>
        </w:rPr>
        <w:t xml:space="preserve"> bør ha rett til innsyn i en slik innsyns- eller tilgangslogg på lik linje med retten til innsyn i hvem som har gjort oppslag i en pasientjournal, jf. helseregisterloven § 24 (2), pasientjournalloven § 18 og pasient- og brukerrettighetsloven §§ 3-6 (3) og 5-1. En slik innsyns- eller tilgangslogg bør være en del av portalen </w:t>
      </w: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Det oppleves som utrygt og lite tillitsvekkende at flere ansatte i NAV kan ha tilgang til personopplysninger om den enkelte uten at </w:t>
      </w:r>
      <w:r w:rsidRPr="00392EB9" w:rsidR="00DF56AD">
        <w:rPr>
          <w:rFonts w:ascii="Calibri" w:hAnsi="Calibri" w:eastAsia="Calibri" w:cs="Times New Roman"/>
          <w:sz w:val="20"/>
        </w:rPr>
        <w:t>personen</w:t>
      </w:r>
      <w:r w:rsidRPr="00392EB9">
        <w:rPr>
          <w:rFonts w:ascii="Calibri" w:hAnsi="Calibri" w:eastAsia="Calibri" w:cs="Times New Roman"/>
          <w:sz w:val="20"/>
        </w:rPr>
        <w:t xml:space="preserve"> er klar over det. </w:t>
      </w:r>
    </w:p>
    <w:p w:rsidRPr="00F30761" w:rsidR="00767E8D" w:rsidP="00767E8D" w:rsidRDefault="00767E8D" w14:paraId="48962640" w14:textId="77777777">
      <w:pPr>
        <w:spacing w:before="0" w:after="200" w:line="276" w:lineRule="auto"/>
        <w:ind w:left="720"/>
        <w:contextualSpacing/>
        <w:rPr>
          <w:rFonts w:ascii="Calibri" w:hAnsi="Calibri" w:eastAsia="Calibri" w:cs="Times New Roman"/>
        </w:rPr>
      </w:pPr>
      <w:r w:rsidRPr="00F30761">
        <w:rPr>
          <w:rFonts w:ascii="Calibri" w:hAnsi="Calibri" w:eastAsia="Calibri" w:cs="Times New Roman"/>
        </w:rPr>
        <w:t xml:space="preserve"> </w:t>
      </w:r>
    </w:p>
    <w:p w:rsidRPr="00F30761" w:rsidR="00767E8D" w:rsidP="00767E8D" w:rsidRDefault="00767E8D" w14:paraId="43464FF3" w14:textId="77777777">
      <w:pPr>
        <w:keepNext/>
        <w:keepLines/>
        <w:spacing w:before="200" w:after="0" w:line="276" w:lineRule="auto"/>
        <w:outlineLvl w:val="1"/>
        <w:rPr>
          <w:rFonts w:ascii="Cambria" w:hAnsi="Cambria" w:eastAsia="Times New Roman" w:cs="Times New Roman"/>
          <w:b/>
          <w:bCs/>
          <w:color w:val="4F81BD"/>
        </w:rPr>
      </w:pPr>
      <w:bookmarkStart w:name="_Toc9262171" w:id="908"/>
      <w:r w:rsidRPr="00F30761">
        <w:rPr>
          <w:rFonts w:ascii="Cambria" w:hAnsi="Cambria" w:eastAsia="Times New Roman" w:cs="Times New Roman"/>
          <w:b/>
          <w:bCs/>
          <w:color w:val="4F81BD"/>
        </w:rPr>
        <w:t>Manglende kontroll med hvilke personopplysninger NAV behandler om den enkelte</w:t>
      </w:r>
      <w:bookmarkEnd w:id="908"/>
    </w:p>
    <w:p w:rsidRPr="00F30761" w:rsidR="00767E8D" w:rsidP="00767E8D" w:rsidRDefault="00767E8D" w14:paraId="7B75E9ED" w14:textId="77777777">
      <w:pPr>
        <w:numPr>
          <w:ilvl w:val="1"/>
          <w:numId w:val="0"/>
        </w:numPr>
        <w:spacing w:before="0" w:after="200" w:line="276" w:lineRule="auto"/>
        <w:rPr>
          <w:rFonts w:ascii="Cambria" w:hAnsi="Cambria" w:eastAsia="Times New Roman" w:cs="Times New Roman"/>
          <w:color w:val="808080"/>
          <w:spacing w:val="15"/>
        </w:rPr>
      </w:pPr>
      <w:r w:rsidRPr="00F30761">
        <w:rPr>
          <w:rFonts w:ascii="Cambria" w:hAnsi="Cambria" w:eastAsia="Times New Roman" w:cs="Times New Roman"/>
          <w:color w:val="808080"/>
          <w:spacing w:val="15"/>
        </w:rPr>
        <w:t>Manglende informasjon til den registrerte og manglende tilrettelegging av retten til innsyn.</w:t>
      </w:r>
    </w:p>
    <w:p w:rsidRPr="00392EB9" w:rsidR="00767E8D" w:rsidP="00767E8D" w:rsidRDefault="00767E8D" w14:paraId="759C2254" w14:textId="33638C5D">
      <w:pPr>
        <w:spacing w:before="0" w:after="200" w:line="276" w:lineRule="auto"/>
        <w:rPr>
          <w:rFonts w:ascii="Calibri" w:hAnsi="Calibri" w:eastAsia="Calibri" w:cs="Times New Roman"/>
          <w:sz w:val="20"/>
        </w:rPr>
      </w:pPr>
      <w:proofErr w:type="spellStart"/>
      <w:r w:rsidRPr="00392EB9">
        <w:rPr>
          <w:rFonts w:ascii="Calibri" w:hAnsi="Calibri" w:eastAsia="Calibri" w:cs="Times New Roman"/>
          <w:sz w:val="20"/>
        </w:rPr>
        <w:t>FØLs</w:t>
      </w:r>
      <w:proofErr w:type="spellEnd"/>
      <w:r w:rsidRPr="00392EB9">
        <w:rPr>
          <w:rFonts w:ascii="Calibri" w:hAnsi="Calibri" w:eastAsia="Calibri" w:cs="Times New Roman"/>
          <w:sz w:val="20"/>
        </w:rPr>
        <w:t xml:space="preserve"> medlemmer opplever at de ikke vet hvilke personopplysninger som NAV behandler om dem og hvorfor de behandles. Tjenesten </w:t>
      </w: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er informasjonsportalen hvor </w:t>
      </w:r>
      <w:r w:rsidRPr="00392EB9" w:rsidR="00F2074A">
        <w:rPr>
          <w:rFonts w:ascii="Calibri" w:hAnsi="Calibri" w:eastAsia="Calibri" w:cs="Times New Roman"/>
          <w:sz w:val="20"/>
        </w:rPr>
        <w:t>enkeltpersoner</w:t>
      </w:r>
      <w:r w:rsidRPr="00392EB9">
        <w:rPr>
          <w:rFonts w:ascii="Calibri" w:hAnsi="Calibri" w:eastAsia="Calibri" w:cs="Times New Roman"/>
          <w:sz w:val="20"/>
        </w:rPr>
        <w:t xml:space="preserve"> får oversikt over noen av dokumentene i sin egen sak. Det at portalen ikke inneholder alle brev og dokumenter i saken oppleves som ubegrunnet. Spesielt trekkes det frem som problematisk at den enkelte ikke får innsyn i innholdet i brev som kommer fra lege. Det oppleves som forvirrende og lite konsekvent at NAV kan sende brev i posten som inneholder helseopplysninger, men er avskåret fra å dele denne typen opplysninger på </w:t>
      </w: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på tross av at </w:t>
      </w:r>
      <w:r w:rsidRPr="00392EB9" w:rsidR="00DF56AD">
        <w:rPr>
          <w:rFonts w:ascii="Calibri" w:hAnsi="Calibri" w:eastAsia="Calibri" w:cs="Times New Roman"/>
          <w:sz w:val="20"/>
        </w:rPr>
        <w:t>personen</w:t>
      </w:r>
      <w:r w:rsidRPr="00392EB9">
        <w:rPr>
          <w:rFonts w:ascii="Calibri" w:hAnsi="Calibri" w:eastAsia="Calibri" w:cs="Times New Roman"/>
          <w:sz w:val="20"/>
        </w:rPr>
        <w:t xml:space="preserve"> må logge seg på med </w:t>
      </w:r>
      <w:proofErr w:type="spellStart"/>
      <w:r w:rsidRPr="00392EB9">
        <w:rPr>
          <w:rFonts w:ascii="Calibri" w:hAnsi="Calibri" w:eastAsia="Calibri" w:cs="Times New Roman"/>
          <w:sz w:val="20"/>
        </w:rPr>
        <w:t>BankID</w:t>
      </w:r>
      <w:proofErr w:type="spellEnd"/>
      <w:r w:rsidRPr="00392EB9">
        <w:rPr>
          <w:rFonts w:ascii="Calibri" w:hAnsi="Calibri" w:eastAsia="Calibri" w:cs="Times New Roman"/>
          <w:sz w:val="20"/>
        </w:rPr>
        <w:t xml:space="preserve"> for å se sin egen sak. </w:t>
      </w:r>
    </w:p>
    <w:p w:rsidRPr="00392EB9" w:rsidR="00767E8D" w:rsidP="00767E8D" w:rsidRDefault="00767E8D" w14:paraId="01DDECAD" w14:textId="42857410">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Det oppleves videre som umyndiggjørende at saksbehandlere i NAV har tilgang til svært private opplysninger om den enkelte </w:t>
      </w:r>
      <w:r w:rsidRPr="00392EB9" w:rsidR="00DF56AD">
        <w:rPr>
          <w:rFonts w:ascii="Calibri" w:hAnsi="Calibri" w:eastAsia="Calibri" w:cs="Times New Roman"/>
          <w:sz w:val="20"/>
        </w:rPr>
        <w:t>person</w:t>
      </w:r>
      <w:r w:rsidRPr="00392EB9">
        <w:rPr>
          <w:rFonts w:ascii="Calibri" w:hAnsi="Calibri" w:eastAsia="Calibri" w:cs="Times New Roman"/>
          <w:sz w:val="20"/>
        </w:rPr>
        <w:t xml:space="preserve">, mens </w:t>
      </w:r>
      <w:r w:rsidRPr="00392EB9" w:rsidR="00DF56AD">
        <w:rPr>
          <w:rFonts w:ascii="Calibri" w:hAnsi="Calibri" w:eastAsia="Calibri" w:cs="Times New Roman"/>
          <w:sz w:val="20"/>
        </w:rPr>
        <w:t>personen</w:t>
      </w:r>
      <w:r w:rsidRPr="00392EB9">
        <w:rPr>
          <w:rFonts w:ascii="Calibri" w:hAnsi="Calibri" w:eastAsia="Calibri" w:cs="Times New Roman"/>
          <w:sz w:val="20"/>
        </w:rPr>
        <w:t xml:space="preserve"> ikke får innsyn i alle dokumentene i saken sin på </w:t>
      </w: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FØL understreker at det er et behov for fullstendig innsyn i hvilke dokumenter NAV behandler om den enkelte. Dette både for å sikre borgernes kontradiksjonsrett, men også fordi økt åpenhet vil kunne øke borgernes tillit til NAV. NAV sitt interne prosjekt for å ivareta innsynsretten etter personopplysningsloven er ukjent for FØL sine medlemmer; medlemmene forventer at alle opplysninger som de har krav på å se finnes på </w:t>
      </w: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w:t>
      </w:r>
    </w:p>
    <w:p w:rsidRPr="00392EB9" w:rsidR="00767E8D" w:rsidP="00767E8D" w:rsidRDefault="00767E8D" w14:paraId="39CD5B93" w14:textId="77777777">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FØL bemerker at selv om </w:t>
      </w: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skulle ha fungert som en optimal innsynskanal, er det flere av deres medlemmer som ikke har internett, og som dermed trenger andre måter å få innsyn i opplysningene på. FØL bemerker også at de har medlemmer har internett, men som ikke har overskudd til å kontrollere hvilke personopplysninger som NAV legger til grunn på grunn av eget sykdomsbilde. </w:t>
      </w: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vil være dekkende for mange, men det er også behov for flere informasjonskanaler. Særlig gjelder dette for søkere som er syke, som ikke snakker godt norsk eller som ikke er datakyndige. En tilbakemelding FØL stadig får fra medlemmene er at møtet med NAV er upersonlig og klinisk. Flere av medlemmene etterlyser at NAV klarer å se dem som fullstendige mennesker, og det bør NAV ta i betraktning ved utarbeidelsen av informasjonskanaler.   </w:t>
      </w:r>
    </w:p>
    <w:p w:rsidRPr="00392EB9" w:rsidR="00767E8D" w:rsidP="00767E8D" w:rsidRDefault="00767E8D" w14:paraId="163EEF1F" w14:textId="77777777">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Verken Nav.no eller </w:t>
      </w: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oppleves av FØL sine medlemmer som en oversiktlig kilde til informasjon. FØL sine medlemmer opplever at fordi de ikke har kontroll over hvilke personopplysninger som NAV behandler om dem, har de heller ikke fullstendig oversikt over hvilke opplysninger som NAV baserer vedtaket sitt på. Flere ganger er det også uklart for FØL sine medlemmer hvilke opplysninger som NAV har brukt for å fatte vedtaket. </w:t>
      </w:r>
    </w:p>
    <w:p w:rsidRPr="00392EB9" w:rsidR="00767E8D" w:rsidP="00767E8D" w:rsidRDefault="00767E8D" w14:paraId="07684524" w14:textId="77777777">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Videre mener FØL at NAV ikke kan legge til grunn at informasjons- og opplysningsplikten etter forvaltningsloven § 11 ivaretas av den enkelte saksbehandler i søknadsdialogen. FØL sine medlemmer opplever flere ganger at saksbehandler ikke er tilgjengelig og ikke svarer på meldinger eller telefonforespørsler. Manglende tilgjengelighet kan skyldes flere forhold, blant annet sykdom hos saksbehandler, men fører uansett til at FØL sine medlemmer ikke får god nok informasjon i saken til å kunne følge opp egen sak og dermed er avskåret fra å håndheve egne rettigheter. </w:t>
      </w:r>
    </w:p>
    <w:p w:rsidRPr="00392EB9" w:rsidR="00767E8D" w:rsidP="00767E8D" w:rsidRDefault="00767E8D" w14:paraId="4631377E" w14:textId="77777777">
      <w:pPr>
        <w:spacing w:before="0" w:after="200" w:line="276" w:lineRule="auto"/>
        <w:rPr>
          <w:rFonts w:ascii="Calibri" w:hAnsi="Calibri" w:eastAsia="Calibri" w:cs="Times New Roman"/>
          <w:sz w:val="20"/>
        </w:rPr>
      </w:pP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inneholder en meldingsfunksjonalitet som kan brukes til kommunikasjon mellom søker og saksbehandler i NAV. FØL er positive til denne funksjonaliteten da den er med på å dokumentere søknadsdialogen. Imidlertid har FØL medlemmer som oppgir å ha opplevd at saksbehandlere i NAV har slettet deler av denne søknadsdialogen. Det bør ikke være mulig for den enkelte saksbehandler å slette slike meldinger ensidig. Meldinger mellom søker og saksbehandler er informasjon som kan være avgjørende i forbindelse med en klagesak mot NAV. Det er viktig at søker alltid skal ha tilgang til hvilken informasjon som er gitt fra NAV. </w:t>
      </w:r>
    </w:p>
    <w:p w:rsidRPr="00392EB9" w:rsidR="00767E8D" w:rsidP="00767E8D" w:rsidRDefault="00767E8D" w14:paraId="692AA633" w14:textId="77777777">
      <w:pPr>
        <w:keepNext/>
        <w:keepLines/>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Tiltak: </w:t>
      </w:r>
    </w:p>
    <w:p w:rsidRPr="00392EB9" w:rsidR="00767E8D" w:rsidP="00392EB9" w:rsidRDefault="00767E8D" w14:paraId="2436F308" w14:textId="77777777">
      <w:pPr>
        <w:keepNext/>
        <w:keepLines/>
        <w:numPr>
          <w:ilvl w:val="0"/>
          <w:numId w:val="25"/>
        </w:numPr>
        <w:spacing w:before="0" w:after="200" w:line="276" w:lineRule="auto"/>
        <w:contextualSpacing/>
        <w:rPr>
          <w:rFonts w:ascii="Calibri" w:hAnsi="Calibri" w:eastAsia="Calibri" w:cs="Times New Roman"/>
          <w:sz w:val="20"/>
        </w:rPr>
      </w:pPr>
      <w:proofErr w:type="spellStart"/>
      <w:r w:rsidRPr="00392EB9">
        <w:rPr>
          <w:rFonts w:ascii="Calibri" w:hAnsi="Calibri" w:eastAsia="Calibri" w:cs="Times New Roman"/>
          <w:sz w:val="20"/>
          <w:u w:val="single"/>
        </w:rPr>
        <w:t>DittNAV</w:t>
      </w:r>
      <w:proofErr w:type="spellEnd"/>
      <w:r w:rsidRPr="00392EB9">
        <w:rPr>
          <w:rFonts w:ascii="Calibri" w:hAnsi="Calibri" w:eastAsia="Calibri" w:cs="Times New Roman"/>
          <w:sz w:val="20"/>
          <w:u w:val="single"/>
        </w:rPr>
        <w:t xml:space="preserve"> bør inneholde alle dokumentene i saken.</w:t>
      </w:r>
      <w:r w:rsidRPr="00392EB9">
        <w:rPr>
          <w:rFonts w:ascii="Calibri" w:hAnsi="Calibri" w:eastAsia="Calibri" w:cs="Times New Roman"/>
          <w:sz w:val="20"/>
        </w:rPr>
        <w:t xml:space="preserve"> </w:t>
      </w:r>
    </w:p>
    <w:p w:rsidRPr="00392EB9" w:rsidR="00767E8D" w:rsidP="00767E8D" w:rsidRDefault="00767E8D" w14:paraId="6B164116" w14:textId="73E62730">
      <w:pPr>
        <w:keepNext/>
        <w:keepLines/>
        <w:spacing w:before="0" w:after="200" w:line="276" w:lineRule="auto"/>
        <w:ind w:left="720"/>
        <w:contextualSpacing/>
        <w:rPr>
          <w:rFonts w:ascii="Calibri" w:hAnsi="Calibri" w:eastAsia="Calibri" w:cs="Times New Roman"/>
          <w:sz w:val="20"/>
        </w:rPr>
      </w:pPr>
      <w:r w:rsidRPr="00392EB9">
        <w:rPr>
          <w:rFonts w:ascii="Calibri" w:hAnsi="Calibri" w:eastAsia="Calibri" w:cs="Times New Roman"/>
          <w:sz w:val="20"/>
        </w:rPr>
        <w:t xml:space="preserve">Eventuelt bør det informeres klart og tydelig på </w:t>
      </w:r>
      <w:proofErr w:type="spellStart"/>
      <w:r w:rsidRPr="00392EB9">
        <w:rPr>
          <w:rFonts w:ascii="Calibri" w:hAnsi="Calibri" w:eastAsia="Calibri" w:cs="Times New Roman"/>
          <w:sz w:val="20"/>
        </w:rPr>
        <w:t>DittNAV</w:t>
      </w:r>
      <w:proofErr w:type="spellEnd"/>
      <w:r w:rsidRPr="00392EB9">
        <w:rPr>
          <w:rFonts w:ascii="Calibri" w:hAnsi="Calibri" w:eastAsia="Calibri" w:cs="Times New Roman"/>
          <w:sz w:val="20"/>
        </w:rPr>
        <w:t xml:space="preserve"> hvordan en </w:t>
      </w:r>
      <w:r w:rsidRPr="00392EB9" w:rsidR="00DF56AD">
        <w:rPr>
          <w:rFonts w:ascii="Calibri" w:hAnsi="Calibri" w:eastAsia="Calibri" w:cs="Times New Roman"/>
          <w:sz w:val="20"/>
        </w:rPr>
        <w:t>person</w:t>
      </w:r>
      <w:r w:rsidRPr="00392EB9">
        <w:rPr>
          <w:rFonts w:ascii="Calibri" w:hAnsi="Calibri" w:eastAsia="Calibri" w:cs="Times New Roman"/>
          <w:sz w:val="20"/>
        </w:rPr>
        <w:t xml:space="preserve"> kan søke fullstendig innsyn i saken sin, for eksempel med en </w:t>
      </w:r>
      <w:proofErr w:type="gramStart"/>
      <w:r w:rsidRPr="00392EB9">
        <w:rPr>
          <w:rFonts w:ascii="Calibri" w:hAnsi="Calibri" w:eastAsia="Calibri" w:cs="Times New Roman"/>
          <w:sz w:val="20"/>
        </w:rPr>
        <w:t>link</w:t>
      </w:r>
      <w:proofErr w:type="gramEnd"/>
      <w:r w:rsidRPr="00392EB9">
        <w:rPr>
          <w:rFonts w:ascii="Calibri" w:hAnsi="Calibri" w:eastAsia="Calibri" w:cs="Times New Roman"/>
          <w:sz w:val="20"/>
        </w:rPr>
        <w:t xml:space="preserve"> til kontaktinformasjon til Kontaktsenter Buskerud som håndterer innsynskrav etter personopplysningsloven.</w:t>
      </w:r>
    </w:p>
    <w:p w:rsidRPr="00392EB9" w:rsidR="00767E8D" w:rsidP="00392EB9" w:rsidRDefault="00767E8D" w14:paraId="4FCBD843" w14:textId="37F8CB48">
      <w:pPr>
        <w:numPr>
          <w:ilvl w:val="0"/>
          <w:numId w:val="25"/>
        </w:numPr>
        <w:spacing w:before="0" w:after="200" w:line="276" w:lineRule="auto"/>
        <w:contextualSpacing/>
        <w:rPr>
          <w:rFonts w:ascii="Calibri" w:hAnsi="Calibri" w:eastAsia="Calibri" w:cs="Times New Roman"/>
          <w:sz w:val="20"/>
          <w:u w:val="single"/>
        </w:rPr>
      </w:pPr>
      <w:r w:rsidRPr="00392EB9">
        <w:rPr>
          <w:rFonts w:ascii="Calibri" w:hAnsi="Calibri" w:eastAsia="Calibri" w:cs="Times New Roman"/>
          <w:sz w:val="20"/>
          <w:u w:val="single"/>
        </w:rPr>
        <w:t xml:space="preserve">NAV må sikre at </w:t>
      </w:r>
      <w:r w:rsidRPr="00392EB9" w:rsidR="00F2074A">
        <w:rPr>
          <w:rFonts w:ascii="Calibri" w:hAnsi="Calibri" w:eastAsia="Calibri" w:cs="Times New Roman"/>
          <w:sz w:val="20"/>
          <w:u w:val="single"/>
        </w:rPr>
        <w:t>enkeltpersoner</w:t>
      </w:r>
      <w:r w:rsidRPr="00392EB9">
        <w:rPr>
          <w:rFonts w:ascii="Calibri" w:hAnsi="Calibri" w:eastAsia="Calibri" w:cs="Times New Roman"/>
          <w:sz w:val="20"/>
          <w:u w:val="single"/>
        </w:rPr>
        <w:t xml:space="preserve"> informeres  i søknadsdialogen. </w:t>
      </w:r>
    </w:p>
    <w:p w:rsidRPr="00392EB9" w:rsidR="00767E8D" w:rsidP="00392EB9" w:rsidRDefault="00767E8D" w14:paraId="5A345223" w14:textId="0A4E6105">
      <w:pPr>
        <w:numPr>
          <w:ilvl w:val="0"/>
          <w:numId w:val="25"/>
        </w:numPr>
        <w:spacing w:before="0" w:after="200" w:line="276" w:lineRule="auto"/>
        <w:contextualSpacing/>
        <w:rPr>
          <w:rFonts w:ascii="Calibri" w:hAnsi="Calibri" w:eastAsia="Calibri" w:cs="Times New Roman"/>
          <w:sz w:val="20"/>
          <w:u w:val="single"/>
        </w:rPr>
      </w:pPr>
      <w:r w:rsidRPr="00392EB9">
        <w:rPr>
          <w:rFonts w:ascii="Calibri" w:hAnsi="Calibri" w:eastAsia="Calibri" w:cs="Times New Roman"/>
          <w:sz w:val="20"/>
          <w:u w:val="single"/>
        </w:rPr>
        <w:t xml:space="preserve">Generelt må </w:t>
      </w:r>
      <w:r w:rsidRPr="00392EB9" w:rsidR="00F2074A">
        <w:rPr>
          <w:rFonts w:ascii="Calibri" w:hAnsi="Calibri" w:eastAsia="Calibri" w:cs="Times New Roman"/>
          <w:sz w:val="20"/>
          <w:u w:val="single"/>
        </w:rPr>
        <w:t>enkeltpersoner</w:t>
      </w:r>
      <w:r w:rsidRPr="00392EB9">
        <w:rPr>
          <w:rFonts w:ascii="Calibri" w:hAnsi="Calibri" w:eastAsia="Calibri" w:cs="Times New Roman"/>
          <w:sz w:val="20"/>
          <w:u w:val="single"/>
        </w:rPr>
        <w:t xml:space="preserve"> informeres på en klar og lettfattelig måte.</w:t>
      </w:r>
    </w:p>
    <w:p w:rsidRPr="00392EB9" w:rsidR="00767E8D" w:rsidP="00392EB9" w:rsidRDefault="00767E8D" w14:paraId="243FF3B7" w14:textId="77777777">
      <w:pPr>
        <w:numPr>
          <w:ilvl w:val="0"/>
          <w:numId w:val="25"/>
        </w:numPr>
        <w:spacing w:before="0" w:after="200" w:line="276" w:lineRule="auto"/>
        <w:contextualSpacing/>
        <w:rPr>
          <w:rFonts w:ascii="Calibri" w:hAnsi="Calibri" w:eastAsia="Calibri" w:cs="Times New Roman"/>
          <w:sz w:val="20"/>
          <w:u w:val="single"/>
        </w:rPr>
      </w:pPr>
      <w:r w:rsidRPr="00392EB9">
        <w:rPr>
          <w:rFonts w:ascii="Calibri" w:hAnsi="Calibri" w:eastAsia="Calibri" w:cs="Times New Roman"/>
          <w:sz w:val="20"/>
          <w:u w:val="single"/>
        </w:rPr>
        <w:t xml:space="preserve">Det bør ikke være mulig for den enkelte saksbehandler å slette chattemeldingene på </w:t>
      </w:r>
      <w:proofErr w:type="spellStart"/>
      <w:r w:rsidRPr="00392EB9">
        <w:rPr>
          <w:rFonts w:ascii="Calibri" w:hAnsi="Calibri" w:eastAsia="Calibri" w:cs="Times New Roman"/>
          <w:sz w:val="20"/>
          <w:u w:val="single"/>
        </w:rPr>
        <w:t>DittNAV</w:t>
      </w:r>
      <w:proofErr w:type="spellEnd"/>
      <w:r w:rsidRPr="00392EB9">
        <w:rPr>
          <w:rFonts w:ascii="Calibri" w:hAnsi="Calibri" w:eastAsia="Calibri" w:cs="Times New Roman"/>
          <w:sz w:val="20"/>
          <w:u w:val="single"/>
        </w:rPr>
        <w:t>.</w:t>
      </w:r>
    </w:p>
    <w:p w:rsidRPr="00F30761" w:rsidR="00767E8D" w:rsidP="00767E8D" w:rsidRDefault="00767E8D" w14:paraId="447575A4" w14:textId="77777777">
      <w:pPr>
        <w:spacing w:before="0" w:after="200" w:line="276" w:lineRule="auto"/>
        <w:rPr>
          <w:rFonts w:ascii="Calibri" w:hAnsi="Calibri" w:eastAsia="Calibri" w:cs="Times New Roman"/>
          <w:u w:val="single"/>
        </w:rPr>
      </w:pPr>
    </w:p>
    <w:p w:rsidRPr="00F30761" w:rsidR="00767E8D" w:rsidP="00767E8D" w:rsidRDefault="00767E8D" w14:paraId="692EFD53" w14:textId="77777777">
      <w:pPr>
        <w:keepNext/>
        <w:keepLines/>
        <w:spacing w:before="200" w:after="0" w:line="276" w:lineRule="auto"/>
        <w:outlineLvl w:val="1"/>
        <w:rPr>
          <w:rFonts w:ascii="Cambria" w:hAnsi="Cambria" w:eastAsia="Times New Roman" w:cs="Times New Roman"/>
          <w:b/>
          <w:bCs/>
          <w:color w:val="4F81BD"/>
        </w:rPr>
      </w:pPr>
      <w:bookmarkStart w:name="_Toc9262172" w:id="909"/>
      <w:r w:rsidRPr="00F30761">
        <w:rPr>
          <w:rFonts w:ascii="Cambria" w:hAnsi="Cambria" w:eastAsia="Times New Roman" w:cs="Times New Roman"/>
          <w:b/>
          <w:bCs/>
          <w:color w:val="4F81BD"/>
        </w:rPr>
        <w:t>Personvern hos utenlandske trygdemyndigheter</w:t>
      </w:r>
      <w:bookmarkEnd w:id="909"/>
    </w:p>
    <w:p w:rsidRPr="00F30761" w:rsidR="00767E8D" w:rsidP="00767E8D" w:rsidRDefault="00767E8D" w14:paraId="4AB956CF" w14:textId="77777777">
      <w:pPr>
        <w:numPr>
          <w:ilvl w:val="1"/>
          <w:numId w:val="0"/>
        </w:numPr>
        <w:spacing w:before="0" w:after="200" w:line="276" w:lineRule="auto"/>
        <w:rPr>
          <w:rFonts w:ascii="Cambria" w:hAnsi="Cambria" w:eastAsia="Times New Roman" w:cs="Times New Roman"/>
          <w:color w:val="808080"/>
          <w:spacing w:val="15"/>
        </w:rPr>
      </w:pPr>
      <w:r w:rsidRPr="00F30761">
        <w:rPr>
          <w:rFonts w:ascii="Cambria" w:hAnsi="Cambria" w:eastAsia="Times New Roman" w:cs="Times New Roman"/>
          <w:color w:val="808080"/>
          <w:spacing w:val="15"/>
        </w:rPr>
        <w:t xml:space="preserve">Usikkerhet knyttet til hvordan utenlandske trygdemyndigheter ivaretar personvern og informasjonssikkerhet. </w:t>
      </w:r>
    </w:p>
    <w:p w:rsidRPr="00392EB9" w:rsidR="00767E8D" w:rsidP="00767E8D" w:rsidRDefault="00767E8D" w14:paraId="61AA1AD0" w14:textId="21CA7D55">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Denne behandlingen av personopplysninger innebærer at NAV sender personopplysninger til utenlandske trygdemyndigheter. FØL er bekymret for hvordan utenlandske trygdemyndigheter ivaretar personvern og informasjonssikkerhet. </w:t>
      </w:r>
      <w:bookmarkStart w:name="_Toc9262173" w:id="910"/>
    </w:p>
    <w:p w:rsidRPr="00F30761" w:rsidR="00767E8D" w:rsidP="00767E8D" w:rsidRDefault="00767E8D" w14:paraId="13796B7D" w14:textId="77777777">
      <w:pPr>
        <w:keepNext/>
        <w:keepLines/>
        <w:spacing w:before="200" w:after="0" w:line="276" w:lineRule="auto"/>
        <w:outlineLvl w:val="1"/>
        <w:rPr>
          <w:rFonts w:ascii="Cambria" w:hAnsi="Cambria" w:eastAsia="Times New Roman" w:cs="Times New Roman"/>
          <w:b/>
          <w:bCs/>
          <w:color w:val="4F81BD"/>
        </w:rPr>
      </w:pPr>
      <w:r w:rsidRPr="00F30761">
        <w:rPr>
          <w:rFonts w:ascii="Cambria" w:hAnsi="Cambria" w:eastAsia="Times New Roman" w:cs="Times New Roman"/>
          <w:b/>
          <w:bCs/>
          <w:color w:val="4F81BD"/>
        </w:rPr>
        <w:t>Formålsutglidning og vedtak fattet på feil grunnlag</w:t>
      </w:r>
      <w:bookmarkEnd w:id="910"/>
    </w:p>
    <w:p w:rsidRPr="00F30761" w:rsidR="00767E8D" w:rsidP="00767E8D" w:rsidRDefault="00767E8D" w14:paraId="341D4472" w14:textId="77777777">
      <w:pPr>
        <w:numPr>
          <w:ilvl w:val="1"/>
          <w:numId w:val="0"/>
        </w:numPr>
        <w:spacing w:before="0" w:after="200" w:line="276" w:lineRule="auto"/>
        <w:rPr>
          <w:rFonts w:ascii="Cambria" w:hAnsi="Cambria" w:eastAsia="Times New Roman" w:cs="Times New Roman"/>
          <w:color w:val="808080"/>
          <w:spacing w:val="15"/>
        </w:rPr>
      </w:pPr>
      <w:r w:rsidRPr="00F30761">
        <w:rPr>
          <w:rFonts w:ascii="Cambria" w:hAnsi="Cambria" w:eastAsia="Times New Roman" w:cs="Times New Roman"/>
          <w:color w:val="808080"/>
          <w:spacing w:val="15"/>
        </w:rPr>
        <w:t xml:space="preserve">Det er en risiko for formålsutglidning og at NAV legger vekt på personopplysninger som er feil. </w:t>
      </w:r>
    </w:p>
    <w:p w:rsidRPr="006B5582" w:rsidR="00767E8D" w:rsidP="00767E8D" w:rsidRDefault="00767E8D" w14:paraId="61D79F6E" w14:textId="77777777">
      <w:pPr>
        <w:spacing w:before="0" w:after="200" w:line="276" w:lineRule="auto"/>
        <w:rPr>
          <w:rFonts w:ascii="Calibri" w:hAnsi="Calibri" w:eastAsia="Calibri" w:cs="Times New Roman"/>
          <w:strike/>
          <w:sz w:val="20"/>
          <w:rPrChange w:author="Støylen, Mari" w:date="2021-05-04T10:23:00Z" w:id="911">
            <w:rPr>
              <w:rFonts w:ascii="Calibri" w:hAnsi="Calibri" w:eastAsia="Calibri" w:cs="Times New Roman"/>
              <w:sz w:val="20"/>
            </w:rPr>
          </w:rPrChange>
        </w:rPr>
      </w:pPr>
      <w:r w:rsidRPr="006B5582">
        <w:rPr>
          <w:rFonts w:ascii="Calibri" w:hAnsi="Calibri" w:eastAsia="Calibri" w:cs="Times New Roman"/>
          <w:strike/>
          <w:sz w:val="20"/>
          <w:highlight w:val="lightGray"/>
          <w:rPrChange w:author="Støylen, Mari" w:date="2021-05-04T10:23:00Z" w:id="912">
            <w:rPr>
              <w:rFonts w:ascii="Calibri" w:hAnsi="Calibri" w:eastAsia="Calibri" w:cs="Times New Roman"/>
              <w:sz w:val="20"/>
            </w:rPr>
          </w:rPrChange>
        </w:rPr>
        <w:t>FØL bemerker at NAV bør ha et bevisst forhold til hvilke personopplysninger som samles inn og til hvilket formål de skal behandles. FØL trekker frem at NAV må sørge for at de tekniske opplysningene som registreres i selvbetjeningsløsningen med det formål å forbedre løsningen, bare behandles til akkurat det formålet. Er opplysningene samlet inn for ett bestemt formål, må det være sikkerhetsmessige tiltak som gjør det umulig å gjenbruke dem til andre formål.</w:t>
      </w:r>
      <w:r w:rsidRPr="006B5582">
        <w:rPr>
          <w:rFonts w:ascii="Calibri" w:hAnsi="Calibri" w:eastAsia="Calibri" w:cs="Times New Roman"/>
          <w:strike/>
          <w:sz w:val="20"/>
          <w:rPrChange w:author="Støylen, Mari" w:date="2021-05-04T10:23:00Z" w:id="913">
            <w:rPr>
              <w:rFonts w:ascii="Calibri" w:hAnsi="Calibri" w:eastAsia="Calibri" w:cs="Times New Roman"/>
              <w:sz w:val="20"/>
            </w:rPr>
          </w:rPrChange>
        </w:rPr>
        <w:t xml:space="preserve"> </w:t>
      </w:r>
    </w:p>
    <w:p w:rsidRPr="00392EB9" w:rsidR="00767E8D" w:rsidP="00767E8D" w:rsidRDefault="00767E8D" w14:paraId="280C2CE2" w14:textId="75660421">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FØL ønsker ikke at </w:t>
      </w:r>
      <w:r w:rsidRPr="00392EB9" w:rsidR="00DF56AD">
        <w:rPr>
          <w:rFonts w:ascii="Calibri" w:hAnsi="Calibri" w:eastAsia="Calibri" w:cs="Times New Roman"/>
          <w:sz w:val="20"/>
        </w:rPr>
        <w:t>personer</w:t>
      </w:r>
      <w:r w:rsidRPr="00392EB9">
        <w:rPr>
          <w:rFonts w:ascii="Calibri" w:hAnsi="Calibri" w:eastAsia="Calibri" w:cs="Times New Roman"/>
          <w:sz w:val="20"/>
        </w:rPr>
        <w:t xml:space="preserve"> som ikke har krav på ytelser, får tilkjent disse. Samtidig er det et behov for at NAV legger til </w:t>
      </w:r>
      <w:proofErr w:type="gramStart"/>
      <w:r w:rsidRPr="00392EB9">
        <w:rPr>
          <w:rFonts w:ascii="Calibri" w:hAnsi="Calibri" w:eastAsia="Calibri" w:cs="Times New Roman"/>
          <w:sz w:val="20"/>
        </w:rPr>
        <w:t>grunn opplysninger</w:t>
      </w:r>
      <w:proofErr w:type="gramEnd"/>
      <w:r w:rsidRPr="00392EB9">
        <w:rPr>
          <w:rFonts w:ascii="Calibri" w:hAnsi="Calibri" w:eastAsia="Calibri" w:cs="Times New Roman"/>
          <w:sz w:val="20"/>
        </w:rPr>
        <w:t xml:space="preserve"> som kan verifiseres. Hvis NAV for eksempel legger til grunn at en søker har hatt et lengre utlandsopphold fordi selvbetjeningsløsningen viser at vedkommende logget seg på fra utlandet, risikerer NAV både å legge feil personopplysninger til grunn (brukeren kan ha brukt VPN) og å ikke ivareta prinsippet om kontradiksjon. Dette ved at en </w:t>
      </w:r>
      <w:r w:rsidRPr="00392EB9" w:rsidR="00DF56AD">
        <w:rPr>
          <w:rFonts w:ascii="Calibri" w:hAnsi="Calibri" w:eastAsia="Calibri" w:cs="Times New Roman"/>
          <w:sz w:val="20"/>
        </w:rPr>
        <w:t>person</w:t>
      </w:r>
      <w:r w:rsidRPr="00392EB9">
        <w:rPr>
          <w:rFonts w:ascii="Calibri" w:hAnsi="Calibri" w:eastAsia="Calibri" w:cs="Times New Roman"/>
          <w:sz w:val="20"/>
        </w:rPr>
        <w:t xml:space="preserve"> i så fall må bevise at vedkommende «ikke» var i utlandet, og det er svært problematisk å bevise en negativ påstand (bevise at man </w:t>
      </w:r>
      <w:r w:rsidRPr="00392EB9">
        <w:rPr>
          <w:rFonts w:ascii="Calibri" w:hAnsi="Calibri" w:eastAsia="Calibri" w:cs="Times New Roman"/>
          <w:i/>
          <w:sz w:val="20"/>
        </w:rPr>
        <w:t xml:space="preserve">ikke </w:t>
      </w:r>
      <w:r w:rsidRPr="00392EB9">
        <w:rPr>
          <w:rFonts w:ascii="Calibri" w:hAnsi="Calibri" w:eastAsia="Calibri" w:cs="Times New Roman"/>
          <w:sz w:val="20"/>
        </w:rPr>
        <w:t xml:space="preserve">er skyldig). FØL mener at NAV bør være tydelige om hvordan personopplysninger behandles og til hvilke formål for å sikre tillit i befolkningen. </w:t>
      </w:r>
    </w:p>
    <w:p w:rsidRPr="00392EB9" w:rsidR="00767E8D" w:rsidP="00767E8D" w:rsidRDefault="00767E8D" w14:paraId="76229F7B" w14:textId="7E340955">
      <w:pPr>
        <w:spacing w:before="0" w:after="200" w:line="276" w:lineRule="auto"/>
        <w:rPr>
          <w:rFonts w:ascii="Calibri" w:hAnsi="Calibri" w:eastAsia="Calibri" w:cs="Times New Roman"/>
          <w:sz w:val="20"/>
        </w:rPr>
      </w:pPr>
      <w:proofErr w:type="spellStart"/>
      <w:r w:rsidRPr="00392EB9">
        <w:rPr>
          <w:rFonts w:ascii="Calibri" w:hAnsi="Calibri" w:eastAsia="Calibri" w:cs="Times New Roman"/>
          <w:sz w:val="20"/>
        </w:rPr>
        <w:t>FØLs</w:t>
      </w:r>
      <w:proofErr w:type="spellEnd"/>
      <w:r w:rsidRPr="00392EB9">
        <w:rPr>
          <w:rFonts w:ascii="Calibri" w:hAnsi="Calibri" w:eastAsia="Calibri" w:cs="Times New Roman"/>
          <w:sz w:val="20"/>
        </w:rPr>
        <w:t xml:space="preserve"> medlemmer har opplevd at saksbehandlere i NAV søker dem opp på sosiale medier og ser etter opplysninger som kan bevise at de ikke oppfyller vilkårene for den stønaden de søker på. FØL mener derfor at NAV ikke uten videre kan legge til grunn at det er mindre risiko for at formålsutglidning skjer i NAV fordi formålsutglidning i seg selv vil skape merarbeid for den enkelte saksbehandler.  Videre har FØL sine medlemmer opplevd at den informasjonen som NAV innhenter om dem fra sosiale medier blir lagt til grunn i vedtaket. Dette gjelder typisk informasjon som viser at en </w:t>
      </w:r>
      <w:r w:rsidRPr="00392EB9" w:rsidR="00DF56AD">
        <w:rPr>
          <w:rFonts w:ascii="Calibri" w:hAnsi="Calibri" w:eastAsia="Calibri" w:cs="Times New Roman"/>
          <w:sz w:val="20"/>
        </w:rPr>
        <w:t>person</w:t>
      </w:r>
      <w:r w:rsidRPr="00392EB9">
        <w:rPr>
          <w:rFonts w:ascii="Calibri" w:hAnsi="Calibri" w:eastAsia="Calibri" w:cs="Times New Roman"/>
          <w:sz w:val="20"/>
        </w:rPr>
        <w:t xml:space="preserve"> er aktiv, og at NAV på den bakgrunn konkluderer med at </w:t>
      </w:r>
      <w:r w:rsidRPr="00392EB9" w:rsidR="00DF56AD">
        <w:rPr>
          <w:rFonts w:ascii="Calibri" w:hAnsi="Calibri" w:eastAsia="Calibri" w:cs="Times New Roman"/>
          <w:sz w:val="20"/>
        </w:rPr>
        <w:t>personen</w:t>
      </w:r>
      <w:r w:rsidRPr="00392EB9">
        <w:rPr>
          <w:rFonts w:ascii="Calibri" w:hAnsi="Calibri" w:eastAsia="Calibri" w:cs="Times New Roman"/>
          <w:sz w:val="20"/>
        </w:rPr>
        <w:t xml:space="preserve"> er frisk nok til også å være i arbeid. Dette sier etter </w:t>
      </w:r>
      <w:proofErr w:type="spellStart"/>
      <w:r w:rsidRPr="00392EB9">
        <w:rPr>
          <w:rFonts w:ascii="Calibri" w:hAnsi="Calibri" w:eastAsia="Calibri" w:cs="Times New Roman"/>
          <w:sz w:val="20"/>
        </w:rPr>
        <w:t>FØLs</w:t>
      </w:r>
      <w:proofErr w:type="spellEnd"/>
      <w:r w:rsidRPr="00392EB9">
        <w:rPr>
          <w:rFonts w:ascii="Calibri" w:hAnsi="Calibri" w:eastAsia="Calibri" w:cs="Times New Roman"/>
          <w:sz w:val="20"/>
        </w:rPr>
        <w:t xml:space="preserve"> mening noe om at formålsutglidning er sannsynlig. </w:t>
      </w:r>
    </w:p>
    <w:p w:rsidRPr="00392EB9" w:rsidR="00767E8D" w:rsidP="00767E8D" w:rsidRDefault="00767E8D" w14:paraId="294D3988" w14:textId="77777777">
      <w:pPr>
        <w:spacing w:before="0" w:after="200" w:line="276" w:lineRule="auto"/>
        <w:rPr>
          <w:rFonts w:ascii="Calibri" w:hAnsi="Calibri" w:eastAsia="Calibri" w:cs="Times New Roman"/>
          <w:sz w:val="20"/>
        </w:rPr>
      </w:pPr>
      <w:r w:rsidRPr="00392EB9">
        <w:rPr>
          <w:rFonts w:ascii="Calibri" w:hAnsi="Calibri" w:eastAsia="Calibri" w:cs="Times New Roman"/>
          <w:sz w:val="20"/>
        </w:rPr>
        <w:t xml:space="preserve">Tiltak: </w:t>
      </w:r>
    </w:p>
    <w:p w:rsidRPr="00392EB9" w:rsidR="00767E8D" w:rsidP="00392EB9" w:rsidRDefault="00767E8D" w14:paraId="12A4D606" w14:textId="77777777">
      <w:pPr>
        <w:numPr>
          <w:ilvl w:val="0"/>
          <w:numId w:val="25"/>
        </w:numPr>
        <w:spacing w:before="0" w:after="200" w:line="276" w:lineRule="auto"/>
        <w:contextualSpacing/>
        <w:rPr>
          <w:rFonts w:ascii="Calibri" w:hAnsi="Calibri" w:eastAsia="Calibri" w:cs="Times New Roman"/>
          <w:sz w:val="20"/>
          <w:u w:val="single"/>
        </w:rPr>
      </w:pPr>
      <w:r w:rsidRPr="00392EB9">
        <w:rPr>
          <w:rFonts w:ascii="Calibri" w:hAnsi="Calibri" w:eastAsia="Calibri" w:cs="Times New Roman"/>
          <w:sz w:val="20"/>
          <w:u w:val="single"/>
        </w:rPr>
        <w:t xml:space="preserve">Saksbehandlere må bare ha tilgang til de personopplysningene som er samlet inn av saksbehandlingsformål. </w:t>
      </w:r>
    </w:p>
    <w:p w:rsidRPr="00E95CCD" w:rsidR="00767E8D" w:rsidP="00A71282" w:rsidRDefault="00767E8D" w14:paraId="55D3948C" w14:textId="77777777">
      <w:bookmarkStart w:name="_Toc9262174" w:id="914"/>
    </w:p>
    <w:p w:rsidRPr="00E95CCD" w:rsidR="00767E8D" w:rsidP="00767E8D" w:rsidRDefault="00767E8D" w14:paraId="58B35FD2" w14:textId="77777777">
      <w:pPr>
        <w:keepNext/>
        <w:keepLines/>
        <w:spacing w:before="200" w:after="0" w:line="276" w:lineRule="auto"/>
        <w:outlineLvl w:val="1"/>
        <w:rPr>
          <w:rFonts w:ascii="Cambria" w:hAnsi="Cambria" w:eastAsia="Times New Roman" w:cs="Times New Roman"/>
          <w:b/>
          <w:bCs/>
          <w:color w:val="4F81BD"/>
        </w:rPr>
      </w:pPr>
      <w:r w:rsidRPr="00E95CCD">
        <w:rPr>
          <w:rFonts w:ascii="Cambria" w:hAnsi="Cambria" w:eastAsia="Times New Roman" w:cs="Times New Roman"/>
          <w:b/>
          <w:bCs/>
          <w:color w:val="4F81BD"/>
        </w:rPr>
        <w:t>«En gang»-prinsippet</w:t>
      </w:r>
      <w:bookmarkEnd w:id="914"/>
    </w:p>
    <w:p w:rsidRPr="00E95CCD" w:rsidR="00767E8D" w:rsidP="00767E8D" w:rsidRDefault="00767E8D" w14:paraId="746FEB9B" w14:textId="77777777">
      <w:pPr>
        <w:numPr>
          <w:ilvl w:val="1"/>
          <w:numId w:val="0"/>
        </w:numPr>
        <w:spacing w:before="0" w:after="200" w:line="276" w:lineRule="auto"/>
        <w:rPr>
          <w:rFonts w:ascii="Cambria" w:hAnsi="Cambria" w:eastAsia="Times New Roman" w:cs="Times New Roman"/>
          <w:color w:val="808080"/>
          <w:spacing w:val="15"/>
        </w:rPr>
      </w:pPr>
      <w:r w:rsidRPr="00E95CCD">
        <w:rPr>
          <w:rFonts w:ascii="Cambria" w:hAnsi="Cambria" w:eastAsia="Times New Roman" w:cs="Times New Roman"/>
          <w:color w:val="808080"/>
          <w:spacing w:val="15"/>
        </w:rPr>
        <w:t>Der NAV allerede har personopplysninger om en søker, bør disse personopplysningene gjenbrukes.</w:t>
      </w:r>
    </w:p>
    <w:p w:rsidRPr="00067FAE" w:rsidR="00767E8D" w:rsidP="00A71282" w:rsidRDefault="00767E8D" w14:paraId="04AE7DDE" w14:textId="1883A8A9">
      <w:pPr>
        <w:rPr>
          <w:sz w:val="20"/>
        </w:rPr>
      </w:pPr>
      <w:r w:rsidRPr="00067FAE">
        <w:rPr>
          <w:sz w:val="20"/>
        </w:rPr>
        <w:t xml:space="preserve">En </w:t>
      </w:r>
      <w:r w:rsidRPr="00067FAE" w:rsidR="00DF56AD">
        <w:rPr>
          <w:sz w:val="20"/>
        </w:rPr>
        <w:t>person</w:t>
      </w:r>
      <w:r w:rsidRPr="00067FAE">
        <w:rPr>
          <w:sz w:val="20"/>
        </w:rPr>
        <w:t xml:space="preserve"> har gjerne vært i kontakt med NAV i flere år før det blir aktuelt å søke om uføretrygd. NAV har i de tilfellene en rekke personopplysninger om søker. FØL mener at det i denne typen saker ikke bør hentes inn personopplysninger om søker på nytt når NAV allerede har personopplysningene om vedkommende. Det å hente inn personopplysninger som man allerede har opplyst om oppleves som tungvint og stressende. FØL mener at NAV må informere om det hvis personopplysninger samlet inn til et formål brukes til et annet et, men at dette vil ligge innenfor «en gang»-prinsippet. Dette fordi personopplysningene i begge tilfeller er samlet inn til saksbehandlingsformål.  </w:t>
      </w:r>
    </w:p>
    <w:p w:rsidR="00067FAE" w:rsidP="00DC164D" w:rsidRDefault="00767E8D" w14:paraId="27CBC95C" w14:textId="77777777">
      <w:pPr>
        <w:rPr>
          <w:sz w:val="20"/>
        </w:rPr>
      </w:pPr>
      <w:r w:rsidRPr="00067FAE">
        <w:rPr>
          <w:sz w:val="20"/>
        </w:rPr>
        <w:t>FØL mener også at det er en ubrukt ressurs i det lokale NAV. Saksbehandler lokalt sitter ofte på inngående kunnskap om en søkers livssituasjon som bør kunne legges til</w:t>
      </w:r>
      <w:r w:rsidRPr="00067FAE" w:rsidR="00DC164D">
        <w:rPr>
          <w:sz w:val="20"/>
        </w:rPr>
        <w:t xml:space="preserve"> grunn i saksbehandlingen.   </w:t>
      </w:r>
    </w:p>
    <w:p w:rsidRPr="00067FAE" w:rsidR="00067FAE" w:rsidP="00DC164D" w:rsidRDefault="00067FAE" w14:paraId="006941D4" w14:textId="77777777">
      <w:pPr>
        <w:rPr>
          <w:sz w:val="20"/>
        </w:rPr>
      </w:pPr>
    </w:p>
    <w:p w:rsidRPr="00067FAE" w:rsidR="00067FAE" w:rsidP="00067FAE" w:rsidRDefault="00067FAE" w14:paraId="6E27F36C" w14:textId="4D2786C0">
      <w:pPr>
        <w:pBdr>
          <w:bottom w:val="single" w:color="4F81BD" w:sz="8" w:space="4"/>
        </w:pBdr>
        <w:spacing w:before="0" w:after="300" w:line="240" w:lineRule="auto"/>
        <w:contextualSpacing/>
        <w:rPr>
          <w:rFonts w:ascii="Cambria" w:hAnsi="Cambria" w:eastAsia="Times New Roman" w:cs="Times New Roman"/>
          <w:color w:val="17365D"/>
          <w:spacing w:val="5"/>
          <w:kern w:val="28"/>
          <w:sz w:val="28"/>
          <w:szCs w:val="52"/>
        </w:rPr>
      </w:pPr>
      <w:r>
        <w:rPr>
          <w:rFonts w:ascii="Cambria" w:hAnsi="Cambria" w:eastAsia="Times New Roman" w:cs="Times New Roman"/>
          <w:color w:val="17365D"/>
          <w:spacing w:val="5"/>
          <w:kern w:val="28"/>
          <w:sz w:val="28"/>
          <w:szCs w:val="52"/>
        </w:rPr>
        <w:t xml:space="preserve">Referat fra intervju med </w:t>
      </w:r>
      <w:r w:rsidRPr="00067FAE">
        <w:rPr>
          <w:rFonts w:ascii="Cambria" w:hAnsi="Cambria" w:eastAsia="Times New Roman" w:cs="Times New Roman"/>
          <w:color w:val="17365D"/>
          <w:spacing w:val="5"/>
          <w:kern w:val="28"/>
          <w:sz w:val="28"/>
          <w:szCs w:val="52"/>
        </w:rPr>
        <w:t>Funksjonshemmedes Fellesorganisasjon (FFO)</w:t>
      </w:r>
    </w:p>
    <w:p w:rsidRPr="009D2AF9" w:rsidR="00067FAE" w:rsidP="00067FAE" w:rsidRDefault="00067FAE" w14:paraId="0DB26D86" w14:textId="77777777">
      <w:pPr>
        <w:pStyle w:val="Undertittel"/>
        <w:rPr>
          <w:rStyle w:val="Svakutheving"/>
          <w:sz w:val="20"/>
        </w:rPr>
      </w:pPr>
      <w:r w:rsidRPr="009D2AF9">
        <w:rPr>
          <w:rStyle w:val="Svakutheving"/>
          <w:sz w:val="20"/>
        </w:rPr>
        <w:t xml:space="preserve">Referat fra intervju med en representant fra den registrerte for behandlingen av personopplysninger i EESSI </w:t>
      </w:r>
      <w:r>
        <w:rPr>
          <w:rStyle w:val="Svakutheving"/>
          <w:sz w:val="20"/>
        </w:rPr>
        <w:t xml:space="preserve">Pensjon </w:t>
      </w:r>
      <w:r w:rsidRPr="006B5582">
        <w:rPr>
          <w:rStyle w:val="Svakutheving"/>
          <w:strike/>
          <w:sz w:val="20"/>
          <w:highlight w:val="lightGray"/>
          <w:rPrChange w:author="Støylen, Mari" w:date="2021-05-04T10:23:00Z" w:id="915">
            <w:rPr>
              <w:rStyle w:val="Svakutheving"/>
              <w:sz w:val="20"/>
            </w:rPr>
          </w:rPrChange>
        </w:rPr>
        <w:t>og selvbetjeningsløsningen</w:t>
      </w:r>
      <w:r>
        <w:rPr>
          <w:rStyle w:val="Svakutheving"/>
          <w:sz w:val="20"/>
        </w:rPr>
        <w:t xml:space="preserve">.  </w:t>
      </w:r>
    </w:p>
    <w:p w:rsidRPr="009D2AF9" w:rsidR="00067FAE" w:rsidP="00067FAE" w:rsidRDefault="00067FAE" w14:paraId="112067C1" w14:textId="77777777">
      <w:pPr>
        <w:spacing w:after="120"/>
        <w:rPr>
          <w:rStyle w:val="Utheving"/>
        </w:rPr>
      </w:pPr>
      <w:r>
        <w:rPr>
          <w:rStyle w:val="Utheving"/>
        </w:rPr>
        <w:t>Dato: 19.06</w:t>
      </w:r>
      <w:r w:rsidRPr="009D2AF9">
        <w:rPr>
          <w:rStyle w:val="Utheving"/>
        </w:rPr>
        <w:t xml:space="preserve">.19 </w:t>
      </w:r>
    </w:p>
    <w:p w:rsidRPr="009D2AF9" w:rsidR="00067FAE" w:rsidP="00067FAE" w:rsidRDefault="00067FAE" w14:paraId="233901D3" w14:textId="77777777">
      <w:pPr>
        <w:spacing w:after="0"/>
        <w:rPr>
          <w:rStyle w:val="Utheving"/>
        </w:rPr>
      </w:pPr>
      <w:r w:rsidRPr="009D2AF9">
        <w:rPr>
          <w:rStyle w:val="Utheving"/>
        </w:rPr>
        <w:t xml:space="preserve">Til stede: </w:t>
      </w:r>
    </w:p>
    <w:p w:rsidRPr="00067FAE" w:rsidR="00067FAE" w:rsidP="00392EB9" w:rsidRDefault="00067FAE" w14:paraId="5D07C3A8" w14:textId="77777777">
      <w:pPr>
        <w:pStyle w:val="Listeavsnitt"/>
        <w:numPr>
          <w:ilvl w:val="0"/>
          <w:numId w:val="38"/>
        </w:numPr>
        <w:spacing w:line="276" w:lineRule="auto"/>
        <w:rPr>
          <w:rStyle w:val="Utheving"/>
          <w:sz w:val="20"/>
        </w:rPr>
      </w:pPr>
      <w:r w:rsidRPr="00067FAE">
        <w:rPr>
          <w:rStyle w:val="Utheving"/>
          <w:sz w:val="20"/>
        </w:rPr>
        <w:t xml:space="preserve">Representant for de registrerte: Representanter fra organisasjonen Funksjonshemmedes Fellesorganisasjon (FFO). FFO er en medlemsorganisasjon og Norges største paraplyorganisasjon for organisasjoner av funksjonshemmede og kronisk syke. </w:t>
      </w:r>
      <w:proofErr w:type="spellStart"/>
      <w:r w:rsidRPr="00067FAE">
        <w:rPr>
          <w:rStyle w:val="Utheving"/>
          <w:sz w:val="20"/>
        </w:rPr>
        <w:t>FFOs</w:t>
      </w:r>
      <w:proofErr w:type="spellEnd"/>
      <w:r w:rsidRPr="00067FAE">
        <w:rPr>
          <w:rStyle w:val="Utheving"/>
          <w:sz w:val="20"/>
        </w:rPr>
        <w:t xml:space="preserve"> overordnede mål er samfunnsmessig likestilling og deltakelse for funksjonshemmede, og å gjøre hverdagen til funksjonshemmede og kronisk syke bedre.   </w:t>
      </w:r>
    </w:p>
    <w:p w:rsidRPr="00067FAE" w:rsidR="00067FAE" w:rsidP="00392EB9" w:rsidRDefault="00067FAE" w14:paraId="0DE9F33A" w14:textId="77777777">
      <w:pPr>
        <w:pStyle w:val="Listeavsnitt"/>
        <w:numPr>
          <w:ilvl w:val="0"/>
          <w:numId w:val="38"/>
        </w:numPr>
        <w:spacing w:line="276" w:lineRule="auto"/>
        <w:rPr>
          <w:rStyle w:val="Utheving"/>
          <w:sz w:val="20"/>
        </w:rPr>
      </w:pPr>
      <w:r w:rsidRPr="00067FAE">
        <w:rPr>
          <w:rStyle w:val="Utheving"/>
          <w:sz w:val="20"/>
        </w:rPr>
        <w:t>Personvernrådgiver: personvernjurist innleid for å gjøre PVK for EESSI Pensjon.</w:t>
      </w:r>
    </w:p>
    <w:p w:rsidRPr="009D2AF9" w:rsidR="00067FAE" w:rsidP="00067FAE" w:rsidRDefault="00067FAE" w14:paraId="140646CE" w14:textId="77777777">
      <w:pPr>
        <w:spacing w:after="0"/>
        <w:rPr>
          <w:rStyle w:val="Utheving"/>
        </w:rPr>
      </w:pPr>
      <w:r>
        <w:rPr>
          <w:rStyle w:val="Utheving"/>
        </w:rPr>
        <w:t xml:space="preserve">Referat verifisert av FFO i e-post av 19.08.2019. </w:t>
      </w:r>
    </w:p>
    <w:p w:rsidRPr="000F4A29" w:rsidR="00067FAE" w:rsidP="000F4A29" w:rsidRDefault="00067FAE" w14:paraId="4FD712BE" w14:textId="77777777">
      <w:pPr>
        <w:rPr>
          <w:b/>
          <w:color w:val="5B9BD5" w:themeColor="accent1"/>
          <w:sz w:val="28"/>
        </w:rPr>
      </w:pPr>
      <w:bookmarkStart w:name="_Toc13748987" w:id="916"/>
      <w:r w:rsidRPr="000F4A29">
        <w:rPr>
          <w:b/>
          <w:color w:val="5B9BD5" w:themeColor="accent1"/>
          <w:sz w:val="28"/>
        </w:rPr>
        <w:t>Gjennomgang av den behandling av personopplysninger som skjer i EESSI Pensjon (sendt ut på forhånd)</w:t>
      </w:r>
      <w:bookmarkEnd w:id="916"/>
    </w:p>
    <w:p w:rsidRPr="00067FAE" w:rsidR="00067FAE" w:rsidP="00392EB9" w:rsidRDefault="00067FAE" w14:paraId="08F6EEED" w14:textId="77777777">
      <w:pPr>
        <w:pStyle w:val="Listeavsnitt"/>
        <w:numPr>
          <w:ilvl w:val="0"/>
          <w:numId w:val="25"/>
        </w:numPr>
        <w:spacing w:after="200" w:line="276" w:lineRule="auto"/>
        <w:rPr>
          <w:sz w:val="20"/>
        </w:rPr>
      </w:pPr>
      <w:r w:rsidRPr="00067FAE">
        <w:rPr>
          <w:sz w:val="20"/>
        </w:rPr>
        <w:t>Beskrivelse av behandlingsaktiviteter, formål og rettslig grunnlag</w:t>
      </w:r>
    </w:p>
    <w:p w:rsidRPr="00067FAE" w:rsidR="00067FAE" w:rsidP="00392EB9" w:rsidRDefault="00067FAE" w14:paraId="04389CCB" w14:textId="77777777">
      <w:pPr>
        <w:pStyle w:val="Listeavsnitt"/>
        <w:numPr>
          <w:ilvl w:val="0"/>
          <w:numId w:val="25"/>
        </w:numPr>
        <w:spacing w:after="200" w:line="276" w:lineRule="auto"/>
        <w:rPr>
          <w:sz w:val="20"/>
        </w:rPr>
      </w:pPr>
      <w:r w:rsidRPr="00067FAE">
        <w:rPr>
          <w:sz w:val="20"/>
        </w:rPr>
        <w:t>Spørsmål til beskrivelsene</w:t>
      </w:r>
    </w:p>
    <w:p w:rsidRPr="000F4A29" w:rsidR="00067FAE" w:rsidP="000F4A29" w:rsidRDefault="00067FAE" w14:paraId="0AE3CF0C" w14:textId="77777777">
      <w:bookmarkStart w:name="_Toc13748988" w:id="917"/>
      <w:r w:rsidRPr="000F4A29">
        <w:rPr>
          <w:b/>
          <w:color w:val="5B9BD5" w:themeColor="accent1"/>
          <w:sz w:val="28"/>
        </w:rPr>
        <w:t>Spørsmål</w:t>
      </w:r>
      <w:bookmarkEnd w:id="917"/>
      <w:r w:rsidRPr="000F4A29">
        <w:t xml:space="preserve"> </w:t>
      </w:r>
    </w:p>
    <w:p w:rsidRPr="00317943" w:rsidR="00067FAE" w:rsidP="00392EB9" w:rsidRDefault="00067FAE" w14:paraId="608AB4C8" w14:textId="77777777">
      <w:pPr>
        <w:pStyle w:val="Listeavsnitt"/>
        <w:numPr>
          <w:ilvl w:val="0"/>
          <w:numId w:val="37"/>
        </w:numPr>
        <w:contextualSpacing w:val="0"/>
        <w:rPr>
          <w:rFonts w:ascii="Calibri" w:hAnsi="Calibri"/>
          <w:strike/>
          <w:sz w:val="20"/>
          <w:highlight w:val="lightGray"/>
          <w:rPrChange w:author="Støylen, Mari" w:date="2021-05-04T10:23:00Z" w:id="918">
            <w:rPr>
              <w:rFonts w:ascii="Calibri" w:hAnsi="Calibri"/>
              <w:sz w:val="20"/>
            </w:rPr>
          </w:rPrChange>
        </w:rPr>
      </w:pPr>
      <w:r w:rsidRPr="00317943">
        <w:rPr>
          <w:rFonts w:ascii="Calibri" w:hAnsi="Calibri"/>
          <w:strike/>
          <w:sz w:val="20"/>
          <w:highlight w:val="lightGray"/>
          <w:rPrChange w:author="Støylen, Mari" w:date="2021-05-04T10:23:00Z" w:id="919">
            <w:rPr>
              <w:rFonts w:ascii="Calibri" w:hAnsi="Calibri"/>
              <w:sz w:val="20"/>
            </w:rPr>
          </w:rPrChange>
        </w:rPr>
        <w:t>Hva er dere som registrertes representant bekymret for ved NAV sin behandling av personopplysninger når vi skal bruke selvbetjeningsløsningen til å innhente personopplysninger fra personer som kan ha krav på uføretrygd eller pensjon? Er det noe ved denne behandlingen som vi bør være oppmerksomme på for å ta hensyn til den registrertes personvern?</w:t>
      </w:r>
    </w:p>
    <w:p w:rsidRPr="00317943" w:rsidR="00067FAE" w:rsidP="00392EB9" w:rsidRDefault="00067FAE" w14:paraId="44464A0D" w14:textId="77777777">
      <w:pPr>
        <w:pStyle w:val="Listeavsnitt"/>
        <w:numPr>
          <w:ilvl w:val="0"/>
          <w:numId w:val="37"/>
        </w:numPr>
        <w:contextualSpacing w:val="0"/>
        <w:rPr>
          <w:rFonts w:ascii="Calibri" w:hAnsi="Calibri"/>
          <w:strike/>
          <w:sz w:val="20"/>
          <w:highlight w:val="lightGray"/>
          <w:rPrChange w:author="Støylen, Mari" w:date="2021-05-04T10:23:00Z" w:id="920">
            <w:rPr>
              <w:rFonts w:ascii="Calibri" w:hAnsi="Calibri"/>
              <w:sz w:val="20"/>
            </w:rPr>
          </w:rPrChange>
        </w:rPr>
      </w:pPr>
      <w:r w:rsidRPr="00317943">
        <w:rPr>
          <w:rFonts w:ascii="Calibri" w:hAnsi="Calibri"/>
          <w:strike/>
          <w:sz w:val="20"/>
          <w:highlight w:val="lightGray"/>
          <w:rPrChange w:author="Støylen, Mari" w:date="2021-05-04T10:23:00Z" w:id="921">
            <w:rPr>
              <w:rFonts w:ascii="Calibri" w:hAnsi="Calibri"/>
              <w:sz w:val="20"/>
            </w:rPr>
          </w:rPrChange>
        </w:rPr>
        <w:t xml:space="preserve">Tror dere behandlingen av den registrertes personopplysninger i selvbetjeningsløsningen vil kunne ha helsemessige konsekvenser, økonomiske konsekvenser, konsekvenser for den registrertes omdømme, konsekvenser for hvor stor tillit den registrerte har til NAV? </w:t>
      </w:r>
    </w:p>
    <w:p w:rsidRPr="00F77E1B" w:rsidR="00067FAE" w:rsidP="00392EB9" w:rsidRDefault="00067FAE" w14:paraId="5793B60E" w14:textId="77777777">
      <w:pPr>
        <w:pStyle w:val="Listeavsnitt"/>
        <w:numPr>
          <w:ilvl w:val="0"/>
          <w:numId w:val="37"/>
        </w:numPr>
        <w:contextualSpacing w:val="0"/>
        <w:rPr>
          <w:rFonts w:ascii="Calibri" w:hAnsi="Calibri"/>
          <w:sz w:val="20"/>
        </w:rPr>
      </w:pPr>
      <w:r w:rsidRPr="00F77E1B">
        <w:rPr>
          <w:rFonts w:ascii="Calibri" w:hAnsi="Calibri"/>
          <w:sz w:val="20"/>
        </w:rPr>
        <w:t xml:space="preserve">Er det noen tiltak som NAV kan iverksette for å redusere personvernrisiko? </w:t>
      </w:r>
    </w:p>
    <w:p w:rsidRPr="005E1821" w:rsidR="00067FAE" w:rsidP="00067FAE" w:rsidRDefault="00067FAE" w14:paraId="58BC0F0D" w14:textId="77777777">
      <w:pPr>
        <w:pStyle w:val="Listeavsnitt"/>
        <w:contextualSpacing w:val="0"/>
        <w:rPr>
          <w:rFonts w:ascii="Calibri" w:hAnsi="Calibri"/>
          <w:sz w:val="22"/>
        </w:rPr>
      </w:pPr>
    </w:p>
    <w:bookmarkStart w:name="_Toc13748989" w:displacedByCustomXml="next" w:id="922"/>
    <w:bookmarkEnd w:displacedByCustomXml="prev" w:id="922"/>
    <w:sdt>
      <w:sdtPr>
        <w:rPr>
          <w:b/>
          <w:bCs/>
        </w:rPr>
        <w:id w:val="-1433511312"/>
        <w:docPartObj>
          <w:docPartGallery w:val="Table of Contents"/>
          <w:docPartUnique/>
        </w:docPartObj>
      </w:sdtPr>
      <w:sdtEndPr>
        <w:rPr>
          <w:b w:val="0"/>
          <w:bCs w:val="0"/>
        </w:rPr>
      </w:sdtEndPr>
      <w:sdtContent>
        <w:p w:rsidRPr="00067FAE" w:rsidR="00067FAE" w:rsidP="000F4A29" w:rsidRDefault="000F4A29" w14:paraId="419A4901" w14:textId="6B359063">
          <w:pPr>
            <w:rPr>
              <w:noProof/>
            </w:rPr>
          </w:pPr>
          <w:r w:rsidRPr="000F4A29">
            <w:rPr>
              <w:b/>
              <w:color w:val="5B9BD5" w:themeColor="accent1"/>
              <w:sz w:val="28"/>
            </w:rPr>
            <w:t>Innholdsfortegnelse</w:t>
          </w:r>
          <w:r w:rsidRPr="00067FAE" w:rsidR="00067FAE">
            <w:rPr>
              <w:rFonts w:asciiTheme="majorHAnsi" w:hAnsiTheme="majorHAnsi" w:eastAsiaTheme="majorEastAsia" w:cstheme="majorBidi"/>
              <w:color w:val="2E74B5" w:themeColor="accent1" w:themeShade="BF"/>
              <w:szCs w:val="28"/>
            </w:rPr>
            <w:fldChar w:fldCharType="begin"/>
          </w:r>
          <w:r w:rsidRPr="00067FAE" w:rsidR="00067FAE">
            <w:instrText xml:space="preserve"> TOC \o "1-3" \h \z \u </w:instrText>
          </w:r>
          <w:r w:rsidRPr="00067FAE" w:rsidR="00067FAE">
            <w:rPr>
              <w:rFonts w:asciiTheme="majorHAnsi" w:hAnsiTheme="majorHAnsi" w:eastAsiaTheme="majorEastAsia" w:cstheme="majorBidi"/>
              <w:color w:val="2E74B5" w:themeColor="accent1" w:themeShade="BF"/>
              <w:szCs w:val="28"/>
            </w:rPr>
            <w:fldChar w:fldCharType="separate"/>
          </w:r>
        </w:p>
        <w:p w:rsidRPr="00067FAE" w:rsidR="00067FAE" w:rsidP="00067FAE" w:rsidRDefault="00000000" w14:paraId="56EF78B0" w14:textId="77777777">
          <w:pPr>
            <w:pStyle w:val="INNH1"/>
            <w:tabs>
              <w:tab w:val="right" w:leader="dot" w:pos="9062"/>
            </w:tabs>
            <w:rPr>
              <w:rFonts w:eastAsiaTheme="minorEastAsia"/>
              <w:noProof/>
              <w:sz w:val="20"/>
              <w:lang w:eastAsia="nb-NO"/>
            </w:rPr>
          </w:pPr>
          <w:hyperlink w:history="1" w:anchor="_Toc13748990">
            <w:r w:rsidRPr="00067FAE" w:rsidR="00067FAE">
              <w:rPr>
                <w:rStyle w:val="Hyperkobling"/>
                <w:noProof/>
                <w:sz w:val="20"/>
              </w:rPr>
              <w:t>Notater fra samtalen med representant for den registrerte</w:t>
            </w:r>
            <w:r w:rsidRPr="00067FAE" w:rsidR="00067FAE">
              <w:rPr>
                <w:noProof/>
                <w:webHidden/>
                <w:sz w:val="20"/>
              </w:rPr>
              <w:tab/>
            </w:r>
            <w:r w:rsidRPr="00067FAE" w:rsidR="00067FAE">
              <w:rPr>
                <w:noProof/>
                <w:webHidden/>
                <w:sz w:val="20"/>
              </w:rPr>
              <w:fldChar w:fldCharType="begin"/>
            </w:r>
            <w:r w:rsidRPr="00067FAE" w:rsidR="00067FAE">
              <w:rPr>
                <w:noProof/>
                <w:webHidden/>
                <w:sz w:val="20"/>
              </w:rPr>
              <w:instrText xml:space="preserve"> PAGEREF _Toc13748990 \h </w:instrText>
            </w:r>
            <w:r w:rsidRPr="00067FAE" w:rsidR="00067FAE">
              <w:rPr>
                <w:noProof/>
                <w:webHidden/>
                <w:sz w:val="20"/>
              </w:rPr>
            </w:r>
            <w:r w:rsidRPr="00067FAE" w:rsidR="00067FAE">
              <w:rPr>
                <w:noProof/>
                <w:webHidden/>
                <w:sz w:val="20"/>
              </w:rPr>
              <w:fldChar w:fldCharType="separate"/>
            </w:r>
            <w:r w:rsidR="00067FAE">
              <w:rPr>
                <w:noProof/>
                <w:webHidden/>
                <w:sz w:val="20"/>
              </w:rPr>
              <w:t>5</w:t>
            </w:r>
            <w:r w:rsidRPr="00067FAE" w:rsidR="00067FAE">
              <w:rPr>
                <w:noProof/>
                <w:webHidden/>
                <w:sz w:val="20"/>
              </w:rPr>
              <w:fldChar w:fldCharType="end"/>
            </w:r>
          </w:hyperlink>
        </w:p>
        <w:p w:rsidRPr="00067FAE" w:rsidR="00067FAE" w:rsidP="00067FAE" w:rsidRDefault="00000000" w14:paraId="3BF5E329" w14:textId="77777777">
          <w:pPr>
            <w:pStyle w:val="INNH3"/>
            <w:tabs>
              <w:tab w:val="right" w:leader="dot" w:pos="9062"/>
            </w:tabs>
            <w:rPr>
              <w:rFonts w:eastAsiaTheme="minorEastAsia"/>
              <w:noProof/>
              <w:sz w:val="20"/>
              <w:lang w:eastAsia="nb-NO"/>
            </w:rPr>
          </w:pPr>
          <w:hyperlink w:history="1" w:anchor="_Toc13748991">
            <w:r w:rsidRPr="00067FAE" w:rsidR="00067FAE">
              <w:rPr>
                <w:rStyle w:val="Hyperkobling"/>
                <w:noProof/>
                <w:sz w:val="20"/>
              </w:rPr>
              <w:t>Utveksling av personopplysninger mellom NAV og forsikringsselskaper</w:t>
            </w:r>
            <w:r w:rsidRPr="00067FAE" w:rsidR="00067FAE">
              <w:rPr>
                <w:noProof/>
                <w:webHidden/>
                <w:sz w:val="20"/>
              </w:rPr>
              <w:tab/>
            </w:r>
            <w:r w:rsidRPr="00067FAE" w:rsidR="00067FAE">
              <w:rPr>
                <w:noProof/>
                <w:webHidden/>
                <w:sz w:val="20"/>
              </w:rPr>
              <w:fldChar w:fldCharType="begin"/>
            </w:r>
            <w:r w:rsidRPr="00067FAE" w:rsidR="00067FAE">
              <w:rPr>
                <w:noProof/>
                <w:webHidden/>
                <w:sz w:val="20"/>
              </w:rPr>
              <w:instrText xml:space="preserve"> PAGEREF _Toc13748991 \h </w:instrText>
            </w:r>
            <w:r w:rsidRPr="00067FAE" w:rsidR="00067FAE">
              <w:rPr>
                <w:noProof/>
                <w:webHidden/>
                <w:sz w:val="20"/>
              </w:rPr>
            </w:r>
            <w:r w:rsidRPr="00067FAE" w:rsidR="00067FAE">
              <w:rPr>
                <w:noProof/>
                <w:webHidden/>
                <w:sz w:val="20"/>
              </w:rPr>
              <w:fldChar w:fldCharType="separate"/>
            </w:r>
            <w:r w:rsidR="00067FAE">
              <w:rPr>
                <w:noProof/>
                <w:webHidden/>
                <w:sz w:val="20"/>
              </w:rPr>
              <w:t>5</w:t>
            </w:r>
            <w:r w:rsidRPr="00067FAE" w:rsidR="00067FAE">
              <w:rPr>
                <w:noProof/>
                <w:webHidden/>
                <w:sz w:val="20"/>
              </w:rPr>
              <w:fldChar w:fldCharType="end"/>
            </w:r>
          </w:hyperlink>
        </w:p>
        <w:p w:rsidRPr="00067FAE" w:rsidR="00067FAE" w:rsidP="00067FAE" w:rsidRDefault="00000000" w14:paraId="631872F6" w14:textId="77777777">
          <w:pPr>
            <w:pStyle w:val="INNH3"/>
            <w:tabs>
              <w:tab w:val="right" w:leader="dot" w:pos="9062"/>
            </w:tabs>
            <w:rPr>
              <w:rFonts w:eastAsiaTheme="minorEastAsia"/>
              <w:noProof/>
              <w:sz w:val="20"/>
              <w:lang w:eastAsia="nb-NO"/>
            </w:rPr>
          </w:pPr>
          <w:hyperlink w:history="1" w:anchor="_Toc13748992">
            <w:r w:rsidRPr="00067FAE" w:rsidR="00067FAE">
              <w:rPr>
                <w:rStyle w:val="Hyperkobling"/>
                <w:noProof/>
                <w:sz w:val="20"/>
              </w:rPr>
              <w:t>Informasjon til den registrerte om hvordan NAV behandler vedkommendes personopplysninger</w:t>
            </w:r>
            <w:r w:rsidRPr="00067FAE" w:rsidR="00067FAE">
              <w:rPr>
                <w:noProof/>
                <w:webHidden/>
                <w:sz w:val="20"/>
              </w:rPr>
              <w:tab/>
            </w:r>
            <w:r w:rsidRPr="00067FAE" w:rsidR="00067FAE">
              <w:rPr>
                <w:noProof/>
                <w:webHidden/>
                <w:sz w:val="20"/>
              </w:rPr>
              <w:fldChar w:fldCharType="begin"/>
            </w:r>
            <w:r w:rsidRPr="00067FAE" w:rsidR="00067FAE">
              <w:rPr>
                <w:noProof/>
                <w:webHidden/>
                <w:sz w:val="20"/>
              </w:rPr>
              <w:instrText xml:space="preserve"> PAGEREF _Toc13748992 \h </w:instrText>
            </w:r>
            <w:r w:rsidRPr="00067FAE" w:rsidR="00067FAE">
              <w:rPr>
                <w:noProof/>
                <w:webHidden/>
                <w:sz w:val="20"/>
              </w:rPr>
            </w:r>
            <w:r w:rsidRPr="00067FAE" w:rsidR="00067FAE">
              <w:rPr>
                <w:noProof/>
                <w:webHidden/>
                <w:sz w:val="20"/>
              </w:rPr>
              <w:fldChar w:fldCharType="separate"/>
            </w:r>
            <w:r w:rsidR="00067FAE">
              <w:rPr>
                <w:noProof/>
                <w:webHidden/>
                <w:sz w:val="20"/>
              </w:rPr>
              <w:t>6</w:t>
            </w:r>
            <w:r w:rsidRPr="00067FAE" w:rsidR="00067FAE">
              <w:rPr>
                <w:noProof/>
                <w:webHidden/>
                <w:sz w:val="20"/>
              </w:rPr>
              <w:fldChar w:fldCharType="end"/>
            </w:r>
          </w:hyperlink>
        </w:p>
        <w:p w:rsidRPr="00067FAE" w:rsidR="00067FAE" w:rsidP="00067FAE" w:rsidRDefault="00000000" w14:paraId="3BFF23C1" w14:textId="77777777">
          <w:pPr>
            <w:pStyle w:val="INNH3"/>
            <w:tabs>
              <w:tab w:val="right" w:leader="dot" w:pos="9062"/>
            </w:tabs>
            <w:rPr>
              <w:rFonts w:eastAsiaTheme="minorEastAsia"/>
              <w:noProof/>
              <w:sz w:val="20"/>
              <w:lang w:eastAsia="nb-NO"/>
            </w:rPr>
          </w:pPr>
          <w:hyperlink w:history="1" w:anchor="_Toc13748993">
            <w:r w:rsidRPr="00067FAE" w:rsidR="00067FAE">
              <w:rPr>
                <w:rStyle w:val="Hyperkobling"/>
                <w:noProof/>
                <w:sz w:val="20"/>
              </w:rPr>
              <w:t>Brudd på taushetsplikten</w:t>
            </w:r>
            <w:r w:rsidRPr="00067FAE" w:rsidR="00067FAE">
              <w:rPr>
                <w:noProof/>
                <w:webHidden/>
                <w:sz w:val="20"/>
              </w:rPr>
              <w:tab/>
            </w:r>
            <w:r w:rsidRPr="00067FAE" w:rsidR="00067FAE">
              <w:rPr>
                <w:noProof/>
                <w:webHidden/>
                <w:sz w:val="20"/>
              </w:rPr>
              <w:fldChar w:fldCharType="begin"/>
            </w:r>
            <w:r w:rsidRPr="00067FAE" w:rsidR="00067FAE">
              <w:rPr>
                <w:noProof/>
                <w:webHidden/>
                <w:sz w:val="20"/>
              </w:rPr>
              <w:instrText xml:space="preserve"> PAGEREF _Toc13748993 \h </w:instrText>
            </w:r>
            <w:r w:rsidRPr="00067FAE" w:rsidR="00067FAE">
              <w:rPr>
                <w:noProof/>
                <w:webHidden/>
                <w:sz w:val="20"/>
              </w:rPr>
            </w:r>
            <w:r w:rsidRPr="00067FAE" w:rsidR="00067FAE">
              <w:rPr>
                <w:noProof/>
                <w:webHidden/>
                <w:sz w:val="20"/>
              </w:rPr>
              <w:fldChar w:fldCharType="separate"/>
            </w:r>
            <w:r w:rsidR="00067FAE">
              <w:rPr>
                <w:noProof/>
                <w:webHidden/>
                <w:sz w:val="20"/>
              </w:rPr>
              <w:t>6</w:t>
            </w:r>
            <w:r w:rsidRPr="00067FAE" w:rsidR="00067FAE">
              <w:rPr>
                <w:noProof/>
                <w:webHidden/>
                <w:sz w:val="20"/>
              </w:rPr>
              <w:fldChar w:fldCharType="end"/>
            </w:r>
          </w:hyperlink>
        </w:p>
        <w:p w:rsidRPr="00067FAE" w:rsidR="00067FAE" w:rsidP="00067FAE" w:rsidRDefault="00000000" w14:paraId="460B7B87" w14:textId="77777777">
          <w:pPr>
            <w:pStyle w:val="INNH3"/>
            <w:tabs>
              <w:tab w:val="right" w:leader="dot" w:pos="9062"/>
            </w:tabs>
            <w:rPr>
              <w:rFonts w:eastAsiaTheme="minorEastAsia"/>
              <w:noProof/>
              <w:sz w:val="20"/>
              <w:lang w:eastAsia="nb-NO"/>
            </w:rPr>
          </w:pPr>
          <w:hyperlink w:history="1" w:anchor="_Toc13748994">
            <w:r w:rsidRPr="00067FAE" w:rsidR="00067FAE">
              <w:rPr>
                <w:rStyle w:val="Hyperkobling"/>
                <w:noProof/>
                <w:sz w:val="20"/>
              </w:rPr>
              <w:t>Bruk av digitale løsninger og saksbehandlingstid</w:t>
            </w:r>
            <w:r w:rsidRPr="00067FAE" w:rsidR="00067FAE">
              <w:rPr>
                <w:noProof/>
                <w:webHidden/>
                <w:sz w:val="20"/>
              </w:rPr>
              <w:tab/>
            </w:r>
            <w:r w:rsidRPr="00067FAE" w:rsidR="00067FAE">
              <w:rPr>
                <w:noProof/>
                <w:webHidden/>
                <w:sz w:val="20"/>
              </w:rPr>
              <w:fldChar w:fldCharType="begin"/>
            </w:r>
            <w:r w:rsidRPr="00067FAE" w:rsidR="00067FAE">
              <w:rPr>
                <w:noProof/>
                <w:webHidden/>
                <w:sz w:val="20"/>
              </w:rPr>
              <w:instrText xml:space="preserve"> PAGEREF _Toc13748994 \h </w:instrText>
            </w:r>
            <w:r w:rsidRPr="00067FAE" w:rsidR="00067FAE">
              <w:rPr>
                <w:noProof/>
                <w:webHidden/>
                <w:sz w:val="20"/>
              </w:rPr>
            </w:r>
            <w:r w:rsidRPr="00067FAE" w:rsidR="00067FAE">
              <w:rPr>
                <w:noProof/>
                <w:webHidden/>
                <w:sz w:val="20"/>
              </w:rPr>
              <w:fldChar w:fldCharType="separate"/>
            </w:r>
            <w:r w:rsidR="00067FAE">
              <w:rPr>
                <w:noProof/>
                <w:webHidden/>
                <w:sz w:val="20"/>
              </w:rPr>
              <w:t>6</w:t>
            </w:r>
            <w:r w:rsidRPr="00067FAE" w:rsidR="00067FAE">
              <w:rPr>
                <w:noProof/>
                <w:webHidden/>
                <w:sz w:val="20"/>
              </w:rPr>
              <w:fldChar w:fldCharType="end"/>
            </w:r>
          </w:hyperlink>
        </w:p>
        <w:p w:rsidRPr="00067FAE" w:rsidR="00067FAE" w:rsidP="00067FAE" w:rsidRDefault="00000000" w14:paraId="418ED0C5" w14:textId="77777777">
          <w:pPr>
            <w:pStyle w:val="INNH3"/>
            <w:tabs>
              <w:tab w:val="right" w:leader="dot" w:pos="9062"/>
            </w:tabs>
            <w:rPr>
              <w:rFonts w:eastAsiaTheme="minorEastAsia"/>
              <w:noProof/>
              <w:sz w:val="20"/>
              <w:lang w:eastAsia="nb-NO"/>
            </w:rPr>
          </w:pPr>
          <w:hyperlink w:history="1" w:anchor="_Toc13748995">
            <w:r w:rsidRPr="00067FAE" w:rsidR="00067FAE">
              <w:rPr>
                <w:rStyle w:val="Hyperkobling"/>
                <w:noProof/>
                <w:sz w:val="20"/>
              </w:rPr>
              <w:t>Innsyn i egne personopplysninger og kontakt med NAV</w:t>
            </w:r>
            <w:r w:rsidRPr="00067FAE" w:rsidR="00067FAE">
              <w:rPr>
                <w:noProof/>
                <w:webHidden/>
                <w:sz w:val="20"/>
              </w:rPr>
              <w:tab/>
            </w:r>
            <w:r w:rsidRPr="00067FAE" w:rsidR="00067FAE">
              <w:rPr>
                <w:noProof/>
                <w:webHidden/>
                <w:sz w:val="20"/>
              </w:rPr>
              <w:fldChar w:fldCharType="begin"/>
            </w:r>
            <w:r w:rsidRPr="00067FAE" w:rsidR="00067FAE">
              <w:rPr>
                <w:noProof/>
                <w:webHidden/>
                <w:sz w:val="20"/>
              </w:rPr>
              <w:instrText xml:space="preserve"> PAGEREF _Toc13748995 \h </w:instrText>
            </w:r>
            <w:r w:rsidRPr="00067FAE" w:rsidR="00067FAE">
              <w:rPr>
                <w:noProof/>
                <w:webHidden/>
                <w:sz w:val="20"/>
              </w:rPr>
            </w:r>
            <w:r w:rsidRPr="00067FAE" w:rsidR="00067FAE">
              <w:rPr>
                <w:noProof/>
                <w:webHidden/>
                <w:sz w:val="20"/>
              </w:rPr>
              <w:fldChar w:fldCharType="separate"/>
            </w:r>
            <w:r w:rsidR="00067FAE">
              <w:rPr>
                <w:noProof/>
                <w:webHidden/>
                <w:sz w:val="20"/>
              </w:rPr>
              <w:t>6</w:t>
            </w:r>
            <w:r w:rsidRPr="00067FAE" w:rsidR="00067FAE">
              <w:rPr>
                <w:noProof/>
                <w:webHidden/>
                <w:sz w:val="20"/>
              </w:rPr>
              <w:fldChar w:fldCharType="end"/>
            </w:r>
          </w:hyperlink>
        </w:p>
        <w:p w:rsidRPr="00067FAE" w:rsidR="00067FAE" w:rsidP="00067FAE" w:rsidRDefault="00000000" w14:paraId="1EEBF088" w14:textId="77777777">
          <w:pPr>
            <w:pStyle w:val="INNH3"/>
            <w:tabs>
              <w:tab w:val="right" w:leader="dot" w:pos="9062"/>
            </w:tabs>
            <w:rPr>
              <w:rFonts w:eastAsiaTheme="minorEastAsia"/>
              <w:noProof/>
              <w:sz w:val="20"/>
              <w:lang w:eastAsia="nb-NO"/>
            </w:rPr>
          </w:pPr>
          <w:hyperlink w:history="1" w:anchor="_Toc13748996">
            <w:r w:rsidRPr="00067FAE" w:rsidR="00067FAE">
              <w:rPr>
                <w:rStyle w:val="Hyperkobling"/>
                <w:noProof/>
                <w:sz w:val="20"/>
              </w:rPr>
              <w:t>Behandling av uriktige personopplysninger</w:t>
            </w:r>
            <w:r w:rsidRPr="00067FAE" w:rsidR="00067FAE">
              <w:rPr>
                <w:noProof/>
                <w:webHidden/>
                <w:sz w:val="20"/>
              </w:rPr>
              <w:tab/>
            </w:r>
            <w:r w:rsidRPr="00067FAE" w:rsidR="00067FAE">
              <w:rPr>
                <w:noProof/>
                <w:webHidden/>
                <w:sz w:val="20"/>
              </w:rPr>
              <w:fldChar w:fldCharType="begin"/>
            </w:r>
            <w:r w:rsidRPr="00067FAE" w:rsidR="00067FAE">
              <w:rPr>
                <w:noProof/>
                <w:webHidden/>
                <w:sz w:val="20"/>
              </w:rPr>
              <w:instrText xml:space="preserve"> PAGEREF _Toc13748996 \h </w:instrText>
            </w:r>
            <w:r w:rsidRPr="00067FAE" w:rsidR="00067FAE">
              <w:rPr>
                <w:noProof/>
                <w:webHidden/>
                <w:sz w:val="20"/>
              </w:rPr>
            </w:r>
            <w:r w:rsidRPr="00067FAE" w:rsidR="00067FAE">
              <w:rPr>
                <w:noProof/>
                <w:webHidden/>
                <w:sz w:val="20"/>
              </w:rPr>
              <w:fldChar w:fldCharType="separate"/>
            </w:r>
            <w:r w:rsidR="00067FAE">
              <w:rPr>
                <w:noProof/>
                <w:webHidden/>
                <w:sz w:val="20"/>
              </w:rPr>
              <w:t>7</w:t>
            </w:r>
            <w:r w:rsidRPr="00067FAE" w:rsidR="00067FAE">
              <w:rPr>
                <w:noProof/>
                <w:webHidden/>
                <w:sz w:val="20"/>
              </w:rPr>
              <w:fldChar w:fldCharType="end"/>
            </w:r>
          </w:hyperlink>
        </w:p>
        <w:p w:rsidRPr="00067FAE" w:rsidR="00067FAE" w:rsidP="00067FAE" w:rsidRDefault="00000000" w14:paraId="5C775883" w14:textId="77777777">
          <w:pPr>
            <w:pStyle w:val="INNH3"/>
            <w:tabs>
              <w:tab w:val="right" w:leader="dot" w:pos="9062"/>
            </w:tabs>
            <w:rPr>
              <w:rFonts w:eastAsiaTheme="minorEastAsia"/>
              <w:noProof/>
              <w:sz w:val="20"/>
              <w:lang w:eastAsia="nb-NO"/>
            </w:rPr>
          </w:pPr>
          <w:hyperlink w:history="1" w:anchor="_Toc13748997">
            <w:r w:rsidRPr="00067FAE" w:rsidR="00067FAE">
              <w:rPr>
                <w:rStyle w:val="Hyperkobling"/>
                <w:noProof/>
                <w:sz w:val="20"/>
              </w:rPr>
              <w:t>Gjenbruk av personopplysninger i tråd med «en gang»-prinsippet</w:t>
            </w:r>
            <w:r w:rsidRPr="00067FAE" w:rsidR="00067FAE">
              <w:rPr>
                <w:noProof/>
                <w:webHidden/>
                <w:sz w:val="20"/>
              </w:rPr>
              <w:tab/>
            </w:r>
            <w:r w:rsidRPr="00067FAE" w:rsidR="00067FAE">
              <w:rPr>
                <w:noProof/>
                <w:webHidden/>
                <w:sz w:val="20"/>
              </w:rPr>
              <w:fldChar w:fldCharType="begin"/>
            </w:r>
            <w:r w:rsidRPr="00067FAE" w:rsidR="00067FAE">
              <w:rPr>
                <w:noProof/>
                <w:webHidden/>
                <w:sz w:val="20"/>
              </w:rPr>
              <w:instrText xml:space="preserve"> PAGEREF _Toc13748997 \h </w:instrText>
            </w:r>
            <w:r w:rsidRPr="00067FAE" w:rsidR="00067FAE">
              <w:rPr>
                <w:noProof/>
                <w:webHidden/>
                <w:sz w:val="20"/>
              </w:rPr>
            </w:r>
            <w:r w:rsidRPr="00067FAE" w:rsidR="00067FAE">
              <w:rPr>
                <w:noProof/>
                <w:webHidden/>
                <w:sz w:val="20"/>
              </w:rPr>
              <w:fldChar w:fldCharType="separate"/>
            </w:r>
            <w:r w:rsidR="00067FAE">
              <w:rPr>
                <w:noProof/>
                <w:webHidden/>
                <w:sz w:val="20"/>
              </w:rPr>
              <w:t>7</w:t>
            </w:r>
            <w:r w:rsidRPr="00067FAE" w:rsidR="00067FAE">
              <w:rPr>
                <w:noProof/>
                <w:webHidden/>
                <w:sz w:val="20"/>
              </w:rPr>
              <w:fldChar w:fldCharType="end"/>
            </w:r>
          </w:hyperlink>
        </w:p>
        <w:p w:rsidR="00067FAE" w:rsidP="00067FAE" w:rsidRDefault="00067FAE" w14:paraId="698B81E3" w14:textId="77777777">
          <w:r w:rsidRPr="00067FAE">
            <w:rPr>
              <w:b/>
              <w:bCs/>
              <w:sz w:val="20"/>
            </w:rPr>
            <w:fldChar w:fldCharType="end"/>
          </w:r>
        </w:p>
      </w:sdtContent>
    </w:sdt>
    <w:p w:rsidRPr="000F4A29" w:rsidR="00067FAE" w:rsidP="000F4A29" w:rsidRDefault="00067FAE" w14:paraId="2802DBAD" w14:textId="77777777">
      <w:pPr>
        <w:rPr>
          <w:b/>
          <w:color w:val="5B9BD5" w:themeColor="accent1"/>
          <w:sz w:val="28"/>
        </w:rPr>
      </w:pPr>
      <w:bookmarkStart w:name="_Toc13748990" w:id="923"/>
      <w:r w:rsidRPr="000F4A29">
        <w:rPr>
          <w:b/>
          <w:color w:val="5B9BD5" w:themeColor="accent1"/>
          <w:sz w:val="28"/>
        </w:rPr>
        <w:t>Notater fra samtalen med representant for den registrerte</w:t>
      </w:r>
      <w:bookmarkEnd w:id="923"/>
    </w:p>
    <w:p w:rsidR="00067FAE" w:rsidP="000F4A29" w:rsidRDefault="00067FAE" w14:paraId="10B23924" w14:textId="77777777">
      <w:pPr>
        <w:pStyle w:val="Overskrift4"/>
      </w:pPr>
      <w:bookmarkStart w:name="_Toc13748991" w:id="924"/>
      <w:r>
        <w:t>Utveksling av personopplysninger mellom NAV og forsikringsselskaper</w:t>
      </w:r>
      <w:bookmarkEnd w:id="924"/>
    </w:p>
    <w:p w:rsidRPr="00067FAE" w:rsidR="00067FAE" w:rsidP="00067FAE" w:rsidRDefault="00067FAE" w14:paraId="2046E3E2" w14:textId="77777777">
      <w:pPr>
        <w:rPr>
          <w:sz w:val="20"/>
        </w:rPr>
      </w:pPr>
      <w:r w:rsidRPr="00067FAE">
        <w:rPr>
          <w:sz w:val="20"/>
        </w:rPr>
        <w:t xml:space="preserve">Medlemmene til </w:t>
      </w:r>
      <w:proofErr w:type="spellStart"/>
      <w:r w:rsidRPr="00067FAE">
        <w:rPr>
          <w:sz w:val="20"/>
        </w:rPr>
        <w:t>FFOs</w:t>
      </w:r>
      <w:proofErr w:type="spellEnd"/>
      <w:r w:rsidRPr="00067FAE">
        <w:rPr>
          <w:sz w:val="20"/>
        </w:rPr>
        <w:t xml:space="preserve"> bekymring om brudd på deres personvern er først og fremst knyttet til utvekslingen av personopplysninger mellom NAV og forsikringsselskaper. Bekymringen er knyttet til at utveksling av personopplysninger kan skje uten rettslig grunnlag og uten at den registrerte har fått informasjon om at utvekslingen skjer. </w:t>
      </w:r>
    </w:p>
    <w:p w:rsidRPr="00067FAE" w:rsidR="00067FAE" w:rsidP="00067FAE" w:rsidRDefault="00067FAE" w14:paraId="5AA12BB8" w14:textId="77777777">
      <w:pPr>
        <w:rPr>
          <w:sz w:val="20"/>
        </w:rPr>
      </w:pPr>
      <w:r w:rsidRPr="00067FAE">
        <w:rPr>
          <w:sz w:val="20"/>
        </w:rPr>
        <w:t xml:space="preserve">Videre er medlemmene bekymret for at samtykket som NAV innhenter for å utlevere deres personopplysninger til forsikringsselskapet (rettslig grunnlag), er så vidt at NAV i realiteten kan utlevere flere personopplysninger til forsikringsselskapet enn det den registrerte har en forventning om. FFO mener denne frykten stammer fra måten </w:t>
      </w:r>
      <w:proofErr w:type="spellStart"/>
      <w:r w:rsidRPr="00067FAE">
        <w:rPr>
          <w:sz w:val="20"/>
        </w:rPr>
        <w:t>NAVs</w:t>
      </w:r>
      <w:proofErr w:type="spellEnd"/>
      <w:r w:rsidRPr="00067FAE">
        <w:rPr>
          <w:sz w:val="20"/>
        </w:rPr>
        <w:t xml:space="preserve"> samtykke er formulert på, det vil si at det ikke er informert nok om hva samtykket faktisk innebærer. Flere av medlemmene til FFO forstår for eksempel ikke at personopplysninger ikke kan utleveres fra NAV uten et samtykke i form av en fullmakt. Det er også uklart for </w:t>
      </w:r>
      <w:proofErr w:type="spellStart"/>
      <w:r w:rsidRPr="00067FAE">
        <w:rPr>
          <w:sz w:val="20"/>
        </w:rPr>
        <w:t>FFOs</w:t>
      </w:r>
      <w:proofErr w:type="spellEnd"/>
      <w:r w:rsidRPr="00067FAE">
        <w:rPr>
          <w:sz w:val="20"/>
        </w:rPr>
        <w:t xml:space="preserve"> medlemmer hvilke personopplysninger som faktisk blir utlevert fra NAV til forsikringsselskapene på bakgrunn av samtykket. FFO mener at NAV på en klarere måte bør informere om at det kun utleveres personopplysninger om medlemmene som forsikringsselskapet har tjenstlig behov for, og som er innenfor formålet med behandlingen av forsikringssaken. </w:t>
      </w:r>
    </w:p>
    <w:p w:rsidR="00067FAE" w:rsidP="000F4A29" w:rsidRDefault="00067FAE" w14:paraId="74170AC8" w14:textId="77777777">
      <w:pPr>
        <w:pStyle w:val="Overskrift4"/>
      </w:pPr>
      <w:bookmarkStart w:name="_Toc13748992" w:id="925"/>
      <w:r>
        <w:t>Informasjon til den registrerte om hvordan NAV behandler vedkommendes personopplysninger</w:t>
      </w:r>
      <w:bookmarkEnd w:id="925"/>
    </w:p>
    <w:p w:rsidRPr="00067FAE" w:rsidR="00067FAE" w:rsidP="00067FAE" w:rsidRDefault="00067FAE" w14:paraId="33058BCD" w14:textId="77777777">
      <w:pPr>
        <w:rPr>
          <w:sz w:val="20"/>
        </w:rPr>
      </w:pPr>
      <w:r w:rsidRPr="00067FAE">
        <w:rPr>
          <w:sz w:val="20"/>
        </w:rPr>
        <w:t xml:space="preserve">På spørsmål fremhever FFO Skatteetaten som et offentlig organ som på en god måte informerer de registrerte om hvordan deres personopplysninger blir brukt av etaten. FFO understreker at dette svaret er subjektivt. Imidlertid har FFO inntrykk av at Skatteetaten klarer å informere et bredt spekter av personer med forskjellige kognitive evner på en god måte. Skatteetaten tar i denne forbindelse både i bruk digitale tjenester, stedlig tilgjengelighet og oppsøkende virksomhet. FFO fremhever at det uansett hvilken teknisk løsning NAV velger, vil være en utfordring å fange opp behovet til alle som skal bruke NAV. Dette gjelder særlig </w:t>
      </w:r>
      <w:proofErr w:type="spellStart"/>
      <w:r w:rsidRPr="00067FAE">
        <w:rPr>
          <w:sz w:val="20"/>
        </w:rPr>
        <w:t>FFOs</w:t>
      </w:r>
      <w:proofErr w:type="spellEnd"/>
      <w:r w:rsidRPr="00067FAE">
        <w:rPr>
          <w:sz w:val="20"/>
        </w:rPr>
        <w:t xml:space="preserve"> medlemmer som har kognitive utfordringer i og med at denne gruppen vil ha et særskilt behov for informasjon.       </w:t>
      </w:r>
    </w:p>
    <w:p w:rsidR="00067FAE" w:rsidP="000F4A29" w:rsidRDefault="00067FAE" w14:paraId="76D0F596" w14:textId="77777777">
      <w:pPr>
        <w:pStyle w:val="Overskrift4"/>
      </w:pPr>
      <w:bookmarkStart w:name="_Toc13748993" w:id="926"/>
      <w:r>
        <w:t>Brudd på taushetsplikten</w:t>
      </w:r>
      <w:bookmarkEnd w:id="926"/>
    </w:p>
    <w:p w:rsidRPr="00067FAE" w:rsidR="00067FAE" w:rsidP="00067FAE" w:rsidRDefault="00067FAE" w14:paraId="496A6B96" w14:textId="77777777">
      <w:pPr>
        <w:rPr>
          <w:sz w:val="20"/>
        </w:rPr>
      </w:pPr>
      <w:r w:rsidRPr="00067FAE">
        <w:rPr>
          <w:sz w:val="20"/>
        </w:rPr>
        <w:t xml:space="preserve">Brudd på taushetsplikten er en annen bekymring FFO sine medlemmer har knyttet til </w:t>
      </w:r>
      <w:proofErr w:type="spellStart"/>
      <w:r w:rsidRPr="00067FAE">
        <w:rPr>
          <w:sz w:val="20"/>
        </w:rPr>
        <w:t>NAVs</w:t>
      </w:r>
      <w:proofErr w:type="spellEnd"/>
      <w:r w:rsidRPr="00067FAE">
        <w:rPr>
          <w:sz w:val="20"/>
        </w:rPr>
        <w:t xml:space="preserve"> behandling av personopplysninger. Dette gjelder særlig dersom medlemmet bor på et lite sted. I så fall oppleves det at det er en risiko for at personopplysninger blir kjent for bekjente. Konkret frykter </w:t>
      </w:r>
      <w:proofErr w:type="spellStart"/>
      <w:r w:rsidRPr="00067FAE">
        <w:rPr>
          <w:sz w:val="20"/>
        </w:rPr>
        <w:t>FFOs</w:t>
      </w:r>
      <w:proofErr w:type="spellEnd"/>
      <w:r w:rsidRPr="00067FAE">
        <w:rPr>
          <w:sz w:val="20"/>
        </w:rPr>
        <w:t xml:space="preserve"> medlemmer at brudd på taushetsplikten vil føre til at deres personopplysninger blir gjenstand for rykter eller at de blir snakket om til uvedkommende utenfor den registrertes kontroll. Jo mer sensitive personopplysningene er, desto viktigere er det for </w:t>
      </w:r>
      <w:proofErr w:type="spellStart"/>
      <w:r w:rsidRPr="00067FAE">
        <w:rPr>
          <w:sz w:val="20"/>
        </w:rPr>
        <w:t>FFOs</w:t>
      </w:r>
      <w:proofErr w:type="spellEnd"/>
      <w:r w:rsidRPr="00067FAE">
        <w:rPr>
          <w:sz w:val="20"/>
        </w:rPr>
        <w:t xml:space="preserve"> medlemmer at personopplysningene ikke spres. For eksempel gjelder dette personlige historier knyttet til hvorfor medlemmet er i kontakt med NAV, sykdomsbilde eller overgrep. FFO undertrekker at brudd på taushetsplikten ikke oppleves som et stort problem, men at dette er en reell bekymring for medlemmene, særlig på mindre steder i Norge.   </w:t>
      </w:r>
    </w:p>
    <w:p w:rsidR="00067FAE" w:rsidP="000F4A29" w:rsidRDefault="00067FAE" w14:paraId="12AE2925" w14:textId="77777777">
      <w:pPr>
        <w:pStyle w:val="Overskrift4"/>
      </w:pPr>
      <w:bookmarkStart w:name="_Toc13748994" w:id="927"/>
      <w:r>
        <w:t>Bruk av digitale løsninger og saksbehandlingstid</w:t>
      </w:r>
      <w:bookmarkEnd w:id="927"/>
    </w:p>
    <w:p w:rsidRPr="00067FAE" w:rsidR="00067FAE" w:rsidP="00067FAE" w:rsidRDefault="00067FAE" w14:paraId="3E6D2724" w14:textId="77777777">
      <w:pPr>
        <w:rPr>
          <w:sz w:val="20"/>
        </w:rPr>
      </w:pPr>
      <w:r w:rsidRPr="00067FAE">
        <w:rPr>
          <w:sz w:val="20"/>
        </w:rPr>
        <w:t xml:space="preserve">FFO mener at bruk av </w:t>
      </w:r>
      <w:r w:rsidRPr="00111FE5">
        <w:rPr>
          <w:sz w:val="20"/>
        </w:rPr>
        <w:t>selvbetjeningslø</w:t>
      </w:r>
      <w:r w:rsidRPr="00067FAE">
        <w:rPr>
          <w:sz w:val="20"/>
        </w:rPr>
        <w:t xml:space="preserve">sningen vil være et godt og effektivt tiltak for det store flertallet av deres medlemmer. Imidlertid vil en gruppe medlemmer som har kognitive utfordringer kunne ha vanskeligheter med å bruke løsningen. FFO mener derfor at NAV spesielt bør tilrettelegge for denne gruppen, og at NAV fortsatt må legge opp til direkte menneskelig kontakt mellom deres medlemmer og saksbehandler. </w:t>
      </w:r>
    </w:p>
    <w:p w:rsidRPr="00067FAE" w:rsidR="00067FAE" w:rsidP="00067FAE" w:rsidRDefault="00067FAE" w14:paraId="7C835A7B" w14:textId="77777777">
      <w:pPr>
        <w:rPr>
          <w:sz w:val="20"/>
        </w:rPr>
      </w:pPr>
      <w:r w:rsidRPr="00067FAE">
        <w:rPr>
          <w:sz w:val="20"/>
        </w:rPr>
        <w:t>FFO har også medlemmer som har bodd</w:t>
      </w:r>
      <w:r w:rsidRPr="00067FAE">
        <w:rPr>
          <w:color w:val="FF0000"/>
          <w:sz w:val="20"/>
        </w:rPr>
        <w:t xml:space="preserve"> </w:t>
      </w:r>
      <w:r w:rsidRPr="00067FAE">
        <w:rPr>
          <w:sz w:val="20"/>
        </w:rPr>
        <w:t xml:space="preserve">i utlandet. De henvendelsene som FFO får fra denne gruppen knytter seg ofte til konkrete ytelser, ventetid i forbindelse med søknadsprosesser og spørsmål om hvordan medlemmene skal få tak i opplysninger fra NAV. FFO har registrert at denne gruppen medlemmer ofte opplever at saksbehandlingstiden til NAV er lang, og har spørsmål om hvorfor det er slik. Medlemmene opplever både at de har fått manglende informasjon fra NAV og at den informasjonen som eksisterer er vanskelig tilgjengelig. Særlig ønsker medlemmene informasjon om hva medlemmet selv kan gjøre for at saken skal få raskere fremgang. FFO opplever at dette særlig gjelder saker om uføretrygd hvor medlemmet både har rettigheter i Norge og i utlandet. I denne forbindelse bemerker FFO at alle tiltak og virkemidler som vil kunne redusere saksbehandlingstiden, for eksempel en </w:t>
      </w:r>
      <w:r w:rsidRPr="00111FE5">
        <w:rPr>
          <w:sz w:val="20"/>
        </w:rPr>
        <w:t>selvbetjeningsl</w:t>
      </w:r>
      <w:r w:rsidRPr="00067FAE">
        <w:rPr>
          <w:sz w:val="20"/>
        </w:rPr>
        <w:t xml:space="preserve">øsning, vil være positivt for medlemmene.  </w:t>
      </w:r>
    </w:p>
    <w:p w:rsidR="00067FAE" w:rsidP="000F4A29" w:rsidRDefault="00067FAE" w14:paraId="563308AF" w14:textId="77777777">
      <w:pPr>
        <w:pStyle w:val="Overskrift4"/>
      </w:pPr>
      <w:bookmarkStart w:name="_Toc13748995" w:id="928"/>
      <w:r>
        <w:t>Innsyn i egne personopplysninger og kontakt med NAV</w:t>
      </w:r>
      <w:bookmarkEnd w:id="928"/>
    </w:p>
    <w:p w:rsidRPr="00067FAE" w:rsidR="00067FAE" w:rsidP="00067FAE" w:rsidRDefault="00067FAE" w14:paraId="7EE0FFE8" w14:textId="77777777">
      <w:pPr>
        <w:rPr>
          <w:sz w:val="20"/>
        </w:rPr>
      </w:pPr>
      <w:r w:rsidRPr="00067FAE">
        <w:rPr>
          <w:sz w:val="20"/>
        </w:rPr>
        <w:t xml:space="preserve">FFO opplever at innsyn i medlemmenes personopplysninger først og fremst er aktuelt ved klage på et vedtak. Noen medlemmer opplever at de ikke veiledes godt nok for å få innsyn. Mange medlemmer bruker tjenesten </w:t>
      </w:r>
      <w:proofErr w:type="spellStart"/>
      <w:r w:rsidRPr="00067FAE">
        <w:rPr>
          <w:sz w:val="20"/>
        </w:rPr>
        <w:t>DittNAV</w:t>
      </w:r>
      <w:proofErr w:type="spellEnd"/>
      <w:r w:rsidRPr="00067FAE">
        <w:rPr>
          <w:sz w:val="20"/>
        </w:rPr>
        <w:t xml:space="preserve"> både som kontaktpunkt med NAV og som informasjonskilde. FFO opplever at det tar noe tid for medlemmene å bli fortrolige med hvordan tjenesten fungerer. FFO opplever videre at de fleste medlemmene deres ønsker mest mulig innsyn i hvilke personopplysninger som NAV behandler om dem. Generelt bemerker FFO at det ofte vil være nyttig for deres medlemmer å få innsyn i egne helseopplysninger, for eksempel i form av legeerklæringer. FFO mener at alle dokumenter som kan vise utviklingen i saken bør ligge på </w:t>
      </w:r>
      <w:proofErr w:type="spellStart"/>
      <w:r w:rsidRPr="00067FAE">
        <w:rPr>
          <w:sz w:val="20"/>
        </w:rPr>
        <w:t>DittNAV</w:t>
      </w:r>
      <w:proofErr w:type="spellEnd"/>
      <w:r w:rsidRPr="00067FAE">
        <w:rPr>
          <w:sz w:val="20"/>
        </w:rPr>
        <w:t xml:space="preserve">. De fleste vet at </w:t>
      </w:r>
      <w:proofErr w:type="spellStart"/>
      <w:r w:rsidRPr="00067FAE">
        <w:rPr>
          <w:sz w:val="20"/>
        </w:rPr>
        <w:t>DittNav</w:t>
      </w:r>
      <w:proofErr w:type="spellEnd"/>
      <w:r w:rsidRPr="00067FAE">
        <w:rPr>
          <w:sz w:val="20"/>
        </w:rPr>
        <w:t xml:space="preserve"> ikke inneholder alt. Imidlertid mener FFO at </w:t>
      </w:r>
      <w:proofErr w:type="spellStart"/>
      <w:r w:rsidRPr="00067FAE">
        <w:rPr>
          <w:sz w:val="20"/>
        </w:rPr>
        <w:t>DittNAV</w:t>
      </w:r>
      <w:proofErr w:type="spellEnd"/>
      <w:r w:rsidRPr="00067FAE">
        <w:rPr>
          <w:sz w:val="20"/>
        </w:rPr>
        <w:t xml:space="preserve"> bør inneholde flere dokumenter, for eksempel kopi av helseopplysninger som legges til grunn i saken i form av legeerklæringer og vurdering fra rådgivende lege i Nav. Dette bør også gjelde de opplysningene som sendes mellom NAV og utenlandske trygdemyndigheter (</w:t>
      </w:r>
      <w:proofErr w:type="spellStart"/>
      <w:r w:rsidRPr="00067FAE">
        <w:rPr>
          <w:sz w:val="20"/>
        </w:rPr>
        <w:t>SEDene</w:t>
      </w:r>
      <w:proofErr w:type="spellEnd"/>
      <w:r w:rsidRPr="00067FAE">
        <w:rPr>
          <w:sz w:val="20"/>
        </w:rPr>
        <w:t xml:space="preserve">). Dette for at medlemmene skal kunne fange opp om NAV eller utenlandske myndigheter legger feil personopplysninger til grunn. </w:t>
      </w:r>
    </w:p>
    <w:p w:rsidRPr="00067FAE" w:rsidR="00067FAE" w:rsidP="00067FAE" w:rsidRDefault="00067FAE" w14:paraId="18C65B6C" w14:textId="77777777">
      <w:pPr>
        <w:rPr>
          <w:sz w:val="20"/>
        </w:rPr>
      </w:pPr>
      <w:r w:rsidRPr="00067FAE">
        <w:rPr>
          <w:sz w:val="20"/>
        </w:rPr>
        <w:t xml:space="preserve">Det som er viktigst for de aller fleste medlemmene er å kunne få kontakt med saksbehandler i sin sak direkte. FFO opplever at teknologi kan brukes til å heve terskelen for kontakt mellom saksbehandler og bruker. Særlig gjelder dette brukere med kognitive utfordringer.  </w:t>
      </w:r>
    </w:p>
    <w:p w:rsidR="00067FAE" w:rsidP="000F4A29" w:rsidRDefault="00067FAE" w14:paraId="0CAE068B" w14:textId="77777777">
      <w:pPr>
        <w:pStyle w:val="Overskrift4"/>
      </w:pPr>
      <w:bookmarkStart w:name="_Toc13748996" w:id="929"/>
      <w:r>
        <w:t>Behandling av uriktige personopplysninger</w:t>
      </w:r>
      <w:bookmarkEnd w:id="929"/>
    </w:p>
    <w:p w:rsidRPr="00067FAE" w:rsidR="00067FAE" w:rsidP="00067FAE" w:rsidRDefault="00067FAE" w14:paraId="0B3DC0D7" w14:textId="77777777">
      <w:pPr>
        <w:rPr>
          <w:sz w:val="20"/>
        </w:rPr>
      </w:pPr>
      <w:r w:rsidRPr="00067FAE">
        <w:rPr>
          <w:sz w:val="20"/>
        </w:rPr>
        <w:t xml:space="preserve">De aller fleste av medlemmene til FFO har tillit til </w:t>
      </w:r>
      <w:proofErr w:type="spellStart"/>
      <w:r w:rsidRPr="00067FAE">
        <w:rPr>
          <w:sz w:val="20"/>
        </w:rPr>
        <w:t>NAVs</w:t>
      </w:r>
      <w:proofErr w:type="spellEnd"/>
      <w:r w:rsidRPr="00067FAE">
        <w:rPr>
          <w:sz w:val="20"/>
        </w:rPr>
        <w:t xml:space="preserve"> saksbehandling og frykter ikke generelt at NAV behandler uriktige personopplysninger om dem. FFO understreker at de aller fleste tilbakemeldingene de får hvor medlemmene er misfornøyde med </w:t>
      </w:r>
      <w:proofErr w:type="spellStart"/>
      <w:r w:rsidRPr="00067FAE">
        <w:rPr>
          <w:sz w:val="20"/>
        </w:rPr>
        <w:t>NAVs</w:t>
      </w:r>
      <w:proofErr w:type="spellEnd"/>
      <w:r w:rsidRPr="00067FAE">
        <w:rPr>
          <w:sz w:val="20"/>
        </w:rPr>
        <w:t xml:space="preserve"> saksbehandling, handler om lang saksbehandlingstid. Bekymringer knyttet til </w:t>
      </w:r>
      <w:proofErr w:type="spellStart"/>
      <w:r w:rsidRPr="00067FAE">
        <w:rPr>
          <w:sz w:val="20"/>
        </w:rPr>
        <w:t>NAVs</w:t>
      </w:r>
      <w:proofErr w:type="spellEnd"/>
      <w:r w:rsidRPr="00067FAE">
        <w:rPr>
          <w:sz w:val="20"/>
        </w:rPr>
        <w:t xml:space="preserve"> behandling av uriktige personopplysninger skjer først og fremst i forbindelse med klager og når medlemmene ikke får medhold i søknaden om en ytelse. Dette kan for eksempel gjelde hvorvidt NAV har lagt vekt på den legeerklæringen som medlemmene selv har innhentet. FFO har ikke inntrykk av at NAV legger vekt på utenforliggende hensyn i sin saksbehandling, selv om noen medlemmer har inntrykk av det i enkeltsaker. </w:t>
      </w:r>
    </w:p>
    <w:p w:rsidRPr="00067FAE" w:rsidR="00067FAE" w:rsidP="00067FAE" w:rsidRDefault="00067FAE" w14:paraId="5B1BB060" w14:textId="77777777">
      <w:pPr>
        <w:rPr>
          <w:sz w:val="20"/>
        </w:rPr>
      </w:pPr>
      <w:r w:rsidRPr="00067FAE">
        <w:rPr>
          <w:sz w:val="20"/>
        </w:rPr>
        <w:t xml:space="preserve">På spørsmål bemerker FFO at NAV ikke kan legge til grunn at medlemmene deres selv finner feil ved </w:t>
      </w:r>
      <w:proofErr w:type="spellStart"/>
      <w:r w:rsidRPr="00067FAE">
        <w:rPr>
          <w:sz w:val="20"/>
        </w:rPr>
        <w:t>NAVs</w:t>
      </w:r>
      <w:proofErr w:type="spellEnd"/>
      <w:r w:rsidRPr="00067FAE">
        <w:rPr>
          <w:sz w:val="20"/>
        </w:rPr>
        <w:t xml:space="preserve"> saksbehandling og derfor klager på vedtak som er feil. Dette gjelder særlig utsatte grupper som er i en sosialt vanskelig situasjon eller har store helseutfordringer som kan gjøre at medlemmet ikke klager på vedtaket selv om det er grunnlag for det. Videre gjelder dette også i de tilfellene hvor de rettslige vurderingene som ligger til grunn for søknaden er vanskelig å forstå. Generelt påpeker FFO at når NAV gjør feil, og NAV ikke selv har oppdaget feilen, kan ikke NAV legge til grunn at deres medlemmer skal klare å identifisere feilen og fremme en klage på bakgrunn av den. FFO bemerker at hvis feilen består i at NAV har lagt feil faktum til grunn, vil det være enklere for deres medlemmer å klage. Når </w:t>
      </w:r>
      <w:proofErr w:type="spellStart"/>
      <w:r w:rsidRPr="00067FAE">
        <w:rPr>
          <w:sz w:val="20"/>
        </w:rPr>
        <w:t>FFOs</w:t>
      </w:r>
      <w:proofErr w:type="spellEnd"/>
      <w:r w:rsidRPr="00067FAE">
        <w:rPr>
          <w:sz w:val="20"/>
        </w:rPr>
        <w:t xml:space="preserve"> medlemmer klager på vedtak fra NAV, skjer dette etter </w:t>
      </w:r>
      <w:proofErr w:type="spellStart"/>
      <w:r w:rsidRPr="00067FAE">
        <w:rPr>
          <w:sz w:val="20"/>
        </w:rPr>
        <w:t>FFOs</w:t>
      </w:r>
      <w:proofErr w:type="spellEnd"/>
      <w:r w:rsidRPr="00067FAE">
        <w:rPr>
          <w:sz w:val="20"/>
        </w:rPr>
        <w:t xml:space="preserve"> erfaring fordi medlemmene mener at deres synspunkter ikke i tilstrekkelig grad kommer frem i </w:t>
      </w:r>
      <w:proofErr w:type="spellStart"/>
      <w:r w:rsidRPr="00067FAE">
        <w:rPr>
          <w:sz w:val="20"/>
        </w:rPr>
        <w:t>NAVs</w:t>
      </w:r>
      <w:proofErr w:type="spellEnd"/>
      <w:r w:rsidRPr="00067FAE">
        <w:rPr>
          <w:sz w:val="20"/>
        </w:rPr>
        <w:t xml:space="preserve"> vedtak. </w:t>
      </w:r>
      <w:r w:rsidRPr="00067FAE">
        <w:rPr>
          <w:sz w:val="20"/>
        </w:rPr>
        <w:t xml:space="preserve">Dette kan for eksempel være fordi </w:t>
      </w:r>
      <w:proofErr w:type="spellStart"/>
      <w:r w:rsidRPr="00067FAE">
        <w:rPr>
          <w:sz w:val="20"/>
        </w:rPr>
        <w:t>NAVs</w:t>
      </w:r>
      <w:proofErr w:type="spellEnd"/>
      <w:r w:rsidRPr="00067FAE">
        <w:rPr>
          <w:sz w:val="20"/>
        </w:rPr>
        <w:t xml:space="preserve"> forklaring ikke tydelig nok reflekterer medlemmenes forståelse av sakens faktum. FFO har sett eksempler på at NAV ikke på en god nok måte har forklart hvorfor NAV heller har lagt vekt på </w:t>
      </w:r>
      <w:proofErr w:type="spellStart"/>
      <w:r w:rsidRPr="00067FAE">
        <w:rPr>
          <w:sz w:val="20"/>
        </w:rPr>
        <w:t>NAVs</w:t>
      </w:r>
      <w:proofErr w:type="spellEnd"/>
      <w:r w:rsidRPr="00067FAE">
        <w:rPr>
          <w:sz w:val="20"/>
        </w:rPr>
        <w:t xml:space="preserve"> interne legeerklæring fremfor den legeerklæringen som medlemmet selv har innhentet. FFO bemerker at det ikke er sikkert at det er feil av NAV å legge mest vekt på den interne legeerklæringen, men at de har opplevd at grunnene til det legges mest vekt på denne ikke i tilstrekkelig grad </w:t>
      </w:r>
      <w:proofErr w:type="gramStart"/>
      <w:r w:rsidRPr="00067FAE">
        <w:rPr>
          <w:sz w:val="20"/>
        </w:rPr>
        <w:t>fremgår</w:t>
      </w:r>
      <w:proofErr w:type="gramEnd"/>
      <w:r w:rsidRPr="00067FAE">
        <w:rPr>
          <w:sz w:val="20"/>
        </w:rPr>
        <w:t xml:space="preserve"> av vedtaket.   </w:t>
      </w:r>
    </w:p>
    <w:p w:rsidRPr="00067FAE" w:rsidR="00067FAE" w:rsidP="00067FAE" w:rsidRDefault="00067FAE" w14:paraId="504A3C86" w14:textId="77777777">
      <w:pPr>
        <w:rPr>
          <w:sz w:val="20"/>
        </w:rPr>
      </w:pPr>
      <w:r w:rsidRPr="00067FAE">
        <w:rPr>
          <w:sz w:val="20"/>
        </w:rPr>
        <w:t xml:space="preserve">På spørsmål oppgir FFO har de ikke tror av at deres medlemmer forventer å få verifisere de personopplysningene som NAV behandler om dem. Generelt har FFO inntrykk av at det er vanskelig for deres medlemmer å holde oversikt over hvilke personopplysninger som NAV behandler om dem. </w:t>
      </w:r>
    </w:p>
    <w:p w:rsidR="00067FAE" w:rsidP="000F4A29" w:rsidRDefault="00067FAE" w14:paraId="4B00BEDD" w14:textId="77777777">
      <w:pPr>
        <w:pStyle w:val="Overskrift4"/>
      </w:pPr>
      <w:bookmarkStart w:name="_Toc13748997" w:id="930"/>
      <w:r>
        <w:t>Gjenbruk av personopplysninger i tråd med «en gang»-prinsippet</w:t>
      </w:r>
      <w:bookmarkEnd w:id="930"/>
    </w:p>
    <w:p w:rsidRPr="00067FAE" w:rsidR="00067FAE" w:rsidP="00067FAE" w:rsidRDefault="00067FAE" w14:paraId="76A70A7C" w14:textId="77777777">
      <w:pPr>
        <w:rPr>
          <w:sz w:val="20"/>
        </w:rPr>
      </w:pPr>
      <w:r w:rsidRPr="00067FAE">
        <w:rPr>
          <w:sz w:val="20"/>
        </w:rPr>
        <w:t xml:space="preserve">FFO bemerker at det bør være uproblematisk for NAV å bygge vedtak på de personopplysningene som medlemmene allerede har oppgitt til NAV, i stedet for å kreve ny dokumentasjon. FFO bemerker videre at slik gjenbruk av personopplysninger i alle fall vil være bør være uproblematisk når medlemmet har et så nært eierskap til egen sak at vedkommende er klar over hvilke personopplysninger som NAV behandler om vedkommende. </w:t>
      </w:r>
    </w:p>
    <w:p w:rsidRPr="00067FAE" w:rsidR="00067FAE" w:rsidP="00067FAE" w:rsidRDefault="00067FAE" w14:paraId="014A2DF6" w14:textId="77777777">
      <w:pPr>
        <w:rPr>
          <w:sz w:val="20"/>
        </w:rPr>
      </w:pPr>
      <w:r w:rsidRPr="00067FAE">
        <w:rPr>
          <w:sz w:val="20"/>
        </w:rPr>
        <w:t xml:space="preserve">Etter </w:t>
      </w:r>
      <w:proofErr w:type="spellStart"/>
      <w:r w:rsidRPr="00067FAE">
        <w:rPr>
          <w:sz w:val="20"/>
        </w:rPr>
        <w:t>FFOs</w:t>
      </w:r>
      <w:proofErr w:type="spellEnd"/>
      <w:r w:rsidRPr="00067FAE">
        <w:rPr>
          <w:sz w:val="20"/>
        </w:rPr>
        <w:t xml:space="preserve"> erfaring kan det være utfordrende å gjenbruke visse type helseopplysninger, for eksempel psykiatriske vurderinger som medlemmet er uenig i. Medlemmet opplever i så fall at en uriktig helseopplysning forfølger vedkommende videre i systemet. I slike tilfeller kan medlemmet raskt oppfatte at de personopplysningene som NAV behandler om vedkommende er feil. FFO bemerker imidlertid at de aller fleste av deres medlemmer nok likevel ikke vil synes at gjenbruk av helseopplysninger er i strid med deres personvern. Dette så lenge opplysningene fortsatt er relevante. Utfordringen knyttet til behandling av uriktig personopplysninger vil først gjøre seg gjeldende når medlemmet er uenig i selve vurderingen, for eksempel på grunn av egen sykdomsinnsikt. </w:t>
      </w:r>
    </w:p>
    <w:p w:rsidR="00067FAE" w:rsidRDefault="00067FAE" w14:paraId="22F538FC" w14:textId="77777777">
      <w:pPr>
        <w:spacing w:before="0"/>
      </w:pPr>
      <w:r>
        <w:br w:type="page"/>
      </w:r>
    </w:p>
    <w:p w:rsidRPr="00067FAE" w:rsidR="00067FAE" w:rsidP="00067FAE" w:rsidRDefault="00067FAE" w14:paraId="086B23D3" w14:textId="41D7D719">
      <w:pPr>
        <w:pBdr>
          <w:bottom w:val="single" w:color="4F81BD" w:sz="8" w:space="4"/>
        </w:pBdr>
        <w:spacing w:before="0" w:after="300" w:line="240" w:lineRule="auto"/>
        <w:contextualSpacing/>
        <w:rPr>
          <w:rFonts w:ascii="Cambria" w:hAnsi="Cambria" w:eastAsia="Times New Roman" w:cs="Times New Roman"/>
          <w:color w:val="17365D"/>
          <w:spacing w:val="5"/>
          <w:kern w:val="28"/>
          <w:sz w:val="28"/>
          <w:szCs w:val="52"/>
        </w:rPr>
      </w:pPr>
      <w:r w:rsidRPr="00067FAE">
        <w:rPr>
          <w:rFonts w:ascii="Cambria" w:hAnsi="Cambria" w:eastAsia="Times New Roman" w:cs="Times New Roman"/>
          <w:color w:val="17365D"/>
          <w:spacing w:val="5"/>
          <w:kern w:val="28"/>
          <w:sz w:val="28"/>
          <w:szCs w:val="52"/>
        </w:rPr>
        <w:t>Brev om den registrertes mening fra Fellesforbundet</w:t>
      </w:r>
    </w:p>
    <w:p w:rsidR="00067FAE" w:rsidP="00067FAE" w:rsidRDefault="00635CD6" w14:paraId="4A53B59D" w14:textId="07E0BE26">
      <w:pPr>
        <w:rPr>
          <w:rStyle w:val="Svakutheving"/>
          <w:sz w:val="20"/>
        </w:rPr>
      </w:pPr>
      <w:r>
        <w:rPr>
          <w:rStyle w:val="Svakutheving"/>
          <w:sz w:val="20"/>
        </w:rPr>
        <w:t>Brev oversendt NAV om den registrertes mening fra Fellesforbundet i e-post av 18.06.2019 (</w:t>
      </w:r>
      <w:r w:rsidRPr="00635CD6">
        <w:rPr>
          <w:rStyle w:val="Svakutheving"/>
          <w:sz w:val="20"/>
        </w:rPr>
        <w:t>19/1445-3</w:t>
      </w:r>
      <w:r>
        <w:rPr>
          <w:rStyle w:val="Svakutheving"/>
          <w:sz w:val="20"/>
        </w:rPr>
        <w:t>)</w:t>
      </w:r>
    </w:p>
    <w:tbl>
      <w:tblPr>
        <w:tblStyle w:val="Tabellrutenett"/>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072"/>
      </w:tblGrid>
      <w:tr w:rsidR="00635CD6" w:rsidTr="00635CD6" w14:paraId="18E59496" w14:textId="77777777">
        <w:tc>
          <w:tcPr>
            <w:tcW w:w="9212" w:type="dxa"/>
          </w:tcPr>
          <w:p w:rsidR="00635CD6" w:rsidP="00067FAE" w:rsidRDefault="00635CD6" w14:paraId="4CD8168A" w14:textId="7D231139">
            <w:pPr>
              <w:rPr>
                <w:rStyle w:val="Svakutheving"/>
                <w:sz w:val="20"/>
              </w:rPr>
            </w:pPr>
            <w:r>
              <w:rPr>
                <w:noProof/>
                <w:lang w:eastAsia="nb-NO"/>
              </w:rPr>
              <w:drawing>
                <wp:inline distT="0" distB="0" distL="0" distR="0" wp14:anchorId="4558A5ED" wp14:editId="5386B92F">
                  <wp:extent cx="5745860" cy="8124767"/>
                  <wp:effectExtent l="0" t="0" r="7620" b="0"/>
                  <wp:docPr id="20"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llesforbundet 1 av 2.png"/>
                          <pic:cNvPicPr/>
                        </pic:nvPicPr>
                        <pic:blipFill>
                          <a:blip r:embed="rId30">
                            <a:extLst>
                              <a:ext uri="{28A0092B-C50C-407E-A947-70E740481C1C}">
                                <a14:useLocalDpi xmlns:a14="http://schemas.microsoft.com/office/drawing/2010/main" val="0"/>
                              </a:ext>
                            </a:extLst>
                          </a:blip>
                          <a:stretch>
                            <a:fillRect/>
                          </a:stretch>
                        </pic:blipFill>
                        <pic:spPr>
                          <a:xfrm>
                            <a:off x="0" y="0"/>
                            <a:ext cx="5745860" cy="8124767"/>
                          </a:xfrm>
                          <a:prstGeom prst="rect">
                            <a:avLst/>
                          </a:prstGeom>
                        </pic:spPr>
                      </pic:pic>
                    </a:graphicData>
                  </a:graphic>
                </wp:inline>
              </w:drawing>
            </w:r>
          </w:p>
        </w:tc>
      </w:tr>
      <w:tr w:rsidR="00635CD6" w:rsidTr="00635CD6" w14:paraId="275D3B0F" w14:textId="77777777">
        <w:tc>
          <w:tcPr>
            <w:tcW w:w="9212" w:type="dxa"/>
          </w:tcPr>
          <w:p w:rsidR="00635CD6" w:rsidP="00067FAE" w:rsidRDefault="00635CD6" w14:paraId="3A81F9E9" w14:textId="7D66DC6F">
            <w:pPr>
              <w:rPr>
                <w:rStyle w:val="Svakutheving"/>
                <w:sz w:val="20"/>
              </w:rPr>
            </w:pPr>
            <w:r>
              <w:rPr>
                <w:noProof/>
                <w:lang w:eastAsia="nb-NO"/>
              </w:rPr>
              <w:drawing>
                <wp:inline distT="0" distB="0" distL="0" distR="0" wp14:anchorId="6E238515" wp14:editId="6ED8EE4B">
                  <wp:extent cx="5862355" cy="8364453"/>
                  <wp:effectExtent l="0" t="0" r="5080" b="0"/>
                  <wp:docPr id="1129" name="Bild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llesforbundet 2 av 2.png"/>
                          <pic:cNvPicPr/>
                        </pic:nvPicPr>
                        <pic:blipFill>
                          <a:blip r:embed="rId31">
                            <a:extLst>
                              <a:ext uri="{28A0092B-C50C-407E-A947-70E740481C1C}">
                                <a14:useLocalDpi xmlns:a14="http://schemas.microsoft.com/office/drawing/2010/main" val="0"/>
                              </a:ext>
                            </a:extLst>
                          </a:blip>
                          <a:stretch>
                            <a:fillRect/>
                          </a:stretch>
                        </pic:blipFill>
                        <pic:spPr>
                          <a:xfrm>
                            <a:off x="0" y="0"/>
                            <a:ext cx="5863425" cy="8365980"/>
                          </a:xfrm>
                          <a:prstGeom prst="rect">
                            <a:avLst/>
                          </a:prstGeom>
                        </pic:spPr>
                      </pic:pic>
                    </a:graphicData>
                  </a:graphic>
                </wp:inline>
              </w:drawing>
            </w:r>
          </w:p>
        </w:tc>
      </w:tr>
    </w:tbl>
    <w:p w:rsidRPr="00067FAE" w:rsidR="00767E8D" w:rsidP="00067FAE" w:rsidRDefault="00767E8D" w14:paraId="0650CDE7" w14:textId="447CB583">
      <w:pPr>
        <w:pStyle w:val="Tittel"/>
        <w:rPr>
          <w:rFonts w:ascii="Cambria" w:hAnsi="Cambria" w:eastAsia="Times New Roman" w:cs="Times New Roman"/>
          <w:color w:val="17365D"/>
          <w:spacing w:val="5"/>
          <w:sz w:val="28"/>
          <w:szCs w:val="52"/>
        </w:rPr>
      </w:pPr>
    </w:p>
    <w:sectPr w:rsidRPr="00067FAE" w:rsidR="00767E8D" w:rsidSect="008C136F">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71F3" w:rsidP="004948A4" w:rsidRDefault="008171F3" w14:paraId="40CFDAE3" w14:textId="77777777">
      <w:pPr>
        <w:spacing w:after="0" w:line="240" w:lineRule="auto"/>
      </w:pPr>
      <w:r>
        <w:separator/>
      </w:r>
    </w:p>
  </w:endnote>
  <w:endnote w:type="continuationSeparator" w:id="0">
    <w:p w:rsidR="008171F3" w:rsidP="004948A4" w:rsidRDefault="008171F3" w14:paraId="6B20AA0F" w14:textId="77777777">
      <w:pPr>
        <w:spacing w:after="0" w:line="240" w:lineRule="auto"/>
      </w:pPr>
      <w:r>
        <w:continuationSeparator/>
      </w:r>
    </w:p>
  </w:endnote>
  <w:endnote w:type="continuationNotice" w:id="1">
    <w:p w:rsidR="008171F3" w:rsidRDefault="008171F3" w14:paraId="43034306"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5797914"/>
      <w:docPartObj>
        <w:docPartGallery w:val="Page Numbers (Bottom of Page)"/>
        <w:docPartUnique/>
      </w:docPartObj>
    </w:sdtPr>
    <w:sdtContent>
      <w:sdt>
        <w:sdtPr>
          <w:id w:val="860082579"/>
          <w:docPartObj>
            <w:docPartGallery w:val="Page Numbers (Top of Page)"/>
            <w:docPartUnique/>
          </w:docPartObj>
        </w:sdtPr>
        <w:sdtContent>
          <w:p w:rsidR="000418BB" w:rsidRDefault="000418BB" w14:paraId="2E454A6D" w14:textId="0A1EEEBC">
            <w:pPr>
              <w:pStyle w:val="Bunntekst"/>
              <w:jc w:val="right"/>
            </w:pPr>
            <w:r>
              <w:t xml:space="preserve">Side </w:t>
            </w:r>
            <w:r>
              <w:rPr>
                <w:b/>
                <w:bCs/>
                <w:sz w:val="24"/>
                <w:szCs w:val="24"/>
              </w:rPr>
              <w:fldChar w:fldCharType="begin"/>
            </w:r>
            <w:r>
              <w:rPr>
                <w:b/>
                <w:bCs/>
              </w:rPr>
              <w:instrText>PAGE</w:instrText>
            </w:r>
            <w:r>
              <w:rPr>
                <w:b/>
                <w:bCs/>
                <w:sz w:val="24"/>
                <w:szCs w:val="24"/>
              </w:rPr>
              <w:fldChar w:fldCharType="separate"/>
            </w:r>
            <w:r>
              <w:rPr>
                <w:b/>
                <w:bCs/>
                <w:noProof/>
              </w:rPr>
              <w:t>31</w:t>
            </w:r>
            <w:r>
              <w:rPr>
                <w:b/>
                <w:bCs/>
                <w:sz w:val="24"/>
                <w:szCs w:val="24"/>
              </w:rPr>
              <w:fldChar w:fldCharType="end"/>
            </w:r>
            <w:r>
              <w:t xml:space="preserve"> av </w:t>
            </w:r>
            <w:r>
              <w:rPr>
                <w:b/>
                <w:bCs/>
                <w:sz w:val="24"/>
                <w:szCs w:val="24"/>
              </w:rPr>
              <w:fldChar w:fldCharType="begin"/>
            </w:r>
            <w:r>
              <w:rPr>
                <w:b/>
                <w:bCs/>
              </w:rPr>
              <w:instrText>NUMPAGES</w:instrText>
            </w:r>
            <w:r>
              <w:rPr>
                <w:b/>
                <w:bCs/>
                <w:sz w:val="24"/>
                <w:szCs w:val="24"/>
              </w:rPr>
              <w:fldChar w:fldCharType="separate"/>
            </w:r>
            <w:r>
              <w:rPr>
                <w:b/>
                <w:bCs/>
                <w:noProof/>
              </w:rPr>
              <w:t>124</w:t>
            </w:r>
            <w:r>
              <w:rPr>
                <w:b/>
                <w:bCs/>
                <w:sz w:val="24"/>
                <w:szCs w:val="24"/>
              </w:rPr>
              <w:fldChar w:fldCharType="end"/>
            </w:r>
          </w:p>
        </w:sdtContent>
      </w:sdt>
    </w:sdtContent>
  </w:sdt>
  <w:p w:rsidR="000418BB" w:rsidRDefault="000418BB" w14:paraId="5772ACC2" w14:textId="77777777">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18BB" w:rsidP="008C136F" w:rsidRDefault="000418BB" w14:paraId="3C4CD612" w14:textId="77777777">
    <w:pPr>
      <w:pStyle w:val="Bunntekst"/>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71F3" w:rsidP="004948A4" w:rsidRDefault="008171F3" w14:paraId="351256C9" w14:textId="77777777">
      <w:pPr>
        <w:spacing w:after="0" w:line="240" w:lineRule="auto"/>
      </w:pPr>
      <w:r>
        <w:separator/>
      </w:r>
    </w:p>
  </w:footnote>
  <w:footnote w:type="continuationSeparator" w:id="0">
    <w:p w:rsidR="008171F3" w:rsidP="004948A4" w:rsidRDefault="008171F3" w14:paraId="37108387" w14:textId="77777777">
      <w:pPr>
        <w:spacing w:after="0" w:line="240" w:lineRule="auto"/>
      </w:pPr>
      <w:r>
        <w:continuationSeparator/>
      </w:r>
    </w:p>
  </w:footnote>
  <w:footnote w:type="continuationNotice" w:id="1">
    <w:p w:rsidR="008171F3" w:rsidRDefault="008171F3" w14:paraId="09F2821A" w14:textId="77777777">
      <w:pPr>
        <w:spacing w:before="0" w:after="0" w:line="240" w:lineRule="auto"/>
      </w:pPr>
    </w:p>
  </w:footnote>
  <w:footnote w:id="2">
    <w:p w:rsidR="000418BB" w:rsidP="00C8153C" w:rsidRDefault="000418BB" w14:paraId="7BB19363" w14:textId="77777777">
      <w:pPr>
        <w:pStyle w:val="Fotnotetekst"/>
      </w:pPr>
      <w:r>
        <w:rPr>
          <w:rStyle w:val="Fotnotereferanse"/>
        </w:rPr>
        <w:footnoteRef/>
      </w:r>
      <w:r>
        <w:t xml:space="preserve"> GDPRs fortalepunkt 50. </w:t>
      </w:r>
    </w:p>
  </w:footnote>
  <w:footnote w:id="3">
    <w:p w:rsidR="000418BB" w:rsidP="00C8153C" w:rsidRDefault="000418BB" w14:paraId="375012A6" w14:textId="77777777">
      <w:pPr>
        <w:pStyle w:val="Fotnotetekst"/>
      </w:pPr>
      <w:r>
        <w:rPr>
          <w:rStyle w:val="Fotnotereferanse"/>
        </w:rPr>
        <w:footnoteRef/>
      </w:r>
      <w:r>
        <w:t xml:space="preserve"> </w:t>
      </w:r>
      <w:hyperlink w:history="1" r:id="rId1">
        <w:r w:rsidRPr="00087A00">
          <w:rPr>
            <w:rStyle w:val="Hyperkobling"/>
          </w:rPr>
          <w:t>https://navet.adeo.no/ansatt/Etatstjenester/Stottefunksjoner/Arkiv+og+dokumenthandtering/Rutiner/_attachment/805331922?_ts=10f71ede7d0&amp;download=true</w:t>
        </w:r>
      </w:hyperlink>
      <w:r>
        <w:t xml:space="preserve"> </w:t>
      </w:r>
    </w:p>
  </w:footnote>
  <w:footnote w:id="4">
    <w:p w:rsidR="000418BB" w:rsidRDefault="000418BB" w14:paraId="3C79BAC1" w14:textId="3FA31AA6">
      <w:pPr>
        <w:pStyle w:val="Fotnotetekst"/>
      </w:pPr>
      <w:r>
        <w:rPr>
          <w:rStyle w:val="Fotnotereferanse"/>
        </w:rPr>
        <w:footnoteRef/>
      </w:r>
      <w:r>
        <w:t xml:space="preserve"> </w:t>
      </w:r>
      <w:hyperlink w:history="1" r:id="rId2">
        <w:r w:rsidRPr="003D7FCB">
          <w:rPr>
            <w:rStyle w:val="Hyperkobling"/>
          </w:rPr>
          <w:t>https://www.nav.no/no/NAV+og+samfunn/Statistikk/Pensjon+-+statistikk/Alderspensjon</w:t>
        </w:r>
      </w:hyperlink>
      <w:r>
        <w:t xml:space="preserve"> </w:t>
      </w:r>
    </w:p>
  </w:footnote>
  <w:footnote w:id="5">
    <w:p w:rsidR="000418BB" w:rsidRDefault="000418BB" w14:paraId="7345275B" w14:textId="63F18990">
      <w:pPr>
        <w:pStyle w:val="Fotnotetekst"/>
      </w:pPr>
      <w:r>
        <w:rPr>
          <w:rStyle w:val="Fotnotereferanse"/>
        </w:rPr>
        <w:footnoteRef/>
      </w:r>
      <w:r>
        <w:t xml:space="preserve"> Tall fra PSAK201 Innvilgede og avslåtte saker og førstegangsbehandling i Pesys. </w:t>
      </w:r>
    </w:p>
  </w:footnote>
  <w:footnote w:id="6">
    <w:p w:rsidR="000418BB" w:rsidRDefault="000418BB" w14:paraId="018E7F9D" w14:textId="3B522FCC">
      <w:pPr>
        <w:pStyle w:val="Fotnotetekst"/>
      </w:pPr>
      <w:r>
        <w:rPr>
          <w:rStyle w:val="Fotnotereferanse"/>
        </w:rPr>
        <w:footnoteRef/>
      </w:r>
      <w:r>
        <w:t xml:space="preserve"> </w:t>
      </w:r>
      <w:hyperlink w:history="1" r:id="rId3">
        <w:r w:rsidRPr="00C361BE">
          <w:rPr>
            <w:rStyle w:val="Hyperkobling"/>
          </w:rPr>
          <w:t>https://www.datatilsynet.no/globalassets/global/regelverk/veiledere/dpia-veileder/sjekkliste-for-dpiafaser.pdf</w:t>
        </w:r>
      </w:hyperlink>
      <w:r>
        <w:t xml:space="preserve"> </w:t>
      </w:r>
    </w:p>
  </w:footnote>
  <w:footnote w:id="7">
    <w:p w:rsidR="000418BB" w:rsidDel="00C323CF" w:rsidP="00BF0F07" w:rsidRDefault="000418BB" w14:paraId="51DA951E" w14:textId="526DF128">
      <w:pPr>
        <w:pStyle w:val="Fotnotetekst"/>
        <w:rPr>
          <w:del w:author="Støylen, Mari" w:date="2021-05-03T12:44:00Z" w:id="59"/>
        </w:rPr>
      </w:pPr>
    </w:p>
  </w:footnote>
  <w:footnote w:id="8">
    <w:p w:rsidR="000418BB" w:rsidRDefault="000418BB" w14:paraId="13DAEC61" w14:textId="6A08C964">
      <w:pPr>
        <w:pStyle w:val="Fotnotetekst"/>
      </w:pPr>
      <w:r>
        <w:rPr>
          <w:rStyle w:val="Fotnotereferanse"/>
        </w:rPr>
        <w:footnoteRef/>
      </w:r>
      <w:r>
        <w:t xml:space="preserve"> </w:t>
      </w:r>
      <w:hyperlink w:history="1" r:id="rId4">
        <w:r w:rsidRPr="002549DC">
          <w:rPr>
            <w:rStyle w:val="Hyperkobling"/>
          </w:rPr>
          <w:t>https://navno.sharepoint.com/sites/intranett-prosjekter-og-utvikling/SitePages/Modernisering-av-folkeregisteret.aspx</w:t>
        </w:r>
      </w:hyperlink>
      <w:r>
        <w:t xml:space="preserve"> </w:t>
      </w:r>
    </w:p>
  </w:footnote>
  <w:footnote w:id="9">
    <w:p w:rsidRPr="00CA6EB5" w:rsidR="000418BB" w:rsidRDefault="000418BB" w14:paraId="6201BFAC" w14:textId="615BDB82">
      <w:pPr>
        <w:pStyle w:val="Fotnotetekst"/>
        <w:rPr>
          <w:lang w:val="en-US"/>
        </w:rPr>
      </w:pPr>
      <w:r>
        <w:rPr>
          <w:rStyle w:val="Fotnotereferanse"/>
        </w:rPr>
        <w:footnoteRef/>
      </w:r>
      <w:r w:rsidRPr="00CA6EB5">
        <w:rPr>
          <w:lang w:val="nn-NO"/>
        </w:rPr>
        <w:t xml:space="preserve"> Reg. (EC) No 883/2004 (artikkel 78) jf. Reg. (EC) No 988/2009 og Reg. </w:t>
      </w:r>
      <w:r w:rsidRPr="00CA6EB5">
        <w:rPr>
          <w:lang w:val="en-US"/>
        </w:rPr>
        <w:t>(EC) No 987/2009 on social security coordination.</w:t>
      </w:r>
    </w:p>
  </w:footnote>
  <w:footnote w:id="10">
    <w:p w:rsidRPr="00313C16" w:rsidR="000418BB" w:rsidRDefault="000418BB" w14:paraId="24C9E803" w14:textId="5CA910B6">
      <w:pPr>
        <w:pStyle w:val="Fotnotetekst"/>
        <w:rPr>
          <w:lang w:val="en-US"/>
        </w:rPr>
      </w:pPr>
      <w:r>
        <w:rPr>
          <w:rStyle w:val="Fotnotereferanse"/>
        </w:rPr>
        <w:footnoteRef/>
      </w:r>
      <w:r w:rsidRPr="00313C16">
        <w:rPr>
          <w:lang w:val="en-US"/>
        </w:rPr>
        <w:t xml:space="preserve"> </w:t>
      </w:r>
      <w:hyperlink w:history="1" r:id="rId5">
        <w:r w:rsidRPr="00313C16">
          <w:rPr>
            <w:rStyle w:val="Hyperkobling"/>
            <w:lang w:val="en-US"/>
          </w:rPr>
          <w:t>nav.eessi.helpdesk@nav.no</w:t>
        </w:r>
      </w:hyperlink>
      <w:r w:rsidRPr="00313C16">
        <w:rPr>
          <w:lang w:val="en-US"/>
        </w:rPr>
        <w:t xml:space="preserve"> </w:t>
      </w:r>
    </w:p>
  </w:footnote>
  <w:footnote w:id="11">
    <w:p w:rsidR="000418BB" w:rsidRDefault="000418BB" w14:paraId="32CCFF2F" w14:textId="5E0F10D3">
      <w:pPr>
        <w:pStyle w:val="Fotnotetekst"/>
      </w:pPr>
      <w:r>
        <w:rPr>
          <w:rStyle w:val="Fotnotereferanse"/>
        </w:rPr>
        <w:footnoteRef/>
      </w:r>
      <w:r>
        <w:t xml:space="preserve"> </w:t>
      </w:r>
      <w:r w:rsidRPr="00A0606C">
        <w:t>Dette bør forstås som at behandlingen fortsatt har høy risiko ved at den kan ha høy innvirkning, inngripen, eller krenking av personvernet eller de registrertes rettigheter og friheter, og at denne risikoen ikke kan reduseres.</w:t>
      </w:r>
    </w:p>
  </w:footnote>
  <w:footnote w:id="12">
    <w:p w:rsidR="000418BB" w:rsidP="00185596" w:rsidRDefault="000418BB" w14:paraId="6A6C56EB" w14:textId="77777777">
      <w:pPr>
        <w:pStyle w:val="Fotnotetekst"/>
      </w:pPr>
      <w:r>
        <w:rPr>
          <w:rStyle w:val="Fotnotereferanse"/>
        </w:rPr>
        <w:footnoteRef/>
      </w:r>
      <w:r>
        <w:t xml:space="preserve"> Tall fra NAV Datavarehus av februar 2019. </w:t>
      </w:r>
    </w:p>
  </w:footnote>
  <w:footnote w:id="13">
    <w:p w:rsidR="000418BB" w:rsidP="006B1E0F" w:rsidRDefault="000418BB" w14:paraId="0DB27542" w14:textId="77777777">
      <w:pPr>
        <w:pStyle w:val="Fotnotetekst"/>
      </w:pPr>
      <w:r>
        <w:rPr>
          <w:rStyle w:val="Fotnotereferanse"/>
        </w:rPr>
        <w:footnoteRef/>
      </w:r>
      <w:r>
        <w:t xml:space="preserve"> Kildene er forskjellige ut i fra om personopplysningene blir sendt til NAV, om NAV selv bruker EESSI til å videresende en søknad fra den registrerte eller om NAV bruker EESSI til å innhente informasjon for å avgjøre en sak om trygdeytelser. </w:t>
      </w:r>
    </w:p>
  </w:footnote>
  <w:footnote w:id="14">
    <w:p w:rsidR="000418BB" w:rsidP="006B1E0F" w:rsidRDefault="000418BB" w14:paraId="1249286A" w14:textId="77777777">
      <w:pPr>
        <w:pStyle w:val="Fotnotetekst"/>
      </w:pPr>
      <w:r>
        <w:rPr>
          <w:rStyle w:val="Fotnotereferanse"/>
        </w:rPr>
        <w:footnoteRef/>
      </w:r>
      <w:r>
        <w:t xml:space="preserve"> </w:t>
      </w:r>
      <w:r w:rsidRPr="00945925">
        <w:t>Mottaksmodulen «Pensjon mottak» er en komponent av EESSI-Pensjon sin applikasjon. Denne komponenten har ansvar for å ta i mot dokumenter, journalføre de og varsle ved å opprette en oppgave i Pesys. I tillegg lages det her pdf’en for kvitteringen. Dette skjer etter at bruker har sendt inn opplysningene.</w:t>
      </w:r>
    </w:p>
  </w:footnote>
  <w:footnote w:id="15">
    <w:p w:rsidR="000418BB" w:rsidP="006B1E0F" w:rsidRDefault="000418BB" w14:paraId="1BA03045" w14:textId="77777777">
      <w:pPr>
        <w:pStyle w:val="Fotnotetekst"/>
      </w:pPr>
      <w:r>
        <w:rPr>
          <w:rStyle w:val="Fotnotereferanse"/>
        </w:rPr>
        <w:footnoteRef/>
      </w:r>
      <w:r>
        <w:t xml:space="preserve"> EP-Fagmodul er en komponent av EESSI-Pensjon sin applikasjon som sørger for å hente personens navn fra TPS.</w:t>
      </w:r>
    </w:p>
  </w:footnote>
  <w:footnote w:id="16">
    <w:p w:rsidR="000418BB" w:rsidP="006B1E0F" w:rsidRDefault="000418BB" w14:paraId="6B687EA9" w14:textId="77777777">
      <w:pPr>
        <w:pStyle w:val="Fotnotetekst"/>
      </w:pPr>
      <w:r>
        <w:rPr>
          <w:rStyle w:val="Fotnotereferanse"/>
        </w:rPr>
        <w:footnoteRef/>
      </w:r>
      <w:r>
        <w:t xml:space="preserve"> </w:t>
      </w:r>
      <w:r w:rsidRPr="00405179">
        <w:t>API er et grensesnitt for å tilby tjenester for våre komp</w:t>
      </w:r>
      <w:r>
        <w:t>onenter. Her lages det også en pdf-fil av skjemaet</w:t>
      </w:r>
      <w:r w:rsidRPr="00405179">
        <w:t xml:space="preserve"> E207 som skal sendes til utenlandske myndigheter. Dette skjer etter at bruker har sendt inn opplysningene.</w:t>
      </w:r>
    </w:p>
  </w:footnote>
  <w:footnote w:id="17">
    <w:p w:rsidRPr="001C4678" w:rsidR="000418BB" w:rsidP="00F116DD" w:rsidRDefault="000418BB" w14:paraId="131CA73B" w14:textId="77777777">
      <w:pPr>
        <w:pStyle w:val="Fotnotetekst"/>
      </w:pPr>
      <w:r w:rsidRPr="001C4678">
        <w:rPr>
          <w:rStyle w:val="Fotnotereferanse"/>
        </w:rPr>
        <w:footnoteRef/>
      </w:r>
      <w:r w:rsidRPr="001C4678">
        <w:t xml:space="preserve"> Figuren er hentet fra </w:t>
      </w:r>
      <w:r>
        <w:t>EUs opplæringsmaterie, EESSI Access Point – Module 1</w:t>
      </w:r>
      <w:r w:rsidRPr="001C4678">
        <w:t xml:space="preserve"> </w:t>
      </w:r>
    </w:p>
  </w:footnote>
  <w:footnote w:id="18">
    <w:p w:rsidR="000418BB" w:rsidP="00F116DD" w:rsidRDefault="000418BB" w14:paraId="4D4846B1" w14:textId="77777777">
      <w:pPr>
        <w:pStyle w:val="Fotnotetekst"/>
      </w:pPr>
      <w:r w:rsidRPr="001C4678">
        <w:rPr>
          <w:rStyle w:val="Fotnotereferanse"/>
        </w:rPr>
        <w:footnoteRef/>
      </w:r>
      <w:r w:rsidRPr="001C4678">
        <w:t xml:space="preserve"> Institusjonskatalogen (IR) er logisk sett en del av CSN. Den forvaltes og oppdateres av en dedikert rolle (IR-SPOC), som legger inn endringene fra Norges aksesspunkt for alle institusjoner i Norge som benytter aksesspunktet. Det enkelte medlemsland har ikke direkte tilgang til CSN. I figuren vises ikke IR separat, den inngår i boksen som heter «CSN».</w:t>
      </w:r>
    </w:p>
  </w:footnote>
  <w:footnote w:id="19">
    <w:p w:rsidR="000418BB" w:rsidP="00F116DD" w:rsidRDefault="000418BB" w14:paraId="68CCE058" w14:textId="77777777">
      <w:pPr>
        <w:pStyle w:val="Fotnotetekst"/>
      </w:pPr>
      <w:r>
        <w:rPr>
          <w:rStyle w:val="Fotnotereferanse"/>
        </w:rPr>
        <w:footnoteRef/>
      </w:r>
      <w:r>
        <w:t xml:space="preserve"> </w:t>
      </w:r>
      <w:r w:rsidRPr="001C4678">
        <w:t xml:space="preserve">Figuren er hentet fra </w:t>
      </w:r>
      <w:r>
        <w:t>EUs opplæringsmaterie, EESSI Access Point – Module 1</w:t>
      </w:r>
    </w:p>
  </w:footnote>
  <w:footnote w:id="20">
    <w:p w:rsidR="000418BB" w:rsidP="00F116DD" w:rsidRDefault="000418BB" w14:paraId="1C5144BC" w14:textId="77777777">
      <w:pPr>
        <w:pStyle w:val="Fotnotetekst"/>
      </w:pPr>
      <w:r>
        <w:rPr>
          <w:rStyle w:val="Fotnotereferanse"/>
        </w:rPr>
        <w:footnoteRef/>
      </w:r>
      <w:r>
        <w:t xml:space="preserve"> Kravene er hentet fra </w:t>
      </w:r>
      <w:hyperlink w:history="1" r:id="rId6">
        <w:r w:rsidRPr="00FF4D84">
          <w:rPr>
            <w:rStyle w:val="Hyperkobling"/>
          </w:rPr>
          <w:t>https://confluence.adeo.no/display/PVK/4.2+Etterlevelsekravene+i+NAV</w:t>
        </w:r>
      </w:hyperlink>
      <w:r>
        <w:t xml:space="preserve"> </w:t>
      </w:r>
    </w:p>
  </w:footnote>
  <w:footnote w:id="21">
    <w:p w:rsidR="000418BB" w:rsidP="00AA2508" w:rsidRDefault="000418BB" w14:paraId="6DAA0BDD" w14:textId="77777777">
      <w:pPr>
        <w:pStyle w:val="Fotnotetekst"/>
      </w:pPr>
      <w:r>
        <w:rPr>
          <w:rStyle w:val="Fotnotereferanse"/>
        </w:rPr>
        <w:footnoteRef/>
      </w:r>
      <w:r>
        <w:t xml:space="preserve"> </w:t>
      </w:r>
      <w:r w:rsidRPr="00B70C0E">
        <w:t>Ved behandling av søknader om ytelser og tjenester, er NAV bundet av reglene om forsvarlig saksbehandling i forvaltningsloven. Disse reglene pålegger NAV å fatte korrekte beslutninger, og å opplyse saken for å få et godt nok beslutningsgrunnlag. Saksbehandlingsreglene i forvaltningsloven pålegger NAV en selvstendig plikt til å opplyse saken, og rette uriktige opplysninger. Denne plikten ivaretas gjennom NAVs saksbehandling, og er med på å ivareta retten til retting etter personvernlovgivningen. I EESSI finnes det egne SEDer som saksbehandlere kan bruke for å spørre andre lands trygdemyndigheter om korrekte opplysninger. Manuelle rutiner og brukerveiledning skal sikre helhetlig håndter</w:t>
      </w:r>
      <w:r>
        <w:t>ing av henvendelser til andre EØS</w:t>
      </w:r>
      <w:r w:rsidRPr="00B70C0E">
        <w:t xml:space="preserve">-lands trygdemyndigheter om retting internt i NAV. </w:t>
      </w:r>
      <w:r>
        <w:t xml:space="preserve"> </w:t>
      </w:r>
    </w:p>
  </w:footnote>
  <w:footnote w:id="22">
    <w:p w:rsidR="000418BB" w:rsidP="00F116DD" w:rsidRDefault="000418BB" w14:paraId="00BB4922" w14:textId="77777777">
      <w:pPr>
        <w:pStyle w:val="Fotnotetekst"/>
      </w:pPr>
      <w:r>
        <w:rPr>
          <w:rStyle w:val="Fotnotereferanse"/>
        </w:rPr>
        <w:footnoteRef/>
      </w:r>
      <w:r>
        <w:t xml:space="preserve"> </w:t>
      </w:r>
      <w:hyperlink w:history="1" r:id="rId7">
        <w:r w:rsidRPr="00566B46">
          <w:rPr>
            <w:rStyle w:val="Hyperkobling"/>
          </w:rPr>
          <w:t>https://navno.sharepoint.com/sites/intranett-personvern/SitePages/Retting,-sletting-og-sperring.aspx?web=1</w:t>
        </w:r>
      </w:hyperlink>
      <w:r>
        <w:t xml:space="preserve"> </w:t>
      </w:r>
    </w:p>
  </w:footnote>
  <w:footnote w:id="23">
    <w:p w:rsidR="000418BB" w:rsidP="00F116DD" w:rsidRDefault="000418BB" w14:paraId="2BF1473D" w14:textId="77777777">
      <w:pPr>
        <w:pStyle w:val="Fotnotetekst"/>
      </w:pPr>
      <w:r>
        <w:rPr>
          <w:rStyle w:val="Fotnotereferanse"/>
        </w:rPr>
        <w:footnoteRef/>
      </w:r>
      <w:r>
        <w:t xml:space="preserve"> </w:t>
      </w:r>
      <w:hyperlink w:history="1" r:id="rId8">
        <w:r w:rsidRPr="00C522BD">
          <w:rPr>
            <w:rStyle w:val="Hyperkobling"/>
          </w:rPr>
          <w:t>https://www.nav.no/no/Person/hva-er-din-situasjon</w:t>
        </w:r>
      </w:hyperlink>
      <w:r>
        <w:t xml:space="preserve"> </w:t>
      </w:r>
    </w:p>
  </w:footnote>
  <w:footnote w:id="24">
    <w:p w:rsidR="000418BB" w:rsidP="00F116DD" w:rsidRDefault="000418BB" w14:paraId="6246B73E" w14:textId="77777777">
      <w:pPr>
        <w:pStyle w:val="Fotnotetekst"/>
      </w:pPr>
      <w:r>
        <w:rPr>
          <w:rStyle w:val="Fotnotereferanse"/>
        </w:rPr>
        <w:footnoteRef/>
      </w:r>
      <w:r>
        <w:t xml:space="preserve"> </w:t>
      </w:r>
      <w:hyperlink w:history="1" r:id="rId9">
        <w:r w:rsidRPr="00C522BD">
          <w:rPr>
            <w:rStyle w:val="Hyperkobling"/>
          </w:rPr>
          <w:t>https://www.nav.no/en/Home/Forms+for+individuals/Forms</w:t>
        </w:r>
      </w:hyperlink>
      <w:r>
        <w:t xml:space="preserve"> </w:t>
      </w:r>
    </w:p>
  </w:footnote>
  <w:footnote w:id="25">
    <w:p w:rsidR="000418BB" w:rsidP="00F116DD" w:rsidRDefault="000418BB" w14:paraId="4DF0A0D3" w14:textId="77777777">
      <w:pPr>
        <w:pStyle w:val="Fotnotetekst"/>
      </w:pPr>
      <w:r>
        <w:rPr>
          <w:rStyle w:val="Fotnotereferanse"/>
        </w:rPr>
        <w:footnoteRef/>
      </w:r>
      <w:r>
        <w:t xml:space="preserve"> </w:t>
      </w:r>
      <w:hyperlink w:history="1" r:id="rId10">
        <w:r w:rsidRPr="00ED194D">
          <w:rPr>
            <w:rStyle w:val="Hyperkobling"/>
          </w:rPr>
          <w:t>https://www.nav.no/no/NAV+og+samfunn/Om+NAV/personvern-i-arbeids-og-velferdsetaten/Personopplysninger+i+s%C3%B8knader+til+NAV</w:t>
        </w:r>
      </w:hyperlink>
      <w:r>
        <w:t xml:space="preserve"> </w:t>
      </w:r>
    </w:p>
  </w:footnote>
  <w:footnote w:id="26">
    <w:p w:rsidR="000418BB" w:rsidP="00F116DD" w:rsidRDefault="000418BB" w14:paraId="235691FA" w14:textId="77777777">
      <w:pPr>
        <w:pStyle w:val="Fotnotetekst"/>
      </w:pPr>
      <w:r>
        <w:rPr>
          <w:rStyle w:val="Fotnotereferanse"/>
        </w:rPr>
        <w:footnoteRef/>
      </w:r>
      <w:r>
        <w:t xml:space="preserve"> </w:t>
      </w:r>
      <w:hyperlink w:history="1" w:anchor="chapter-4" r:id="rId11">
        <w:r w:rsidRPr="00D84B05">
          <w:rPr>
            <w:rStyle w:val="Hyperkobling"/>
          </w:rPr>
          <w:t>https://www.nav.no/no/NAV+og+samfunn/Om+NAV/personvern-i-arbeids-og-velferdsetaten/personvernerkl%C3%A6ring-for-arbeids-og-velferdsetaten#chapter-4</w:t>
        </w:r>
      </w:hyperlink>
      <w:r>
        <w:t xml:space="preserve"> </w:t>
      </w:r>
    </w:p>
  </w:footnote>
  <w:footnote w:id="27">
    <w:p w:rsidR="000418BB" w:rsidP="00F116DD" w:rsidRDefault="000418BB" w14:paraId="4B2AD6B2" w14:textId="77777777">
      <w:pPr>
        <w:pStyle w:val="Fotnotetekst"/>
      </w:pPr>
      <w:r>
        <w:rPr>
          <w:rStyle w:val="Fotnotereferanse"/>
        </w:rPr>
        <w:footnoteRef/>
      </w:r>
      <w:r>
        <w:t xml:space="preserve"> </w:t>
      </w:r>
      <w:hyperlink w:history="1" r:id="rId12">
        <w:r w:rsidRPr="00087A00">
          <w:rPr>
            <w:rStyle w:val="Hyperkobling"/>
          </w:rPr>
          <w:t>https://navet.adeo.no/ansatt/Etatstjenester/Personvern/_attachment/490062?_ts=1675539ab30&amp;download=true</w:t>
        </w:r>
      </w:hyperlink>
      <w:r>
        <w:t xml:space="preserve"> </w:t>
      </w:r>
    </w:p>
  </w:footnote>
  <w:footnote w:id="28">
    <w:p w:rsidR="000418BB" w:rsidP="00F116DD" w:rsidRDefault="000418BB" w14:paraId="457B5151" w14:textId="77777777">
      <w:pPr>
        <w:pStyle w:val="Fotnotetekst"/>
      </w:pPr>
      <w:r>
        <w:rPr>
          <w:rStyle w:val="Fotnotereferanse"/>
        </w:rPr>
        <w:footnoteRef/>
      </w:r>
      <w:r>
        <w:t xml:space="preserve"> </w:t>
      </w:r>
      <w:hyperlink w:history="1" r:id="rId13">
        <w:r w:rsidRPr="00087A00">
          <w:rPr>
            <w:rStyle w:val="Hyperkobling"/>
          </w:rPr>
          <w:t>https://navet.adeo.no/ansatt/Etatstjenester/Personvern/slik-h%C3%A5ndterer-vi-innsyn-i-personopplysninger</w:t>
        </w:r>
      </w:hyperlink>
      <w:r>
        <w:t xml:space="preserve"> </w:t>
      </w:r>
    </w:p>
  </w:footnote>
  <w:footnote w:id="29">
    <w:p w:rsidR="000418BB" w:rsidP="00F116DD" w:rsidRDefault="000418BB" w14:paraId="26EB646C" w14:textId="77777777">
      <w:pPr>
        <w:pStyle w:val="Fotnotetekst"/>
      </w:pPr>
      <w:r>
        <w:rPr>
          <w:rStyle w:val="Fotnotereferanse"/>
        </w:rPr>
        <w:footnoteRef/>
      </w:r>
      <w:r>
        <w:t xml:space="preserve"> </w:t>
      </w:r>
      <w:hyperlink w:history="1" r:id="rId14">
        <w:r w:rsidRPr="00155D12">
          <w:rPr>
            <w:rStyle w:val="Hyperkobling"/>
          </w:rPr>
          <w:t>https://navet.adeo.no/Fag/Regelverk+og+rutiner/tjenestepakker-for-nav-kontor/administrative-rutiner/innsyn-opplysninger</w:t>
        </w:r>
      </w:hyperlink>
      <w:r>
        <w:t xml:space="preserve"> </w:t>
      </w:r>
    </w:p>
  </w:footnote>
  <w:footnote w:id="30">
    <w:p w:rsidR="000418BB" w:rsidP="00F116DD" w:rsidRDefault="000418BB" w14:paraId="2F784E77" w14:textId="77777777">
      <w:pPr>
        <w:pStyle w:val="Fotnotetekst"/>
      </w:pPr>
      <w:r>
        <w:rPr>
          <w:rStyle w:val="Fotnotereferanse"/>
        </w:rPr>
        <w:footnoteRef/>
      </w:r>
      <w:r>
        <w:t xml:space="preserve"> </w:t>
      </w:r>
      <w:hyperlink w:history="1" r:id="rId15">
        <w:r w:rsidRPr="00C522BD">
          <w:rPr>
            <w:rStyle w:val="Hyperkobling"/>
          </w:rPr>
          <w:t>https://navet.adeo.no/ansatt/Etatstjenester/Personvern/_attachment/490959?_ts=1655c361d58&amp;download=true</w:t>
        </w:r>
      </w:hyperlink>
      <w:r>
        <w:t xml:space="preserve"> </w:t>
      </w:r>
    </w:p>
  </w:footnote>
  <w:footnote w:id="31">
    <w:p w:rsidR="000418BB" w:rsidP="00F116DD" w:rsidRDefault="000418BB" w14:paraId="3566ECCB" w14:textId="77777777">
      <w:pPr>
        <w:pStyle w:val="Fotnotetekst"/>
      </w:pPr>
      <w:r>
        <w:rPr>
          <w:rStyle w:val="Fotnotereferanse"/>
        </w:rPr>
        <w:footnoteRef/>
      </w:r>
      <w:r>
        <w:t xml:space="preserve"> </w:t>
      </w:r>
      <w:hyperlink w:history="1" r:id="rId16">
        <w:r w:rsidRPr="00C522BD">
          <w:rPr>
            <w:rStyle w:val="Hyperkobling"/>
          </w:rPr>
          <w:t>https://navet.adeo.no/ansatt/Etatstjenester/Personvern/_attachment/490063?_ts=1647ec954a8&amp;download=true</w:t>
        </w:r>
      </w:hyperlink>
      <w:r>
        <w:t xml:space="preserve"> </w:t>
      </w:r>
    </w:p>
  </w:footnote>
  <w:footnote w:id="32">
    <w:p w:rsidR="000418BB" w:rsidP="00F116DD" w:rsidRDefault="000418BB" w14:paraId="4896FF1D" w14:textId="77777777">
      <w:pPr>
        <w:pStyle w:val="Fotnotetekst"/>
      </w:pPr>
      <w:r>
        <w:rPr>
          <w:rStyle w:val="Fotnotereferanse"/>
        </w:rPr>
        <w:footnoteRef/>
      </w:r>
      <w:r>
        <w:t xml:space="preserve"> </w:t>
      </w:r>
      <w:hyperlink w:history="1" r:id="rId17">
        <w:r w:rsidRPr="00087A00">
          <w:rPr>
            <w:rStyle w:val="Hyperkobling"/>
          </w:rPr>
          <w:t>https://navet.adeo.no/ansatt/Etatstjenester/Personvern/_attachment/490064?_ts=1647ec9ba38&amp;download=true</w:t>
        </w:r>
      </w:hyperlink>
      <w:r>
        <w:t xml:space="preserve"> </w:t>
      </w:r>
    </w:p>
  </w:footnote>
  <w:footnote w:id="33">
    <w:p w:rsidR="000418BB" w:rsidP="00D266D3" w:rsidRDefault="000418BB" w14:paraId="70564679" w14:textId="77777777">
      <w:pPr>
        <w:pStyle w:val="Fotnotetekst"/>
      </w:pPr>
      <w:r>
        <w:rPr>
          <w:rStyle w:val="Fotnotereferanse"/>
        </w:rPr>
        <w:footnoteRef/>
      </w:r>
      <w:r>
        <w:t xml:space="preserve"> E</w:t>
      </w:r>
      <w:r w:rsidRPr="00645E01">
        <w:t>t generaldirektorat i Europakommisjonen</w:t>
      </w:r>
    </w:p>
  </w:footnote>
  <w:footnote w:id="34">
    <w:p w:rsidR="000418BB" w:rsidP="00D266D3" w:rsidRDefault="000418BB" w14:paraId="480E136B" w14:textId="77777777">
      <w:pPr>
        <w:pStyle w:val="Fotnotetekst"/>
      </w:pPr>
      <w:r>
        <w:rPr>
          <w:rStyle w:val="Fotnotereferanse"/>
        </w:rPr>
        <w:footnoteRef/>
      </w:r>
      <w:r>
        <w:t xml:space="preserve"> EESSI Central Service Node (CSN)</w:t>
      </w:r>
    </w:p>
  </w:footnote>
  <w:footnote w:id="35">
    <w:p w:rsidR="000418BB" w:rsidP="00F116DD" w:rsidRDefault="000418BB" w14:paraId="63C5CD6E" w14:textId="77777777">
      <w:pPr>
        <w:pStyle w:val="Fotnotetekst"/>
      </w:pPr>
      <w:r>
        <w:rPr>
          <w:rStyle w:val="Fotnotereferanse"/>
        </w:rPr>
        <w:footnoteRef/>
      </w:r>
      <w:r>
        <w:t xml:space="preserve"> </w:t>
      </w:r>
      <w:hyperlink w:history="1" r:id="rId18">
        <w:r w:rsidRPr="00566B46">
          <w:rPr>
            <w:rStyle w:val="Hyperkobling"/>
          </w:rPr>
          <w:t>https://navno.sharepoint.com/sites/intranett-personvern/SiteAssets/SitePages/3/Styringsdokument%20for%20personvern_1.0.pdf</w:t>
        </w:r>
      </w:hyperlink>
      <w:r>
        <w:t xml:space="preserve"> </w:t>
      </w:r>
    </w:p>
  </w:footnote>
  <w:footnote w:id="36">
    <w:p w:rsidR="000418BB" w:rsidRDefault="000418BB" w14:paraId="034200A3" w14:textId="7B71DE4A">
      <w:pPr>
        <w:pStyle w:val="Fotnotetekst"/>
      </w:pPr>
      <w:r>
        <w:rPr>
          <w:rStyle w:val="Fotnotereferanse"/>
        </w:rPr>
        <w:footnoteRef/>
      </w:r>
      <w:r>
        <w:t xml:space="preserve"> Det er definert et behov for å fastsette sletteregler i S3-databasen knyttet til personvernscenarioet </w:t>
      </w:r>
      <w:r w:rsidRPr="00EA5512">
        <w:t>P10. «</w:t>
      </w:r>
      <w:r>
        <w:t>L</w:t>
      </w:r>
      <w:r w:rsidRPr="00EA5512">
        <w:t>agring ut over det som er formålet med behandlingen»</w:t>
      </w:r>
      <w:r>
        <w:t>.</w:t>
      </w:r>
    </w:p>
  </w:footnote>
  <w:footnote w:id="37">
    <w:p w:rsidR="000418BB" w:rsidRDefault="000418BB" w14:paraId="293B15A6" w14:textId="142FBC6B">
      <w:pPr>
        <w:pStyle w:val="Fotnotetekst"/>
      </w:pPr>
      <w:r>
        <w:rPr>
          <w:rStyle w:val="Fotnotereferanse"/>
        </w:rPr>
        <w:footnoteRef/>
      </w:r>
      <w:r>
        <w:t xml:space="preserve"> Per 11.10.19 har mellom 120 og 130 brukere innsendt personopplysninger via selvbetjeningsløsningen.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5F2"/>
    <w:multiLevelType w:val="hybridMultilevel"/>
    <w:tmpl w:val="F9EEC620"/>
    <w:lvl w:ilvl="0" w:tplc="0F908308">
      <w:start w:val="1"/>
      <w:numFmt w:val="bullet"/>
      <w:lvlText w:val="-"/>
      <w:lvlJc w:val="left"/>
      <w:pPr>
        <w:ind w:left="720" w:hanging="360"/>
      </w:pPr>
      <w:rPr>
        <w:rFonts w:hint="default" w:ascii="Calibri" w:hAnsi="Calibri" w:eastAsiaTheme="minorHAnsi" w:cstheme="minorBid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 w15:restartNumberingAfterBreak="0">
    <w:nsid w:val="01B94326"/>
    <w:multiLevelType w:val="hybridMultilevel"/>
    <w:tmpl w:val="A52621F8"/>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01D16DCC"/>
    <w:multiLevelType w:val="hybridMultilevel"/>
    <w:tmpl w:val="F06A941A"/>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045678A6"/>
    <w:multiLevelType w:val="hybridMultilevel"/>
    <w:tmpl w:val="75BAE49A"/>
    <w:lvl w:ilvl="0" w:tplc="9C1EABAE">
      <w:start w:val="1"/>
      <w:numFmt w:val="bullet"/>
      <w:lvlText w:val="•"/>
      <w:lvlJc w:val="left"/>
      <w:pPr>
        <w:tabs>
          <w:tab w:val="num" w:pos="720"/>
        </w:tabs>
        <w:ind w:left="720" w:hanging="360"/>
      </w:pPr>
      <w:rPr>
        <w:rFonts w:hint="default" w:ascii="Arial" w:hAnsi="Arial"/>
      </w:rPr>
    </w:lvl>
    <w:lvl w:ilvl="1" w:tplc="C22CBF28" w:tentative="1">
      <w:start w:val="1"/>
      <w:numFmt w:val="bullet"/>
      <w:lvlText w:val="•"/>
      <w:lvlJc w:val="left"/>
      <w:pPr>
        <w:tabs>
          <w:tab w:val="num" w:pos="1440"/>
        </w:tabs>
        <w:ind w:left="1440" w:hanging="360"/>
      </w:pPr>
      <w:rPr>
        <w:rFonts w:hint="default" w:ascii="Arial" w:hAnsi="Arial"/>
      </w:rPr>
    </w:lvl>
    <w:lvl w:ilvl="2" w:tplc="DD86120E" w:tentative="1">
      <w:start w:val="1"/>
      <w:numFmt w:val="bullet"/>
      <w:lvlText w:val="•"/>
      <w:lvlJc w:val="left"/>
      <w:pPr>
        <w:tabs>
          <w:tab w:val="num" w:pos="2160"/>
        </w:tabs>
        <w:ind w:left="2160" w:hanging="360"/>
      </w:pPr>
      <w:rPr>
        <w:rFonts w:hint="default" w:ascii="Arial" w:hAnsi="Arial"/>
      </w:rPr>
    </w:lvl>
    <w:lvl w:ilvl="3" w:tplc="E42ABD38" w:tentative="1">
      <w:start w:val="1"/>
      <w:numFmt w:val="bullet"/>
      <w:lvlText w:val="•"/>
      <w:lvlJc w:val="left"/>
      <w:pPr>
        <w:tabs>
          <w:tab w:val="num" w:pos="2880"/>
        </w:tabs>
        <w:ind w:left="2880" w:hanging="360"/>
      </w:pPr>
      <w:rPr>
        <w:rFonts w:hint="default" w:ascii="Arial" w:hAnsi="Arial"/>
      </w:rPr>
    </w:lvl>
    <w:lvl w:ilvl="4" w:tplc="9064C590" w:tentative="1">
      <w:start w:val="1"/>
      <w:numFmt w:val="bullet"/>
      <w:lvlText w:val="•"/>
      <w:lvlJc w:val="left"/>
      <w:pPr>
        <w:tabs>
          <w:tab w:val="num" w:pos="3600"/>
        </w:tabs>
        <w:ind w:left="3600" w:hanging="360"/>
      </w:pPr>
      <w:rPr>
        <w:rFonts w:hint="default" w:ascii="Arial" w:hAnsi="Arial"/>
      </w:rPr>
    </w:lvl>
    <w:lvl w:ilvl="5" w:tplc="BD34FB52" w:tentative="1">
      <w:start w:val="1"/>
      <w:numFmt w:val="bullet"/>
      <w:lvlText w:val="•"/>
      <w:lvlJc w:val="left"/>
      <w:pPr>
        <w:tabs>
          <w:tab w:val="num" w:pos="4320"/>
        </w:tabs>
        <w:ind w:left="4320" w:hanging="360"/>
      </w:pPr>
      <w:rPr>
        <w:rFonts w:hint="default" w:ascii="Arial" w:hAnsi="Arial"/>
      </w:rPr>
    </w:lvl>
    <w:lvl w:ilvl="6" w:tplc="3522D12C" w:tentative="1">
      <w:start w:val="1"/>
      <w:numFmt w:val="bullet"/>
      <w:lvlText w:val="•"/>
      <w:lvlJc w:val="left"/>
      <w:pPr>
        <w:tabs>
          <w:tab w:val="num" w:pos="5040"/>
        </w:tabs>
        <w:ind w:left="5040" w:hanging="360"/>
      </w:pPr>
      <w:rPr>
        <w:rFonts w:hint="default" w:ascii="Arial" w:hAnsi="Arial"/>
      </w:rPr>
    </w:lvl>
    <w:lvl w:ilvl="7" w:tplc="2334ED8A" w:tentative="1">
      <w:start w:val="1"/>
      <w:numFmt w:val="bullet"/>
      <w:lvlText w:val="•"/>
      <w:lvlJc w:val="left"/>
      <w:pPr>
        <w:tabs>
          <w:tab w:val="num" w:pos="5760"/>
        </w:tabs>
        <w:ind w:left="5760" w:hanging="360"/>
      </w:pPr>
      <w:rPr>
        <w:rFonts w:hint="default" w:ascii="Arial" w:hAnsi="Arial"/>
      </w:rPr>
    </w:lvl>
    <w:lvl w:ilvl="8" w:tplc="58CE4CB0"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07E80FB8"/>
    <w:multiLevelType w:val="multilevel"/>
    <w:tmpl w:val="62ACFFD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Zero"/>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247A9C"/>
    <w:multiLevelType w:val="hybridMultilevel"/>
    <w:tmpl w:val="EE18A9DC"/>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6" w15:restartNumberingAfterBreak="0">
    <w:nsid w:val="0D702538"/>
    <w:multiLevelType w:val="hybridMultilevel"/>
    <w:tmpl w:val="A00A3E06"/>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7" w15:restartNumberingAfterBreak="0">
    <w:nsid w:val="11B5798E"/>
    <w:multiLevelType w:val="hybridMultilevel"/>
    <w:tmpl w:val="424A645C"/>
    <w:lvl w:ilvl="0" w:tplc="31F63C14">
      <w:start w:val="1"/>
      <w:numFmt w:val="bullet"/>
      <w:lvlText w:val="-"/>
      <w:lvlJc w:val="left"/>
      <w:pPr>
        <w:ind w:left="720" w:hanging="360"/>
      </w:pPr>
      <w:rPr>
        <w:rFonts w:hint="default" w:ascii="Times New Roman" w:hAnsi="Times New Roman"/>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8" w15:restartNumberingAfterBreak="0">
    <w:nsid w:val="15743CFB"/>
    <w:multiLevelType w:val="hybridMultilevel"/>
    <w:tmpl w:val="5C4AED5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9" w15:restartNumberingAfterBreak="0">
    <w:nsid w:val="15D77CDA"/>
    <w:multiLevelType w:val="hybridMultilevel"/>
    <w:tmpl w:val="16C257FA"/>
    <w:lvl w:ilvl="0" w:tplc="7CC61E8A">
      <w:start w:val="1"/>
      <w:numFmt w:val="bullet"/>
      <w:lvlText w:val="•"/>
      <w:lvlJc w:val="left"/>
      <w:pPr>
        <w:tabs>
          <w:tab w:val="num" w:pos="720"/>
        </w:tabs>
        <w:ind w:left="720" w:hanging="360"/>
      </w:pPr>
      <w:rPr>
        <w:rFonts w:hint="default" w:ascii="Arial" w:hAnsi="Arial"/>
      </w:rPr>
    </w:lvl>
    <w:lvl w:ilvl="1" w:tplc="06B6C108" w:tentative="1">
      <w:start w:val="1"/>
      <w:numFmt w:val="bullet"/>
      <w:lvlText w:val="•"/>
      <w:lvlJc w:val="left"/>
      <w:pPr>
        <w:tabs>
          <w:tab w:val="num" w:pos="1440"/>
        </w:tabs>
        <w:ind w:left="1440" w:hanging="360"/>
      </w:pPr>
      <w:rPr>
        <w:rFonts w:hint="default" w:ascii="Arial" w:hAnsi="Arial"/>
      </w:rPr>
    </w:lvl>
    <w:lvl w:ilvl="2" w:tplc="FC84003E" w:tentative="1">
      <w:start w:val="1"/>
      <w:numFmt w:val="bullet"/>
      <w:lvlText w:val="•"/>
      <w:lvlJc w:val="left"/>
      <w:pPr>
        <w:tabs>
          <w:tab w:val="num" w:pos="2160"/>
        </w:tabs>
        <w:ind w:left="2160" w:hanging="360"/>
      </w:pPr>
      <w:rPr>
        <w:rFonts w:hint="default" w:ascii="Arial" w:hAnsi="Arial"/>
      </w:rPr>
    </w:lvl>
    <w:lvl w:ilvl="3" w:tplc="A39E7800" w:tentative="1">
      <w:start w:val="1"/>
      <w:numFmt w:val="bullet"/>
      <w:lvlText w:val="•"/>
      <w:lvlJc w:val="left"/>
      <w:pPr>
        <w:tabs>
          <w:tab w:val="num" w:pos="2880"/>
        </w:tabs>
        <w:ind w:left="2880" w:hanging="360"/>
      </w:pPr>
      <w:rPr>
        <w:rFonts w:hint="default" w:ascii="Arial" w:hAnsi="Arial"/>
      </w:rPr>
    </w:lvl>
    <w:lvl w:ilvl="4" w:tplc="F67C965C" w:tentative="1">
      <w:start w:val="1"/>
      <w:numFmt w:val="bullet"/>
      <w:lvlText w:val="•"/>
      <w:lvlJc w:val="left"/>
      <w:pPr>
        <w:tabs>
          <w:tab w:val="num" w:pos="3600"/>
        </w:tabs>
        <w:ind w:left="3600" w:hanging="360"/>
      </w:pPr>
      <w:rPr>
        <w:rFonts w:hint="default" w:ascii="Arial" w:hAnsi="Arial"/>
      </w:rPr>
    </w:lvl>
    <w:lvl w:ilvl="5" w:tplc="C92E872C" w:tentative="1">
      <w:start w:val="1"/>
      <w:numFmt w:val="bullet"/>
      <w:lvlText w:val="•"/>
      <w:lvlJc w:val="left"/>
      <w:pPr>
        <w:tabs>
          <w:tab w:val="num" w:pos="4320"/>
        </w:tabs>
        <w:ind w:left="4320" w:hanging="360"/>
      </w:pPr>
      <w:rPr>
        <w:rFonts w:hint="default" w:ascii="Arial" w:hAnsi="Arial"/>
      </w:rPr>
    </w:lvl>
    <w:lvl w:ilvl="6" w:tplc="25BAC78C" w:tentative="1">
      <w:start w:val="1"/>
      <w:numFmt w:val="bullet"/>
      <w:lvlText w:val="•"/>
      <w:lvlJc w:val="left"/>
      <w:pPr>
        <w:tabs>
          <w:tab w:val="num" w:pos="5040"/>
        </w:tabs>
        <w:ind w:left="5040" w:hanging="360"/>
      </w:pPr>
      <w:rPr>
        <w:rFonts w:hint="default" w:ascii="Arial" w:hAnsi="Arial"/>
      </w:rPr>
    </w:lvl>
    <w:lvl w:ilvl="7" w:tplc="D35C21C6" w:tentative="1">
      <w:start w:val="1"/>
      <w:numFmt w:val="bullet"/>
      <w:lvlText w:val="•"/>
      <w:lvlJc w:val="left"/>
      <w:pPr>
        <w:tabs>
          <w:tab w:val="num" w:pos="5760"/>
        </w:tabs>
        <w:ind w:left="5760" w:hanging="360"/>
      </w:pPr>
      <w:rPr>
        <w:rFonts w:hint="default" w:ascii="Arial" w:hAnsi="Arial"/>
      </w:rPr>
    </w:lvl>
    <w:lvl w:ilvl="8" w:tplc="2298640C"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1EE1541F"/>
    <w:multiLevelType w:val="hybridMultilevel"/>
    <w:tmpl w:val="282CACF0"/>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231F1498"/>
    <w:multiLevelType w:val="hybridMultilevel"/>
    <w:tmpl w:val="7DDCCC2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2" w15:restartNumberingAfterBreak="0">
    <w:nsid w:val="24CA180B"/>
    <w:multiLevelType w:val="hybridMultilevel"/>
    <w:tmpl w:val="2A24FE10"/>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261D5B18"/>
    <w:multiLevelType w:val="hybridMultilevel"/>
    <w:tmpl w:val="F9F4AE66"/>
    <w:lvl w:ilvl="0" w:tplc="0F908308">
      <w:start w:val="1"/>
      <w:numFmt w:val="bullet"/>
      <w:lvlText w:val="-"/>
      <w:lvlJc w:val="left"/>
      <w:pPr>
        <w:ind w:left="720" w:hanging="360"/>
      </w:pPr>
      <w:rPr>
        <w:rFonts w:hint="default" w:ascii="Calibri" w:hAnsi="Calibri" w:eastAsiaTheme="minorHAnsi" w:cstheme="minorBid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4" w15:restartNumberingAfterBreak="0">
    <w:nsid w:val="26F66821"/>
    <w:multiLevelType w:val="hybridMultilevel"/>
    <w:tmpl w:val="0594621E"/>
    <w:lvl w:ilvl="0" w:tplc="04140001">
      <w:start w:val="1"/>
      <w:numFmt w:val="bullet"/>
      <w:lvlText w:val=""/>
      <w:lvlJc w:val="left"/>
      <w:pPr>
        <w:ind w:left="360" w:hanging="360"/>
      </w:pPr>
      <w:rPr>
        <w:rFonts w:hint="default" w:ascii="Symbol" w:hAnsi="Symbol"/>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abstractNum w:abstractNumId="15" w15:restartNumberingAfterBreak="0">
    <w:nsid w:val="29637CE9"/>
    <w:multiLevelType w:val="hybridMultilevel"/>
    <w:tmpl w:val="7C7893E4"/>
    <w:lvl w:ilvl="0" w:tplc="31F63C14">
      <w:start w:val="1"/>
      <w:numFmt w:val="bullet"/>
      <w:lvlText w:val="-"/>
      <w:lvlJc w:val="left"/>
      <w:pPr>
        <w:ind w:left="720" w:hanging="360"/>
      </w:pPr>
      <w:rPr>
        <w:rFonts w:hint="default" w:ascii="Times New Roman" w:hAnsi="Times New Roman"/>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6" w15:restartNumberingAfterBreak="0">
    <w:nsid w:val="2C3954BD"/>
    <w:multiLevelType w:val="hybridMultilevel"/>
    <w:tmpl w:val="4BC642B8"/>
    <w:lvl w:ilvl="0" w:tplc="0F908308">
      <w:start w:val="1"/>
      <w:numFmt w:val="bullet"/>
      <w:lvlText w:val="-"/>
      <w:lvlJc w:val="left"/>
      <w:pPr>
        <w:ind w:left="720" w:hanging="360"/>
      </w:pPr>
      <w:rPr>
        <w:rFonts w:hint="default" w:ascii="Calibri" w:hAnsi="Calibri" w:eastAsiaTheme="minorHAnsi" w:cstheme="minorBidi"/>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7" w15:restartNumberingAfterBreak="0">
    <w:nsid w:val="2E47160B"/>
    <w:multiLevelType w:val="hybridMultilevel"/>
    <w:tmpl w:val="CA28D36E"/>
    <w:lvl w:ilvl="0" w:tplc="0F908308">
      <w:start w:val="1"/>
      <w:numFmt w:val="bullet"/>
      <w:lvlText w:val="-"/>
      <w:lvlJc w:val="left"/>
      <w:pPr>
        <w:ind w:left="720" w:hanging="360"/>
      </w:pPr>
      <w:rPr>
        <w:rFonts w:hint="default" w:ascii="Calibri" w:hAnsi="Calibri" w:eastAsiaTheme="minorHAnsi" w:cstheme="minorBid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8" w15:restartNumberingAfterBreak="0">
    <w:nsid w:val="2EA8240A"/>
    <w:multiLevelType w:val="multilevel"/>
    <w:tmpl w:val="92D8ED2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2F2F6D7C"/>
    <w:multiLevelType w:val="multilevel"/>
    <w:tmpl w:val="F6608646"/>
    <w:lvl w:ilvl="0">
      <w:start w:val="2"/>
      <w:numFmt w:val="decimal"/>
      <w:lvlText w:val="%1"/>
      <w:lvlJc w:val="left"/>
      <w:pPr>
        <w:ind w:left="0" w:firstLine="0"/>
      </w:pPr>
      <w:rPr>
        <w:rFonts w:hint="default" w:asciiTheme="minorHAnsi" w:hAnsiTheme="minorHAnsi" w:eastAsiaTheme="minorHAnsi" w:cstheme="minorBidi"/>
        <w:color w:val="auto"/>
        <w:sz w:val="22"/>
      </w:rPr>
    </w:lvl>
    <w:lvl w:ilvl="1">
      <w:start w:val="3"/>
      <w:numFmt w:val="decimal"/>
      <w:lvlText w:val="%1.%2"/>
      <w:lvlJc w:val="left"/>
      <w:pPr>
        <w:ind w:left="113" w:firstLine="0"/>
      </w:pPr>
      <w:rPr>
        <w:rFonts w:hint="default" w:asciiTheme="minorHAnsi" w:hAnsiTheme="minorHAnsi" w:eastAsiaTheme="minorHAnsi" w:cstheme="minorBidi"/>
        <w:color w:val="auto"/>
        <w:sz w:val="22"/>
      </w:rPr>
    </w:lvl>
    <w:lvl w:ilvl="2">
      <w:start w:val="1"/>
      <w:numFmt w:val="decimal"/>
      <w:lvlText w:val="%1.%2.%3"/>
      <w:lvlJc w:val="left"/>
      <w:pPr>
        <w:ind w:left="226" w:firstLine="0"/>
      </w:pPr>
      <w:rPr>
        <w:rFonts w:hint="default" w:asciiTheme="minorHAnsi" w:hAnsiTheme="minorHAnsi" w:eastAsiaTheme="minorHAnsi" w:cstheme="minorBidi"/>
        <w:color w:val="auto"/>
        <w:sz w:val="22"/>
      </w:rPr>
    </w:lvl>
    <w:lvl w:ilvl="3">
      <w:start w:val="1"/>
      <w:numFmt w:val="decimal"/>
      <w:lvlText w:val="%1.%2.%3.%4"/>
      <w:lvlJc w:val="left"/>
      <w:pPr>
        <w:ind w:left="339" w:firstLine="0"/>
      </w:pPr>
      <w:rPr>
        <w:rFonts w:hint="default" w:asciiTheme="minorHAnsi" w:hAnsiTheme="minorHAnsi" w:eastAsiaTheme="minorHAnsi" w:cstheme="minorBidi"/>
        <w:color w:val="auto"/>
        <w:sz w:val="22"/>
      </w:rPr>
    </w:lvl>
    <w:lvl w:ilvl="4">
      <w:start w:val="1"/>
      <w:numFmt w:val="decimal"/>
      <w:lvlText w:val="%1.%2.%3.%4.%5"/>
      <w:lvlJc w:val="left"/>
      <w:pPr>
        <w:ind w:left="565" w:hanging="113"/>
      </w:pPr>
      <w:rPr>
        <w:rFonts w:hint="default" w:asciiTheme="minorHAnsi" w:hAnsiTheme="minorHAnsi" w:eastAsiaTheme="minorHAnsi" w:cstheme="minorBidi"/>
        <w:color w:val="auto"/>
        <w:sz w:val="22"/>
      </w:rPr>
    </w:lvl>
    <w:lvl w:ilvl="5">
      <w:start w:val="1"/>
      <w:numFmt w:val="decimal"/>
      <w:lvlText w:val="%1.%2.%3.%4.%5.%6"/>
      <w:lvlJc w:val="left"/>
      <w:pPr>
        <w:ind w:left="678" w:hanging="113"/>
      </w:pPr>
      <w:rPr>
        <w:rFonts w:hint="default" w:asciiTheme="minorHAnsi" w:hAnsiTheme="minorHAnsi" w:eastAsiaTheme="minorHAnsi" w:cstheme="minorBidi"/>
        <w:color w:val="auto"/>
        <w:sz w:val="22"/>
      </w:rPr>
    </w:lvl>
    <w:lvl w:ilvl="6">
      <w:start w:val="1"/>
      <w:numFmt w:val="decimal"/>
      <w:lvlText w:val="%1.%2.%3.%4.%5.%6.%7"/>
      <w:lvlJc w:val="left"/>
      <w:pPr>
        <w:ind w:left="1151" w:hanging="473"/>
      </w:pPr>
      <w:rPr>
        <w:rFonts w:hint="default" w:asciiTheme="minorHAnsi" w:hAnsiTheme="minorHAnsi" w:eastAsiaTheme="minorHAnsi" w:cstheme="minorBidi"/>
        <w:color w:val="auto"/>
        <w:sz w:val="22"/>
      </w:rPr>
    </w:lvl>
    <w:lvl w:ilvl="7">
      <w:start w:val="1"/>
      <w:numFmt w:val="decimal"/>
      <w:lvlText w:val="%1.%2.%3.%4.%5.%6.%7.%8"/>
      <w:lvlJc w:val="left"/>
      <w:pPr>
        <w:ind w:left="1264" w:hanging="473"/>
      </w:pPr>
      <w:rPr>
        <w:rFonts w:hint="default" w:asciiTheme="minorHAnsi" w:hAnsiTheme="minorHAnsi" w:eastAsiaTheme="minorHAnsi" w:cstheme="minorBidi"/>
        <w:color w:val="auto"/>
        <w:sz w:val="22"/>
      </w:rPr>
    </w:lvl>
    <w:lvl w:ilvl="8">
      <w:start w:val="1"/>
      <w:numFmt w:val="decimal"/>
      <w:lvlText w:val="%1.%2.%3.%4.%5.%6.%7.%8.%9"/>
      <w:lvlJc w:val="left"/>
      <w:pPr>
        <w:ind w:left="1737" w:hanging="833"/>
      </w:pPr>
      <w:rPr>
        <w:rFonts w:hint="default" w:asciiTheme="minorHAnsi" w:hAnsiTheme="minorHAnsi" w:eastAsiaTheme="minorHAnsi" w:cstheme="minorBidi"/>
        <w:color w:val="auto"/>
        <w:sz w:val="22"/>
      </w:rPr>
    </w:lvl>
  </w:abstractNum>
  <w:abstractNum w:abstractNumId="20" w15:restartNumberingAfterBreak="0">
    <w:nsid w:val="2F353D7E"/>
    <w:multiLevelType w:val="hybridMultilevel"/>
    <w:tmpl w:val="8BF6E2F6"/>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1" w15:restartNumberingAfterBreak="0">
    <w:nsid w:val="31F001C8"/>
    <w:multiLevelType w:val="multilevel"/>
    <w:tmpl w:val="E63AE0CC"/>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15:restartNumberingAfterBreak="0">
    <w:nsid w:val="341C5CC2"/>
    <w:multiLevelType w:val="multilevel"/>
    <w:tmpl w:val="70607A1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6BB5EFE"/>
    <w:multiLevelType w:val="hybridMultilevel"/>
    <w:tmpl w:val="11B4875E"/>
    <w:lvl w:ilvl="0" w:tplc="0F908308">
      <w:start w:val="1"/>
      <w:numFmt w:val="bullet"/>
      <w:lvlText w:val="-"/>
      <w:lvlJc w:val="left"/>
      <w:pPr>
        <w:ind w:left="720" w:hanging="360"/>
      </w:pPr>
      <w:rPr>
        <w:rFonts w:hint="default" w:ascii="Calibri" w:hAnsi="Calibri" w:eastAsiaTheme="minorHAnsi" w:cstheme="minorBid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4" w15:restartNumberingAfterBreak="0">
    <w:nsid w:val="37D2384D"/>
    <w:multiLevelType w:val="hybridMultilevel"/>
    <w:tmpl w:val="5EFECBBC"/>
    <w:lvl w:ilvl="0" w:tplc="04140001">
      <w:start w:val="1"/>
      <w:numFmt w:val="bullet"/>
      <w:lvlText w:val=""/>
      <w:lvlJc w:val="left"/>
      <w:pPr>
        <w:ind w:left="360" w:hanging="360"/>
      </w:pPr>
      <w:rPr>
        <w:rFonts w:hint="default" w:ascii="Symbol" w:hAnsi="Symbol"/>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abstractNum w:abstractNumId="25" w15:restartNumberingAfterBreak="0">
    <w:nsid w:val="37E512A3"/>
    <w:multiLevelType w:val="hybridMultilevel"/>
    <w:tmpl w:val="E056D0E4"/>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6" w15:restartNumberingAfterBreak="0">
    <w:nsid w:val="3851380F"/>
    <w:multiLevelType w:val="hybridMultilevel"/>
    <w:tmpl w:val="C620665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7" w15:restartNumberingAfterBreak="0">
    <w:nsid w:val="3D9C4432"/>
    <w:multiLevelType w:val="hybridMultilevel"/>
    <w:tmpl w:val="E8722464"/>
    <w:lvl w:ilvl="0" w:tplc="04140011">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3EE87AF3"/>
    <w:multiLevelType w:val="hybridMultilevel"/>
    <w:tmpl w:val="4D2A996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47635777"/>
    <w:multiLevelType w:val="hybridMultilevel"/>
    <w:tmpl w:val="3F04D5C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48DF5465"/>
    <w:multiLevelType w:val="hybridMultilevel"/>
    <w:tmpl w:val="C1F0AB66"/>
    <w:lvl w:ilvl="0" w:tplc="D39A53EA">
      <w:start w:val="1"/>
      <w:numFmt w:val="bullet"/>
      <w:lvlText w:val="•"/>
      <w:lvlJc w:val="left"/>
      <w:pPr>
        <w:tabs>
          <w:tab w:val="num" w:pos="720"/>
        </w:tabs>
        <w:ind w:left="720" w:hanging="360"/>
      </w:pPr>
      <w:rPr>
        <w:rFonts w:hint="default" w:ascii="Arial" w:hAnsi="Arial"/>
      </w:rPr>
    </w:lvl>
    <w:lvl w:ilvl="1" w:tplc="92EAA2BE" w:tentative="1">
      <w:start w:val="1"/>
      <w:numFmt w:val="bullet"/>
      <w:lvlText w:val="•"/>
      <w:lvlJc w:val="left"/>
      <w:pPr>
        <w:tabs>
          <w:tab w:val="num" w:pos="1440"/>
        </w:tabs>
        <w:ind w:left="1440" w:hanging="360"/>
      </w:pPr>
      <w:rPr>
        <w:rFonts w:hint="default" w:ascii="Arial" w:hAnsi="Arial"/>
      </w:rPr>
    </w:lvl>
    <w:lvl w:ilvl="2" w:tplc="D4E03D4C" w:tentative="1">
      <w:start w:val="1"/>
      <w:numFmt w:val="bullet"/>
      <w:lvlText w:val="•"/>
      <w:lvlJc w:val="left"/>
      <w:pPr>
        <w:tabs>
          <w:tab w:val="num" w:pos="2160"/>
        </w:tabs>
        <w:ind w:left="2160" w:hanging="360"/>
      </w:pPr>
      <w:rPr>
        <w:rFonts w:hint="default" w:ascii="Arial" w:hAnsi="Arial"/>
      </w:rPr>
    </w:lvl>
    <w:lvl w:ilvl="3" w:tplc="09D0B8E4" w:tentative="1">
      <w:start w:val="1"/>
      <w:numFmt w:val="bullet"/>
      <w:lvlText w:val="•"/>
      <w:lvlJc w:val="left"/>
      <w:pPr>
        <w:tabs>
          <w:tab w:val="num" w:pos="2880"/>
        </w:tabs>
        <w:ind w:left="2880" w:hanging="360"/>
      </w:pPr>
      <w:rPr>
        <w:rFonts w:hint="default" w:ascii="Arial" w:hAnsi="Arial"/>
      </w:rPr>
    </w:lvl>
    <w:lvl w:ilvl="4" w:tplc="75E06E6E" w:tentative="1">
      <w:start w:val="1"/>
      <w:numFmt w:val="bullet"/>
      <w:lvlText w:val="•"/>
      <w:lvlJc w:val="left"/>
      <w:pPr>
        <w:tabs>
          <w:tab w:val="num" w:pos="3600"/>
        </w:tabs>
        <w:ind w:left="3600" w:hanging="360"/>
      </w:pPr>
      <w:rPr>
        <w:rFonts w:hint="default" w:ascii="Arial" w:hAnsi="Arial"/>
      </w:rPr>
    </w:lvl>
    <w:lvl w:ilvl="5" w:tplc="ECB099AC" w:tentative="1">
      <w:start w:val="1"/>
      <w:numFmt w:val="bullet"/>
      <w:lvlText w:val="•"/>
      <w:lvlJc w:val="left"/>
      <w:pPr>
        <w:tabs>
          <w:tab w:val="num" w:pos="4320"/>
        </w:tabs>
        <w:ind w:left="4320" w:hanging="360"/>
      </w:pPr>
      <w:rPr>
        <w:rFonts w:hint="default" w:ascii="Arial" w:hAnsi="Arial"/>
      </w:rPr>
    </w:lvl>
    <w:lvl w:ilvl="6" w:tplc="F036E402" w:tentative="1">
      <w:start w:val="1"/>
      <w:numFmt w:val="bullet"/>
      <w:lvlText w:val="•"/>
      <w:lvlJc w:val="left"/>
      <w:pPr>
        <w:tabs>
          <w:tab w:val="num" w:pos="5040"/>
        </w:tabs>
        <w:ind w:left="5040" w:hanging="360"/>
      </w:pPr>
      <w:rPr>
        <w:rFonts w:hint="default" w:ascii="Arial" w:hAnsi="Arial"/>
      </w:rPr>
    </w:lvl>
    <w:lvl w:ilvl="7" w:tplc="A7E0BBF6" w:tentative="1">
      <w:start w:val="1"/>
      <w:numFmt w:val="bullet"/>
      <w:lvlText w:val="•"/>
      <w:lvlJc w:val="left"/>
      <w:pPr>
        <w:tabs>
          <w:tab w:val="num" w:pos="5760"/>
        </w:tabs>
        <w:ind w:left="5760" w:hanging="360"/>
      </w:pPr>
      <w:rPr>
        <w:rFonts w:hint="default" w:ascii="Arial" w:hAnsi="Arial"/>
      </w:rPr>
    </w:lvl>
    <w:lvl w:ilvl="8" w:tplc="612EA614" w:tentative="1">
      <w:start w:val="1"/>
      <w:numFmt w:val="bullet"/>
      <w:lvlText w:val="•"/>
      <w:lvlJc w:val="left"/>
      <w:pPr>
        <w:tabs>
          <w:tab w:val="num" w:pos="6480"/>
        </w:tabs>
        <w:ind w:left="6480" w:hanging="360"/>
      </w:pPr>
      <w:rPr>
        <w:rFonts w:hint="default" w:ascii="Arial" w:hAnsi="Arial"/>
      </w:rPr>
    </w:lvl>
  </w:abstractNum>
  <w:abstractNum w:abstractNumId="31" w15:restartNumberingAfterBreak="0">
    <w:nsid w:val="4A544B0C"/>
    <w:multiLevelType w:val="hybridMultilevel"/>
    <w:tmpl w:val="91F4DCEC"/>
    <w:lvl w:ilvl="0" w:tplc="FF805776">
      <w:start w:val="1"/>
      <w:numFmt w:val="bullet"/>
      <w:lvlText w:val="•"/>
      <w:lvlJc w:val="left"/>
      <w:pPr>
        <w:tabs>
          <w:tab w:val="num" w:pos="720"/>
        </w:tabs>
        <w:ind w:left="720" w:hanging="360"/>
      </w:pPr>
      <w:rPr>
        <w:rFonts w:hint="default" w:ascii="Arial" w:hAnsi="Arial"/>
      </w:rPr>
    </w:lvl>
    <w:lvl w:ilvl="1" w:tplc="BF6C19C6" w:tentative="1">
      <w:start w:val="1"/>
      <w:numFmt w:val="bullet"/>
      <w:lvlText w:val="•"/>
      <w:lvlJc w:val="left"/>
      <w:pPr>
        <w:tabs>
          <w:tab w:val="num" w:pos="1440"/>
        </w:tabs>
        <w:ind w:left="1440" w:hanging="360"/>
      </w:pPr>
      <w:rPr>
        <w:rFonts w:hint="default" w:ascii="Arial" w:hAnsi="Arial"/>
      </w:rPr>
    </w:lvl>
    <w:lvl w:ilvl="2" w:tplc="3054704C" w:tentative="1">
      <w:start w:val="1"/>
      <w:numFmt w:val="bullet"/>
      <w:lvlText w:val="•"/>
      <w:lvlJc w:val="left"/>
      <w:pPr>
        <w:tabs>
          <w:tab w:val="num" w:pos="2160"/>
        </w:tabs>
        <w:ind w:left="2160" w:hanging="360"/>
      </w:pPr>
      <w:rPr>
        <w:rFonts w:hint="default" w:ascii="Arial" w:hAnsi="Arial"/>
      </w:rPr>
    </w:lvl>
    <w:lvl w:ilvl="3" w:tplc="A9A6BE32" w:tentative="1">
      <w:start w:val="1"/>
      <w:numFmt w:val="bullet"/>
      <w:lvlText w:val="•"/>
      <w:lvlJc w:val="left"/>
      <w:pPr>
        <w:tabs>
          <w:tab w:val="num" w:pos="2880"/>
        </w:tabs>
        <w:ind w:left="2880" w:hanging="360"/>
      </w:pPr>
      <w:rPr>
        <w:rFonts w:hint="default" w:ascii="Arial" w:hAnsi="Arial"/>
      </w:rPr>
    </w:lvl>
    <w:lvl w:ilvl="4" w:tplc="FE6038DC" w:tentative="1">
      <w:start w:val="1"/>
      <w:numFmt w:val="bullet"/>
      <w:lvlText w:val="•"/>
      <w:lvlJc w:val="left"/>
      <w:pPr>
        <w:tabs>
          <w:tab w:val="num" w:pos="3600"/>
        </w:tabs>
        <w:ind w:left="3600" w:hanging="360"/>
      </w:pPr>
      <w:rPr>
        <w:rFonts w:hint="default" w:ascii="Arial" w:hAnsi="Arial"/>
      </w:rPr>
    </w:lvl>
    <w:lvl w:ilvl="5" w:tplc="DB74998A" w:tentative="1">
      <w:start w:val="1"/>
      <w:numFmt w:val="bullet"/>
      <w:lvlText w:val="•"/>
      <w:lvlJc w:val="left"/>
      <w:pPr>
        <w:tabs>
          <w:tab w:val="num" w:pos="4320"/>
        </w:tabs>
        <w:ind w:left="4320" w:hanging="360"/>
      </w:pPr>
      <w:rPr>
        <w:rFonts w:hint="default" w:ascii="Arial" w:hAnsi="Arial"/>
      </w:rPr>
    </w:lvl>
    <w:lvl w:ilvl="6" w:tplc="B54A607A" w:tentative="1">
      <w:start w:val="1"/>
      <w:numFmt w:val="bullet"/>
      <w:lvlText w:val="•"/>
      <w:lvlJc w:val="left"/>
      <w:pPr>
        <w:tabs>
          <w:tab w:val="num" w:pos="5040"/>
        </w:tabs>
        <w:ind w:left="5040" w:hanging="360"/>
      </w:pPr>
      <w:rPr>
        <w:rFonts w:hint="default" w:ascii="Arial" w:hAnsi="Arial"/>
      </w:rPr>
    </w:lvl>
    <w:lvl w:ilvl="7" w:tplc="C0B21544" w:tentative="1">
      <w:start w:val="1"/>
      <w:numFmt w:val="bullet"/>
      <w:lvlText w:val="•"/>
      <w:lvlJc w:val="left"/>
      <w:pPr>
        <w:tabs>
          <w:tab w:val="num" w:pos="5760"/>
        </w:tabs>
        <w:ind w:left="5760" w:hanging="360"/>
      </w:pPr>
      <w:rPr>
        <w:rFonts w:hint="default" w:ascii="Arial" w:hAnsi="Arial"/>
      </w:rPr>
    </w:lvl>
    <w:lvl w:ilvl="8" w:tplc="40BA90BC" w:tentative="1">
      <w:start w:val="1"/>
      <w:numFmt w:val="bullet"/>
      <w:lvlText w:val="•"/>
      <w:lvlJc w:val="left"/>
      <w:pPr>
        <w:tabs>
          <w:tab w:val="num" w:pos="6480"/>
        </w:tabs>
        <w:ind w:left="6480" w:hanging="360"/>
      </w:pPr>
      <w:rPr>
        <w:rFonts w:hint="default" w:ascii="Arial" w:hAnsi="Arial"/>
      </w:rPr>
    </w:lvl>
  </w:abstractNum>
  <w:abstractNum w:abstractNumId="32" w15:restartNumberingAfterBreak="0">
    <w:nsid w:val="4B430A78"/>
    <w:multiLevelType w:val="multilevel"/>
    <w:tmpl w:val="E63AE0CC"/>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4C2E49D3"/>
    <w:multiLevelType w:val="hybridMultilevel"/>
    <w:tmpl w:val="C6983A50"/>
    <w:lvl w:ilvl="0" w:tplc="04140001">
      <w:start w:val="1"/>
      <w:numFmt w:val="bullet"/>
      <w:lvlText w:val=""/>
      <w:lvlJc w:val="left"/>
      <w:pPr>
        <w:ind w:left="360" w:hanging="360"/>
      </w:pPr>
      <w:rPr>
        <w:rFonts w:hint="default" w:ascii="Symbol" w:hAnsi="Symbol"/>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abstractNum w:abstractNumId="34" w15:restartNumberingAfterBreak="0">
    <w:nsid w:val="4E7F129C"/>
    <w:multiLevelType w:val="hybridMultilevel"/>
    <w:tmpl w:val="572EDCAC"/>
    <w:lvl w:ilvl="0" w:tplc="31F63C14">
      <w:start w:val="1"/>
      <w:numFmt w:val="bullet"/>
      <w:lvlText w:val="-"/>
      <w:lvlJc w:val="left"/>
      <w:pPr>
        <w:ind w:left="720" w:hanging="360"/>
      </w:pPr>
      <w:rPr>
        <w:rFonts w:hint="default" w:ascii="Times New Roman" w:hAnsi="Times New Roman"/>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5" w15:restartNumberingAfterBreak="0">
    <w:nsid w:val="50576BDC"/>
    <w:multiLevelType w:val="hybridMultilevel"/>
    <w:tmpl w:val="6408FA26"/>
    <w:lvl w:ilvl="0" w:tplc="5C44F55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6" w15:restartNumberingAfterBreak="0">
    <w:nsid w:val="54E17EA8"/>
    <w:multiLevelType w:val="hybridMultilevel"/>
    <w:tmpl w:val="A1ACE13E"/>
    <w:lvl w:ilvl="0" w:tplc="0F908308">
      <w:start w:val="1"/>
      <w:numFmt w:val="bullet"/>
      <w:lvlText w:val="-"/>
      <w:lvlJc w:val="left"/>
      <w:pPr>
        <w:ind w:left="720" w:hanging="360"/>
      </w:pPr>
      <w:rPr>
        <w:rFonts w:hint="default" w:ascii="Calibri" w:hAnsi="Calibri" w:eastAsiaTheme="minorHAnsi" w:cstheme="minorBid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7" w15:restartNumberingAfterBreak="0">
    <w:nsid w:val="57CD0A0E"/>
    <w:multiLevelType w:val="hybridMultilevel"/>
    <w:tmpl w:val="EE18A9DC"/>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38" w15:restartNumberingAfterBreak="0">
    <w:nsid w:val="630344B6"/>
    <w:multiLevelType w:val="hybridMultilevel"/>
    <w:tmpl w:val="DDDE51A2"/>
    <w:lvl w:ilvl="0" w:tplc="0414000F">
      <w:start w:val="1"/>
      <w:numFmt w:val="decimal"/>
      <w:lvlText w:val="%1."/>
      <w:lvlJc w:val="left"/>
      <w:pPr>
        <w:ind w:left="643"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632E31B6"/>
    <w:multiLevelType w:val="hybridMultilevel"/>
    <w:tmpl w:val="B804F87E"/>
    <w:lvl w:ilvl="0" w:tplc="04140001">
      <w:start w:val="1"/>
      <w:numFmt w:val="bullet"/>
      <w:lvlText w:val=""/>
      <w:lvlJc w:val="left"/>
      <w:pPr>
        <w:ind w:left="360" w:hanging="360"/>
      </w:pPr>
      <w:rPr>
        <w:rFonts w:hint="default" w:ascii="Symbol" w:hAnsi="Symbol"/>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abstractNum w:abstractNumId="40" w15:restartNumberingAfterBreak="0">
    <w:nsid w:val="683F09EC"/>
    <w:multiLevelType w:val="hybridMultilevel"/>
    <w:tmpl w:val="C66240FE"/>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1" w15:restartNumberingAfterBreak="0">
    <w:nsid w:val="6E563590"/>
    <w:multiLevelType w:val="multilevel"/>
    <w:tmpl w:val="E63AE0CC"/>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15:restartNumberingAfterBreak="0">
    <w:nsid w:val="6FE62562"/>
    <w:multiLevelType w:val="hybridMultilevel"/>
    <w:tmpl w:val="90AC79F8"/>
    <w:lvl w:ilvl="0" w:tplc="31F63C14">
      <w:start w:val="1"/>
      <w:numFmt w:val="bullet"/>
      <w:lvlText w:val="-"/>
      <w:lvlJc w:val="left"/>
      <w:pPr>
        <w:ind w:left="720" w:hanging="360"/>
      </w:pPr>
      <w:rPr>
        <w:rFonts w:hint="default" w:ascii="Times New Roman" w:hAnsi="Times New Roman"/>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3" w15:restartNumberingAfterBreak="0">
    <w:nsid w:val="7578418D"/>
    <w:multiLevelType w:val="hybridMultilevel"/>
    <w:tmpl w:val="F0B4AB36"/>
    <w:lvl w:ilvl="0" w:tplc="04140001">
      <w:start w:val="1"/>
      <w:numFmt w:val="bullet"/>
      <w:lvlText w:val=""/>
      <w:lvlJc w:val="left"/>
      <w:pPr>
        <w:ind w:left="720" w:hanging="360"/>
      </w:pPr>
      <w:rPr>
        <w:rFonts w:hint="default" w:ascii="Symbol" w:hAnsi="Symbol"/>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4" w15:restartNumberingAfterBreak="0">
    <w:nsid w:val="77AD69FA"/>
    <w:multiLevelType w:val="hybridMultilevel"/>
    <w:tmpl w:val="B0F63FE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5" w15:restartNumberingAfterBreak="0">
    <w:nsid w:val="79F90B77"/>
    <w:multiLevelType w:val="hybridMultilevel"/>
    <w:tmpl w:val="20B62DD0"/>
    <w:lvl w:ilvl="0" w:tplc="CB22547C">
      <w:start w:val="1"/>
      <w:numFmt w:val="bullet"/>
      <w:lvlText w:val="•"/>
      <w:lvlJc w:val="left"/>
      <w:pPr>
        <w:tabs>
          <w:tab w:val="num" w:pos="720"/>
        </w:tabs>
        <w:ind w:left="720" w:hanging="360"/>
      </w:pPr>
      <w:rPr>
        <w:rFonts w:hint="default" w:ascii="Arial" w:hAnsi="Arial"/>
      </w:rPr>
    </w:lvl>
    <w:lvl w:ilvl="1" w:tplc="6B4A5A6C" w:tentative="1">
      <w:start w:val="1"/>
      <w:numFmt w:val="bullet"/>
      <w:lvlText w:val="•"/>
      <w:lvlJc w:val="left"/>
      <w:pPr>
        <w:tabs>
          <w:tab w:val="num" w:pos="1440"/>
        </w:tabs>
        <w:ind w:left="1440" w:hanging="360"/>
      </w:pPr>
      <w:rPr>
        <w:rFonts w:hint="default" w:ascii="Arial" w:hAnsi="Arial"/>
      </w:rPr>
    </w:lvl>
    <w:lvl w:ilvl="2" w:tplc="6696EF9A" w:tentative="1">
      <w:start w:val="1"/>
      <w:numFmt w:val="bullet"/>
      <w:lvlText w:val="•"/>
      <w:lvlJc w:val="left"/>
      <w:pPr>
        <w:tabs>
          <w:tab w:val="num" w:pos="2160"/>
        </w:tabs>
        <w:ind w:left="2160" w:hanging="360"/>
      </w:pPr>
      <w:rPr>
        <w:rFonts w:hint="default" w:ascii="Arial" w:hAnsi="Arial"/>
      </w:rPr>
    </w:lvl>
    <w:lvl w:ilvl="3" w:tplc="7E00536A" w:tentative="1">
      <w:start w:val="1"/>
      <w:numFmt w:val="bullet"/>
      <w:lvlText w:val="•"/>
      <w:lvlJc w:val="left"/>
      <w:pPr>
        <w:tabs>
          <w:tab w:val="num" w:pos="2880"/>
        </w:tabs>
        <w:ind w:left="2880" w:hanging="360"/>
      </w:pPr>
      <w:rPr>
        <w:rFonts w:hint="default" w:ascii="Arial" w:hAnsi="Arial"/>
      </w:rPr>
    </w:lvl>
    <w:lvl w:ilvl="4" w:tplc="8FF04CF2" w:tentative="1">
      <w:start w:val="1"/>
      <w:numFmt w:val="bullet"/>
      <w:lvlText w:val="•"/>
      <w:lvlJc w:val="left"/>
      <w:pPr>
        <w:tabs>
          <w:tab w:val="num" w:pos="3600"/>
        </w:tabs>
        <w:ind w:left="3600" w:hanging="360"/>
      </w:pPr>
      <w:rPr>
        <w:rFonts w:hint="default" w:ascii="Arial" w:hAnsi="Arial"/>
      </w:rPr>
    </w:lvl>
    <w:lvl w:ilvl="5" w:tplc="66846CEC" w:tentative="1">
      <w:start w:val="1"/>
      <w:numFmt w:val="bullet"/>
      <w:lvlText w:val="•"/>
      <w:lvlJc w:val="left"/>
      <w:pPr>
        <w:tabs>
          <w:tab w:val="num" w:pos="4320"/>
        </w:tabs>
        <w:ind w:left="4320" w:hanging="360"/>
      </w:pPr>
      <w:rPr>
        <w:rFonts w:hint="default" w:ascii="Arial" w:hAnsi="Arial"/>
      </w:rPr>
    </w:lvl>
    <w:lvl w:ilvl="6" w:tplc="01EE804E" w:tentative="1">
      <w:start w:val="1"/>
      <w:numFmt w:val="bullet"/>
      <w:lvlText w:val="•"/>
      <w:lvlJc w:val="left"/>
      <w:pPr>
        <w:tabs>
          <w:tab w:val="num" w:pos="5040"/>
        </w:tabs>
        <w:ind w:left="5040" w:hanging="360"/>
      </w:pPr>
      <w:rPr>
        <w:rFonts w:hint="default" w:ascii="Arial" w:hAnsi="Arial"/>
      </w:rPr>
    </w:lvl>
    <w:lvl w:ilvl="7" w:tplc="98A452A6" w:tentative="1">
      <w:start w:val="1"/>
      <w:numFmt w:val="bullet"/>
      <w:lvlText w:val="•"/>
      <w:lvlJc w:val="left"/>
      <w:pPr>
        <w:tabs>
          <w:tab w:val="num" w:pos="5760"/>
        </w:tabs>
        <w:ind w:left="5760" w:hanging="360"/>
      </w:pPr>
      <w:rPr>
        <w:rFonts w:hint="default" w:ascii="Arial" w:hAnsi="Arial"/>
      </w:rPr>
    </w:lvl>
    <w:lvl w:ilvl="8" w:tplc="2A742F24" w:tentative="1">
      <w:start w:val="1"/>
      <w:numFmt w:val="bullet"/>
      <w:lvlText w:val="•"/>
      <w:lvlJc w:val="left"/>
      <w:pPr>
        <w:tabs>
          <w:tab w:val="num" w:pos="6480"/>
        </w:tabs>
        <w:ind w:left="6480" w:hanging="360"/>
      </w:pPr>
      <w:rPr>
        <w:rFonts w:hint="default" w:ascii="Arial" w:hAnsi="Arial"/>
      </w:rPr>
    </w:lvl>
  </w:abstractNum>
  <w:abstractNum w:abstractNumId="46" w15:restartNumberingAfterBreak="0">
    <w:nsid w:val="7A8C2CA1"/>
    <w:multiLevelType w:val="hybridMultilevel"/>
    <w:tmpl w:val="C664720E"/>
    <w:lvl w:ilvl="0" w:tplc="1D2473FA">
      <w:start w:val="1"/>
      <w:numFmt w:val="bullet"/>
      <w:lvlText w:val="•"/>
      <w:lvlJc w:val="left"/>
      <w:pPr>
        <w:tabs>
          <w:tab w:val="num" w:pos="720"/>
        </w:tabs>
        <w:ind w:left="720" w:hanging="360"/>
      </w:pPr>
      <w:rPr>
        <w:rFonts w:hint="default" w:ascii="Arial" w:hAnsi="Arial"/>
      </w:rPr>
    </w:lvl>
    <w:lvl w:ilvl="1" w:tplc="E1E6D9B6" w:tentative="1">
      <w:start w:val="1"/>
      <w:numFmt w:val="bullet"/>
      <w:lvlText w:val="•"/>
      <w:lvlJc w:val="left"/>
      <w:pPr>
        <w:tabs>
          <w:tab w:val="num" w:pos="1440"/>
        </w:tabs>
        <w:ind w:left="1440" w:hanging="360"/>
      </w:pPr>
      <w:rPr>
        <w:rFonts w:hint="default" w:ascii="Arial" w:hAnsi="Arial"/>
      </w:rPr>
    </w:lvl>
    <w:lvl w:ilvl="2" w:tplc="A01E3042" w:tentative="1">
      <w:start w:val="1"/>
      <w:numFmt w:val="bullet"/>
      <w:lvlText w:val="•"/>
      <w:lvlJc w:val="left"/>
      <w:pPr>
        <w:tabs>
          <w:tab w:val="num" w:pos="2160"/>
        </w:tabs>
        <w:ind w:left="2160" w:hanging="360"/>
      </w:pPr>
      <w:rPr>
        <w:rFonts w:hint="default" w:ascii="Arial" w:hAnsi="Arial"/>
      </w:rPr>
    </w:lvl>
    <w:lvl w:ilvl="3" w:tplc="9BFED73C" w:tentative="1">
      <w:start w:val="1"/>
      <w:numFmt w:val="bullet"/>
      <w:lvlText w:val="•"/>
      <w:lvlJc w:val="left"/>
      <w:pPr>
        <w:tabs>
          <w:tab w:val="num" w:pos="2880"/>
        </w:tabs>
        <w:ind w:left="2880" w:hanging="360"/>
      </w:pPr>
      <w:rPr>
        <w:rFonts w:hint="default" w:ascii="Arial" w:hAnsi="Arial"/>
      </w:rPr>
    </w:lvl>
    <w:lvl w:ilvl="4" w:tplc="9F5E7B94" w:tentative="1">
      <w:start w:val="1"/>
      <w:numFmt w:val="bullet"/>
      <w:lvlText w:val="•"/>
      <w:lvlJc w:val="left"/>
      <w:pPr>
        <w:tabs>
          <w:tab w:val="num" w:pos="3600"/>
        </w:tabs>
        <w:ind w:left="3600" w:hanging="360"/>
      </w:pPr>
      <w:rPr>
        <w:rFonts w:hint="default" w:ascii="Arial" w:hAnsi="Arial"/>
      </w:rPr>
    </w:lvl>
    <w:lvl w:ilvl="5" w:tplc="502C3124" w:tentative="1">
      <w:start w:val="1"/>
      <w:numFmt w:val="bullet"/>
      <w:lvlText w:val="•"/>
      <w:lvlJc w:val="left"/>
      <w:pPr>
        <w:tabs>
          <w:tab w:val="num" w:pos="4320"/>
        </w:tabs>
        <w:ind w:left="4320" w:hanging="360"/>
      </w:pPr>
      <w:rPr>
        <w:rFonts w:hint="default" w:ascii="Arial" w:hAnsi="Arial"/>
      </w:rPr>
    </w:lvl>
    <w:lvl w:ilvl="6" w:tplc="B3AEA552" w:tentative="1">
      <w:start w:val="1"/>
      <w:numFmt w:val="bullet"/>
      <w:lvlText w:val="•"/>
      <w:lvlJc w:val="left"/>
      <w:pPr>
        <w:tabs>
          <w:tab w:val="num" w:pos="5040"/>
        </w:tabs>
        <w:ind w:left="5040" w:hanging="360"/>
      </w:pPr>
      <w:rPr>
        <w:rFonts w:hint="default" w:ascii="Arial" w:hAnsi="Arial"/>
      </w:rPr>
    </w:lvl>
    <w:lvl w:ilvl="7" w:tplc="E850E45C" w:tentative="1">
      <w:start w:val="1"/>
      <w:numFmt w:val="bullet"/>
      <w:lvlText w:val="•"/>
      <w:lvlJc w:val="left"/>
      <w:pPr>
        <w:tabs>
          <w:tab w:val="num" w:pos="5760"/>
        </w:tabs>
        <w:ind w:left="5760" w:hanging="360"/>
      </w:pPr>
      <w:rPr>
        <w:rFonts w:hint="default" w:ascii="Arial" w:hAnsi="Arial"/>
      </w:rPr>
    </w:lvl>
    <w:lvl w:ilvl="8" w:tplc="37CAA306" w:tentative="1">
      <w:start w:val="1"/>
      <w:numFmt w:val="bullet"/>
      <w:lvlText w:val="•"/>
      <w:lvlJc w:val="left"/>
      <w:pPr>
        <w:tabs>
          <w:tab w:val="num" w:pos="6480"/>
        </w:tabs>
        <w:ind w:left="6480" w:hanging="360"/>
      </w:pPr>
      <w:rPr>
        <w:rFonts w:hint="default" w:ascii="Arial" w:hAnsi="Arial"/>
      </w:rPr>
    </w:lvl>
  </w:abstractNum>
  <w:abstractNum w:abstractNumId="47" w15:restartNumberingAfterBreak="0">
    <w:nsid w:val="7B5E1C19"/>
    <w:multiLevelType w:val="hybridMultilevel"/>
    <w:tmpl w:val="24C267B4"/>
    <w:lvl w:ilvl="0" w:tplc="04140001">
      <w:start w:val="1"/>
      <w:numFmt w:val="bullet"/>
      <w:lvlText w:val=""/>
      <w:lvlJc w:val="left"/>
      <w:pPr>
        <w:ind w:left="360" w:hanging="360"/>
      </w:pPr>
      <w:rPr>
        <w:rFonts w:hint="default" w:ascii="Symbol" w:hAnsi="Symbol"/>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num w:numId="1" w16cid:durableId="1115828981">
    <w:abstractNumId w:val="18"/>
  </w:num>
  <w:num w:numId="2" w16cid:durableId="1878273579">
    <w:abstractNumId w:val="47"/>
  </w:num>
  <w:num w:numId="3" w16cid:durableId="769937818">
    <w:abstractNumId w:val="11"/>
  </w:num>
  <w:num w:numId="4" w16cid:durableId="1901013543">
    <w:abstractNumId w:val="22"/>
  </w:num>
  <w:num w:numId="5" w16cid:durableId="604727574">
    <w:abstractNumId w:val="24"/>
  </w:num>
  <w:num w:numId="6" w16cid:durableId="873810566">
    <w:abstractNumId w:val="39"/>
  </w:num>
  <w:num w:numId="7" w16cid:durableId="1515535476">
    <w:abstractNumId w:val="33"/>
  </w:num>
  <w:num w:numId="8" w16cid:durableId="2059546560">
    <w:abstractNumId w:val="14"/>
  </w:num>
  <w:num w:numId="9" w16cid:durableId="852454608">
    <w:abstractNumId w:val="28"/>
  </w:num>
  <w:num w:numId="10" w16cid:durableId="1234588231">
    <w:abstractNumId w:val="4"/>
  </w:num>
  <w:num w:numId="11" w16cid:durableId="2035418778">
    <w:abstractNumId w:val="1"/>
  </w:num>
  <w:num w:numId="12" w16cid:durableId="617488008">
    <w:abstractNumId w:val="15"/>
  </w:num>
  <w:num w:numId="13" w16cid:durableId="1503427290">
    <w:abstractNumId w:val="42"/>
  </w:num>
  <w:num w:numId="14" w16cid:durableId="1114864345">
    <w:abstractNumId w:val="7"/>
  </w:num>
  <w:num w:numId="15" w16cid:durableId="1130321163">
    <w:abstractNumId w:val="34"/>
  </w:num>
  <w:num w:numId="16" w16cid:durableId="1088309159">
    <w:abstractNumId w:val="8"/>
  </w:num>
  <w:num w:numId="17" w16cid:durableId="1165129888">
    <w:abstractNumId w:val="29"/>
  </w:num>
  <w:num w:numId="18" w16cid:durableId="206528989">
    <w:abstractNumId w:val="27"/>
  </w:num>
  <w:num w:numId="19" w16cid:durableId="432894899">
    <w:abstractNumId w:val="12"/>
  </w:num>
  <w:num w:numId="20" w16cid:durableId="166068438">
    <w:abstractNumId w:val="35"/>
  </w:num>
  <w:num w:numId="21" w16cid:durableId="848562938">
    <w:abstractNumId w:val="44"/>
  </w:num>
  <w:num w:numId="22" w16cid:durableId="710376485">
    <w:abstractNumId w:val="38"/>
  </w:num>
  <w:num w:numId="23" w16cid:durableId="66811070">
    <w:abstractNumId w:val="20"/>
  </w:num>
  <w:num w:numId="24" w16cid:durableId="1322390763">
    <w:abstractNumId w:val="10"/>
  </w:num>
  <w:num w:numId="25" w16cid:durableId="1715157800">
    <w:abstractNumId w:val="16"/>
  </w:num>
  <w:num w:numId="26" w16cid:durableId="152043564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77977721">
    <w:abstractNumId w:val="25"/>
  </w:num>
  <w:num w:numId="28" w16cid:durableId="1824732912">
    <w:abstractNumId w:val="40"/>
  </w:num>
  <w:num w:numId="29" w16cid:durableId="1367950642">
    <w:abstractNumId w:val="45"/>
  </w:num>
  <w:num w:numId="30" w16cid:durableId="1967155046">
    <w:abstractNumId w:val="3"/>
  </w:num>
  <w:num w:numId="31" w16cid:durableId="458184908">
    <w:abstractNumId w:val="6"/>
  </w:num>
  <w:num w:numId="32" w16cid:durableId="1876039265">
    <w:abstractNumId w:val="31"/>
  </w:num>
  <w:num w:numId="33" w16cid:durableId="993264680">
    <w:abstractNumId w:val="30"/>
  </w:num>
  <w:num w:numId="34" w16cid:durableId="1029524216">
    <w:abstractNumId w:val="9"/>
  </w:num>
  <w:num w:numId="35" w16cid:durableId="784807335">
    <w:abstractNumId w:val="46"/>
  </w:num>
  <w:num w:numId="36" w16cid:durableId="1547719596">
    <w:abstractNumId w:val="26"/>
  </w:num>
  <w:num w:numId="37" w16cid:durableId="1391880811">
    <w:abstractNumId w:val="5"/>
  </w:num>
  <w:num w:numId="38" w16cid:durableId="1642340633">
    <w:abstractNumId w:val="43"/>
  </w:num>
  <w:num w:numId="39" w16cid:durableId="826288049">
    <w:abstractNumId w:val="2"/>
  </w:num>
  <w:num w:numId="40" w16cid:durableId="1900700456">
    <w:abstractNumId w:val="13"/>
  </w:num>
  <w:num w:numId="41" w16cid:durableId="1258906001">
    <w:abstractNumId w:val="0"/>
  </w:num>
  <w:num w:numId="42" w16cid:durableId="1251310665">
    <w:abstractNumId w:val="23"/>
  </w:num>
  <w:num w:numId="43" w16cid:durableId="168719767">
    <w:abstractNumId w:val="17"/>
  </w:num>
  <w:num w:numId="44" w16cid:durableId="101072100">
    <w:abstractNumId w:val="36"/>
  </w:num>
  <w:num w:numId="45" w16cid:durableId="1954239028">
    <w:abstractNumId w:val="21"/>
    <w:lvlOverride w:ilvl="0">
      <w:startOverride w:val="1"/>
    </w:lvlOverride>
  </w:num>
  <w:num w:numId="46" w16cid:durableId="520121365">
    <w:abstractNumId w:val="21"/>
    <w:lvlOverride w:ilvl="0"/>
    <w:lvlOverride w:ilvl="1">
      <w:startOverride w:val="1"/>
    </w:lvlOverride>
  </w:num>
  <w:num w:numId="47" w16cid:durableId="880435895">
    <w:abstractNumId w:val="41"/>
  </w:num>
  <w:num w:numId="48" w16cid:durableId="1517646641">
    <w:abstractNumId w:val="32"/>
  </w:num>
  <w:num w:numId="49" w16cid:durableId="206912013">
    <w:abstractNumId w:val="19"/>
  </w:num>
  <w:numIdMacAtCleanup w:val="4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writeProtection w:recommended="1"/>
  <w:zoom w:percent="120"/>
  <w:activeWritingStyle w:lang="en-US" w:vendorID="64" w:dllVersion="0" w:nlCheck="1" w:checkStyle="0" w:appName="MSWord"/>
  <w:proofState w:spelling="clean" w:grammar="dirty"/>
  <w:trackRevisions w:val="tru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2D1"/>
    <w:rsid w:val="00000000"/>
    <w:rsid w:val="0000666C"/>
    <w:rsid w:val="000121FF"/>
    <w:rsid w:val="00013E9E"/>
    <w:rsid w:val="00020EC7"/>
    <w:rsid w:val="00023776"/>
    <w:rsid w:val="00026D0B"/>
    <w:rsid w:val="000305D4"/>
    <w:rsid w:val="0003339F"/>
    <w:rsid w:val="00033B0F"/>
    <w:rsid w:val="00037504"/>
    <w:rsid w:val="00037590"/>
    <w:rsid w:val="00040847"/>
    <w:rsid w:val="000418BB"/>
    <w:rsid w:val="0005014C"/>
    <w:rsid w:val="00050752"/>
    <w:rsid w:val="00053270"/>
    <w:rsid w:val="00060956"/>
    <w:rsid w:val="00063C29"/>
    <w:rsid w:val="0006708D"/>
    <w:rsid w:val="000670D8"/>
    <w:rsid w:val="00067F9F"/>
    <w:rsid w:val="00067FAE"/>
    <w:rsid w:val="00072CFA"/>
    <w:rsid w:val="00075F7F"/>
    <w:rsid w:val="000774AA"/>
    <w:rsid w:val="00077E7A"/>
    <w:rsid w:val="00082397"/>
    <w:rsid w:val="0008621F"/>
    <w:rsid w:val="0008691A"/>
    <w:rsid w:val="000904D2"/>
    <w:rsid w:val="00092357"/>
    <w:rsid w:val="00095C5C"/>
    <w:rsid w:val="00096879"/>
    <w:rsid w:val="00096AE5"/>
    <w:rsid w:val="00097840"/>
    <w:rsid w:val="00097D32"/>
    <w:rsid w:val="000A1821"/>
    <w:rsid w:val="000A1B36"/>
    <w:rsid w:val="000A3E60"/>
    <w:rsid w:val="000A47A8"/>
    <w:rsid w:val="000A5ECC"/>
    <w:rsid w:val="000A6C18"/>
    <w:rsid w:val="000B02DC"/>
    <w:rsid w:val="000B14C7"/>
    <w:rsid w:val="000B3F02"/>
    <w:rsid w:val="000B6035"/>
    <w:rsid w:val="000B6D14"/>
    <w:rsid w:val="000C0678"/>
    <w:rsid w:val="000C19CB"/>
    <w:rsid w:val="000C3BF9"/>
    <w:rsid w:val="000C4141"/>
    <w:rsid w:val="000C5353"/>
    <w:rsid w:val="000C5CDC"/>
    <w:rsid w:val="000C631D"/>
    <w:rsid w:val="000D367C"/>
    <w:rsid w:val="000D3D8B"/>
    <w:rsid w:val="000D5D06"/>
    <w:rsid w:val="000E024B"/>
    <w:rsid w:val="000E0AB9"/>
    <w:rsid w:val="000E0C36"/>
    <w:rsid w:val="000E1C9B"/>
    <w:rsid w:val="000E2858"/>
    <w:rsid w:val="000E30BA"/>
    <w:rsid w:val="000F4A29"/>
    <w:rsid w:val="00100B1A"/>
    <w:rsid w:val="00101FB2"/>
    <w:rsid w:val="00103C67"/>
    <w:rsid w:val="00104A24"/>
    <w:rsid w:val="00104BD9"/>
    <w:rsid w:val="00107A30"/>
    <w:rsid w:val="00111FE5"/>
    <w:rsid w:val="00113145"/>
    <w:rsid w:val="00113220"/>
    <w:rsid w:val="00114579"/>
    <w:rsid w:val="00114607"/>
    <w:rsid w:val="00116F0F"/>
    <w:rsid w:val="00117900"/>
    <w:rsid w:val="001210BB"/>
    <w:rsid w:val="00121DB0"/>
    <w:rsid w:val="0012330F"/>
    <w:rsid w:val="00123B78"/>
    <w:rsid w:val="00123FAB"/>
    <w:rsid w:val="0012438C"/>
    <w:rsid w:val="0012512D"/>
    <w:rsid w:val="00125EE7"/>
    <w:rsid w:val="001272FA"/>
    <w:rsid w:val="00130396"/>
    <w:rsid w:val="0013114D"/>
    <w:rsid w:val="001317AD"/>
    <w:rsid w:val="001329E6"/>
    <w:rsid w:val="001332DB"/>
    <w:rsid w:val="00133D9D"/>
    <w:rsid w:val="00136747"/>
    <w:rsid w:val="00137258"/>
    <w:rsid w:val="001375CA"/>
    <w:rsid w:val="00141143"/>
    <w:rsid w:val="00141DD5"/>
    <w:rsid w:val="00141F4A"/>
    <w:rsid w:val="001426C0"/>
    <w:rsid w:val="00144C4F"/>
    <w:rsid w:val="00144EB7"/>
    <w:rsid w:val="00151202"/>
    <w:rsid w:val="00152872"/>
    <w:rsid w:val="001558D7"/>
    <w:rsid w:val="00163431"/>
    <w:rsid w:val="00166F47"/>
    <w:rsid w:val="001673EC"/>
    <w:rsid w:val="001706E0"/>
    <w:rsid w:val="001708A6"/>
    <w:rsid w:val="00171E94"/>
    <w:rsid w:val="001733DB"/>
    <w:rsid w:val="0017410B"/>
    <w:rsid w:val="001747D7"/>
    <w:rsid w:val="00174878"/>
    <w:rsid w:val="0018006E"/>
    <w:rsid w:val="00183A5F"/>
    <w:rsid w:val="00185596"/>
    <w:rsid w:val="00186174"/>
    <w:rsid w:val="001907B3"/>
    <w:rsid w:val="001A2DE7"/>
    <w:rsid w:val="001A34A0"/>
    <w:rsid w:val="001A3796"/>
    <w:rsid w:val="001A3D36"/>
    <w:rsid w:val="001A3D45"/>
    <w:rsid w:val="001A435F"/>
    <w:rsid w:val="001A4739"/>
    <w:rsid w:val="001A519E"/>
    <w:rsid w:val="001A5532"/>
    <w:rsid w:val="001A5A41"/>
    <w:rsid w:val="001A61DE"/>
    <w:rsid w:val="001A6901"/>
    <w:rsid w:val="001A72B3"/>
    <w:rsid w:val="001B2E45"/>
    <w:rsid w:val="001B47CC"/>
    <w:rsid w:val="001B4A40"/>
    <w:rsid w:val="001B5750"/>
    <w:rsid w:val="001B7D5E"/>
    <w:rsid w:val="001C39A8"/>
    <w:rsid w:val="001C3C95"/>
    <w:rsid w:val="001C4596"/>
    <w:rsid w:val="001C628D"/>
    <w:rsid w:val="001C6BF6"/>
    <w:rsid w:val="001C6E3C"/>
    <w:rsid w:val="001D4779"/>
    <w:rsid w:val="001E0B69"/>
    <w:rsid w:val="001E2842"/>
    <w:rsid w:val="001E39EF"/>
    <w:rsid w:val="001E4CB2"/>
    <w:rsid w:val="001E60A3"/>
    <w:rsid w:val="001F434A"/>
    <w:rsid w:val="001F5DAA"/>
    <w:rsid w:val="001F6D56"/>
    <w:rsid w:val="001F76B6"/>
    <w:rsid w:val="001F7743"/>
    <w:rsid w:val="0020093A"/>
    <w:rsid w:val="002028B2"/>
    <w:rsid w:val="00205CD1"/>
    <w:rsid w:val="00205D54"/>
    <w:rsid w:val="0020653B"/>
    <w:rsid w:val="00206E6D"/>
    <w:rsid w:val="00211554"/>
    <w:rsid w:val="002126DD"/>
    <w:rsid w:val="0021353D"/>
    <w:rsid w:val="0021486A"/>
    <w:rsid w:val="00214E72"/>
    <w:rsid w:val="00215249"/>
    <w:rsid w:val="00215304"/>
    <w:rsid w:val="00216DA4"/>
    <w:rsid w:val="002176B9"/>
    <w:rsid w:val="00220F00"/>
    <w:rsid w:val="00221C54"/>
    <w:rsid w:val="00222C08"/>
    <w:rsid w:val="00224916"/>
    <w:rsid w:val="00225526"/>
    <w:rsid w:val="00225915"/>
    <w:rsid w:val="00226E33"/>
    <w:rsid w:val="002320CC"/>
    <w:rsid w:val="00232B19"/>
    <w:rsid w:val="0023446C"/>
    <w:rsid w:val="00234E44"/>
    <w:rsid w:val="0023638D"/>
    <w:rsid w:val="0023794C"/>
    <w:rsid w:val="00242C91"/>
    <w:rsid w:val="002431C4"/>
    <w:rsid w:val="0024785C"/>
    <w:rsid w:val="002503C1"/>
    <w:rsid w:val="002525BB"/>
    <w:rsid w:val="00252DC0"/>
    <w:rsid w:val="00265A15"/>
    <w:rsid w:val="00265DB1"/>
    <w:rsid w:val="00271159"/>
    <w:rsid w:val="00272CAB"/>
    <w:rsid w:val="00273085"/>
    <w:rsid w:val="0028087D"/>
    <w:rsid w:val="00281EBD"/>
    <w:rsid w:val="00282203"/>
    <w:rsid w:val="002823DF"/>
    <w:rsid w:val="00283F8B"/>
    <w:rsid w:val="00285755"/>
    <w:rsid w:val="00287AA1"/>
    <w:rsid w:val="00292CAA"/>
    <w:rsid w:val="00293532"/>
    <w:rsid w:val="00293AE4"/>
    <w:rsid w:val="002943B2"/>
    <w:rsid w:val="00297788"/>
    <w:rsid w:val="002A03C4"/>
    <w:rsid w:val="002A1C5A"/>
    <w:rsid w:val="002A21CE"/>
    <w:rsid w:val="002A60A1"/>
    <w:rsid w:val="002A6629"/>
    <w:rsid w:val="002B7517"/>
    <w:rsid w:val="002B7B0A"/>
    <w:rsid w:val="002C27B5"/>
    <w:rsid w:val="002C325F"/>
    <w:rsid w:val="002C37EF"/>
    <w:rsid w:val="002C4739"/>
    <w:rsid w:val="002C53EE"/>
    <w:rsid w:val="002C6DFC"/>
    <w:rsid w:val="002D1518"/>
    <w:rsid w:val="002D1B0D"/>
    <w:rsid w:val="002D2820"/>
    <w:rsid w:val="002D4272"/>
    <w:rsid w:val="002D5D8C"/>
    <w:rsid w:val="002D5E96"/>
    <w:rsid w:val="002E0A15"/>
    <w:rsid w:val="002E2A50"/>
    <w:rsid w:val="002E3BA5"/>
    <w:rsid w:val="002E3EF8"/>
    <w:rsid w:val="002E4473"/>
    <w:rsid w:val="002E655C"/>
    <w:rsid w:val="002F1908"/>
    <w:rsid w:val="002F22F9"/>
    <w:rsid w:val="002F4A07"/>
    <w:rsid w:val="002F7D86"/>
    <w:rsid w:val="002F7FEF"/>
    <w:rsid w:val="0030184E"/>
    <w:rsid w:val="003034B2"/>
    <w:rsid w:val="00304B76"/>
    <w:rsid w:val="0030600E"/>
    <w:rsid w:val="003061C8"/>
    <w:rsid w:val="00307F1C"/>
    <w:rsid w:val="003119FA"/>
    <w:rsid w:val="00313C16"/>
    <w:rsid w:val="00314DDA"/>
    <w:rsid w:val="00317087"/>
    <w:rsid w:val="00317943"/>
    <w:rsid w:val="00317A20"/>
    <w:rsid w:val="003201A4"/>
    <w:rsid w:val="00321B1A"/>
    <w:rsid w:val="00321CB8"/>
    <w:rsid w:val="003226C2"/>
    <w:rsid w:val="00322A95"/>
    <w:rsid w:val="003232C3"/>
    <w:rsid w:val="00323CF8"/>
    <w:rsid w:val="003266A2"/>
    <w:rsid w:val="00330706"/>
    <w:rsid w:val="00332A47"/>
    <w:rsid w:val="00332CA4"/>
    <w:rsid w:val="00332E66"/>
    <w:rsid w:val="003350F2"/>
    <w:rsid w:val="00341DBC"/>
    <w:rsid w:val="003422BD"/>
    <w:rsid w:val="00345A5E"/>
    <w:rsid w:val="00347010"/>
    <w:rsid w:val="0034764D"/>
    <w:rsid w:val="00351873"/>
    <w:rsid w:val="00351ED0"/>
    <w:rsid w:val="00354973"/>
    <w:rsid w:val="00357238"/>
    <w:rsid w:val="003619A4"/>
    <w:rsid w:val="00364724"/>
    <w:rsid w:val="00365B80"/>
    <w:rsid w:val="00366676"/>
    <w:rsid w:val="00375290"/>
    <w:rsid w:val="0038271C"/>
    <w:rsid w:val="00384D2D"/>
    <w:rsid w:val="00385F7A"/>
    <w:rsid w:val="00387D1F"/>
    <w:rsid w:val="00390209"/>
    <w:rsid w:val="003910D0"/>
    <w:rsid w:val="003914C2"/>
    <w:rsid w:val="00392EB9"/>
    <w:rsid w:val="00397374"/>
    <w:rsid w:val="003976C1"/>
    <w:rsid w:val="003977EC"/>
    <w:rsid w:val="003A066F"/>
    <w:rsid w:val="003A408B"/>
    <w:rsid w:val="003A4BA1"/>
    <w:rsid w:val="003A5CF8"/>
    <w:rsid w:val="003A7F80"/>
    <w:rsid w:val="003B01DE"/>
    <w:rsid w:val="003B04BB"/>
    <w:rsid w:val="003B22CB"/>
    <w:rsid w:val="003B2B69"/>
    <w:rsid w:val="003B2EAD"/>
    <w:rsid w:val="003B3549"/>
    <w:rsid w:val="003B37FF"/>
    <w:rsid w:val="003B48AB"/>
    <w:rsid w:val="003B526B"/>
    <w:rsid w:val="003B584F"/>
    <w:rsid w:val="003B5DE6"/>
    <w:rsid w:val="003B5EEA"/>
    <w:rsid w:val="003B65D4"/>
    <w:rsid w:val="003C0854"/>
    <w:rsid w:val="003C5A37"/>
    <w:rsid w:val="003D07D1"/>
    <w:rsid w:val="003D1522"/>
    <w:rsid w:val="003D2D34"/>
    <w:rsid w:val="003D38AD"/>
    <w:rsid w:val="003D38CE"/>
    <w:rsid w:val="003D5859"/>
    <w:rsid w:val="003D7139"/>
    <w:rsid w:val="003E0B0E"/>
    <w:rsid w:val="003E0CB3"/>
    <w:rsid w:val="003E0F3E"/>
    <w:rsid w:val="003E52F7"/>
    <w:rsid w:val="003E5421"/>
    <w:rsid w:val="003E67DA"/>
    <w:rsid w:val="003F00E0"/>
    <w:rsid w:val="003F182A"/>
    <w:rsid w:val="003F209D"/>
    <w:rsid w:val="003F2676"/>
    <w:rsid w:val="003F290A"/>
    <w:rsid w:val="003F6FEC"/>
    <w:rsid w:val="00400840"/>
    <w:rsid w:val="0040132B"/>
    <w:rsid w:val="0040137C"/>
    <w:rsid w:val="0040469C"/>
    <w:rsid w:val="0040497D"/>
    <w:rsid w:val="00405CDE"/>
    <w:rsid w:val="004074E6"/>
    <w:rsid w:val="00410189"/>
    <w:rsid w:val="00410D8B"/>
    <w:rsid w:val="00411457"/>
    <w:rsid w:val="004126E2"/>
    <w:rsid w:val="004179F9"/>
    <w:rsid w:val="00425880"/>
    <w:rsid w:val="00430AEC"/>
    <w:rsid w:val="00431AEB"/>
    <w:rsid w:val="00434A3F"/>
    <w:rsid w:val="00434C09"/>
    <w:rsid w:val="004358D4"/>
    <w:rsid w:val="004362E9"/>
    <w:rsid w:val="00442020"/>
    <w:rsid w:val="00442023"/>
    <w:rsid w:val="004422B5"/>
    <w:rsid w:val="004426B7"/>
    <w:rsid w:val="0044276D"/>
    <w:rsid w:val="00444246"/>
    <w:rsid w:val="004447A7"/>
    <w:rsid w:val="00446567"/>
    <w:rsid w:val="00446B42"/>
    <w:rsid w:val="004502A5"/>
    <w:rsid w:val="00451822"/>
    <w:rsid w:val="004524A9"/>
    <w:rsid w:val="00453599"/>
    <w:rsid w:val="00454438"/>
    <w:rsid w:val="00454B23"/>
    <w:rsid w:val="00460B62"/>
    <w:rsid w:val="00462527"/>
    <w:rsid w:val="00467861"/>
    <w:rsid w:val="00470B57"/>
    <w:rsid w:val="00475725"/>
    <w:rsid w:val="00475A26"/>
    <w:rsid w:val="00476604"/>
    <w:rsid w:val="004773FD"/>
    <w:rsid w:val="00482B08"/>
    <w:rsid w:val="00484F00"/>
    <w:rsid w:val="0048511D"/>
    <w:rsid w:val="004873AC"/>
    <w:rsid w:val="0048795F"/>
    <w:rsid w:val="00490058"/>
    <w:rsid w:val="00490409"/>
    <w:rsid w:val="00490A9C"/>
    <w:rsid w:val="0049354F"/>
    <w:rsid w:val="00493923"/>
    <w:rsid w:val="004948A4"/>
    <w:rsid w:val="004978CB"/>
    <w:rsid w:val="004A2E7A"/>
    <w:rsid w:val="004A3D59"/>
    <w:rsid w:val="004A40B9"/>
    <w:rsid w:val="004A54C5"/>
    <w:rsid w:val="004A6815"/>
    <w:rsid w:val="004A6825"/>
    <w:rsid w:val="004A7BC7"/>
    <w:rsid w:val="004B08D1"/>
    <w:rsid w:val="004B0CEC"/>
    <w:rsid w:val="004B36E0"/>
    <w:rsid w:val="004B6776"/>
    <w:rsid w:val="004B7DA5"/>
    <w:rsid w:val="004C04DB"/>
    <w:rsid w:val="004C0A14"/>
    <w:rsid w:val="004C5B24"/>
    <w:rsid w:val="004C61FF"/>
    <w:rsid w:val="004C6CEA"/>
    <w:rsid w:val="004C799E"/>
    <w:rsid w:val="004D0EE1"/>
    <w:rsid w:val="004D27A9"/>
    <w:rsid w:val="004D28BD"/>
    <w:rsid w:val="004D4CA1"/>
    <w:rsid w:val="004D5CBB"/>
    <w:rsid w:val="004E0855"/>
    <w:rsid w:val="004E0A80"/>
    <w:rsid w:val="004E0CF8"/>
    <w:rsid w:val="004E2441"/>
    <w:rsid w:val="004E4A77"/>
    <w:rsid w:val="004E53C2"/>
    <w:rsid w:val="004E6C6C"/>
    <w:rsid w:val="004F2617"/>
    <w:rsid w:val="004F7B68"/>
    <w:rsid w:val="00501745"/>
    <w:rsid w:val="0050400D"/>
    <w:rsid w:val="005056EF"/>
    <w:rsid w:val="00506158"/>
    <w:rsid w:val="00510C5B"/>
    <w:rsid w:val="00511FE0"/>
    <w:rsid w:val="00513AF7"/>
    <w:rsid w:val="005176EE"/>
    <w:rsid w:val="00523AE6"/>
    <w:rsid w:val="00523FC3"/>
    <w:rsid w:val="00526896"/>
    <w:rsid w:val="005348FC"/>
    <w:rsid w:val="00535BD2"/>
    <w:rsid w:val="00543E7B"/>
    <w:rsid w:val="00547310"/>
    <w:rsid w:val="00547B76"/>
    <w:rsid w:val="005535E4"/>
    <w:rsid w:val="00556386"/>
    <w:rsid w:val="00560A91"/>
    <w:rsid w:val="00562664"/>
    <w:rsid w:val="005626A2"/>
    <w:rsid w:val="00562B9B"/>
    <w:rsid w:val="0056379A"/>
    <w:rsid w:val="005656D6"/>
    <w:rsid w:val="0056582A"/>
    <w:rsid w:val="005674DC"/>
    <w:rsid w:val="0057524E"/>
    <w:rsid w:val="00575DAD"/>
    <w:rsid w:val="00580489"/>
    <w:rsid w:val="00581BF0"/>
    <w:rsid w:val="00583E5B"/>
    <w:rsid w:val="00585D62"/>
    <w:rsid w:val="005862C8"/>
    <w:rsid w:val="00590A6F"/>
    <w:rsid w:val="005912D1"/>
    <w:rsid w:val="00593654"/>
    <w:rsid w:val="00594781"/>
    <w:rsid w:val="005971CF"/>
    <w:rsid w:val="00597FBA"/>
    <w:rsid w:val="005A1269"/>
    <w:rsid w:val="005A415A"/>
    <w:rsid w:val="005A42F1"/>
    <w:rsid w:val="005A6242"/>
    <w:rsid w:val="005A6799"/>
    <w:rsid w:val="005A67E7"/>
    <w:rsid w:val="005B1552"/>
    <w:rsid w:val="005C0ACC"/>
    <w:rsid w:val="005C11FC"/>
    <w:rsid w:val="005C22BB"/>
    <w:rsid w:val="005C75E3"/>
    <w:rsid w:val="005D13B5"/>
    <w:rsid w:val="005D216D"/>
    <w:rsid w:val="005D3A3E"/>
    <w:rsid w:val="005D4A66"/>
    <w:rsid w:val="005D5396"/>
    <w:rsid w:val="005D7759"/>
    <w:rsid w:val="005E4FAE"/>
    <w:rsid w:val="005E60CA"/>
    <w:rsid w:val="005E7540"/>
    <w:rsid w:val="005E76D1"/>
    <w:rsid w:val="005F1A49"/>
    <w:rsid w:val="005F43FE"/>
    <w:rsid w:val="006010EB"/>
    <w:rsid w:val="006035E4"/>
    <w:rsid w:val="00604F97"/>
    <w:rsid w:val="00607105"/>
    <w:rsid w:val="00610AC2"/>
    <w:rsid w:val="0061271E"/>
    <w:rsid w:val="00612D9C"/>
    <w:rsid w:val="00612F48"/>
    <w:rsid w:val="00613C6C"/>
    <w:rsid w:val="006219B3"/>
    <w:rsid w:val="00623E6B"/>
    <w:rsid w:val="00624102"/>
    <w:rsid w:val="00630602"/>
    <w:rsid w:val="00630A98"/>
    <w:rsid w:val="006323EF"/>
    <w:rsid w:val="00632CF5"/>
    <w:rsid w:val="0063386B"/>
    <w:rsid w:val="00635B21"/>
    <w:rsid w:val="00635CD6"/>
    <w:rsid w:val="00635F40"/>
    <w:rsid w:val="006423E5"/>
    <w:rsid w:val="00643B1F"/>
    <w:rsid w:val="00644C68"/>
    <w:rsid w:val="006471AB"/>
    <w:rsid w:val="006475B2"/>
    <w:rsid w:val="006514AA"/>
    <w:rsid w:val="00652ABE"/>
    <w:rsid w:val="006530E7"/>
    <w:rsid w:val="00653BAE"/>
    <w:rsid w:val="00654C51"/>
    <w:rsid w:val="00660529"/>
    <w:rsid w:val="00662557"/>
    <w:rsid w:val="006636A8"/>
    <w:rsid w:val="00663E36"/>
    <w:rsid w:val="006653B5"/>
    <w:rsid w:val="00665F72"/>
    <w:rsid w:val="00670EFA"/>
    <w:rsid w:val="00671295"/>
    <w:rsid w:val="006717B3"/>
    <w:rsid w:val="006770FA"/>
    <w:rsid w:val="00677A57"/>
    <w:rsid w:val="0068377A"/>
    <w:rsid w:val="0068462E"/>
    <w:rsid w:val="00685B9D"/>
    <w:rsid w:val="00685E99"/>
    <w:rsid w:val="0068789D"/>
    <w:rsid w:val="006967F2"/>
    <w:rsid w:val="006A0A39"/>
    <w:rsid w:val="006A3F26"/>
    <w:rsid w:val="006A4054"/>
    <w:rsid w:val="006A419A"/>
    <w:rsid w:val="006B0C47"/>
    <w:rsid w:val="006B152B"/>
    <w:rsid w:val="006B1E0F"/>
    <w:rsid w:val="006B37BA"/>
    <w:rsid w:val="006B5582"/>
    <w:rsid w:val="006B55B2"/>
    <w:rsid w:val="006B6FA1"/>
    <w:rsid w:val="006C43A2"/>
    <w:rsid w:val="006C6039"/>
    <w:rsid w:val="006C6AAE"/>
    <w:rsid w:val="006C7CD2"/>
    <w:rsid w:val="006D0790"/>
    <w:rsid w:val="006D12BA"/>
    <w:rsid w:val="006D30DD"/>
    <w:rsid w:val="006D37F2"/>
    <w:rsid w:val="006D6A0C"/>
    <w:rsid w:val="006D70A2"/>
    <w:rsid w:val="006E298A"/>
    <w:rsid w:val="006E4C57"/>
    <w:rsid w:val="006E5284"/>
    <w:rsid w:val="006E52D9"/>
    <w:rsid w:val="006F1525"/>
    <w:rsid w:val="006F1EB3"/>
    <w:rsid w:val="006F3A1C"/>
    <w:rsid w:val="006F5538"/>
    <w:rsid w:val="006F55DF"/>
    <w:rsid w:val="006F5996"/>
    <w:rsid w:val="006F691F"/>
    <w:rsid w:val="006F786F"/>
    <w:rsid w:val="00700282"/>
    <w:rsid w:val="00702EC0"/>
    <w:rsid w:val="00703CC8"/>
    <w:rsid w:val="007048D9"/>
    <w:rsid w:val="00706594"/>
    <w:rsid w:val="00710240"/>
    <w:rsid w:val="00710A0E"/>
    <w:rsid w:val="00710C0C"/>
    <w:rsid w:val="00713BD6"/>
    <w:rsid w:val="00714827"/>
    <w:rsid w:val="007157C8"/>
    <w:rsid w:val="0071788F"/>
    <w:rsid w:val="00720C2A"/>
    <w:rsid w:val="00722C2C"/>
    <w:rsid w:val="0072523C"/>
    <w:rsid w:val="007260B5"/>
    <w:rsid w:val="00727B0D"/>
    <w:rsid w:val="00734759"/>
    <w:rsid w:val="007363E3"/>
    <w:rsid w:val="00747498"/>
    <w:rsid w:val="007567E8"/>
    <w:rsid w:val="00757A1A"/>
    <w:rsid w:val="007665BC"/>
    <w:rsid w:val="00767E8D"/>
    <w:rsid w:val="0077411D"/>
    <w:rsid w:val="0077735C"/>
    <w:rsid w:val="00781192"/>
    <w:rsid w:val="00781514"/>
    <w:rsid w:val="007905D7"/>
    <w:rsid w:val="0079102A"/>
    <w:rsid w:val="007933A9"/>
    <w:rsid w:val="00794653"/>
    <w:rsid w:val="007954FF"/>
    <w:rsid w:val="007957F5"/>
    <w:rsid w:val="00796EF6"/>
    <w:rsid w:val="00797744"/>
    <w:rsid w:val="007A2B8C"/>
    <w:rsid w:val="007A6761"/>
    <w:rsid w:val="007B03FE"/>
    <w:rsid w:val="007B0DE1"/>
    <w:rsid w:val="007B1AA2"/>
    <w:rsid w:val="007B1BA4"/>
    <w:rsid w:val="007B371B"/>
    <w:rsid w:val="007B5F85"/>
    <w:rsid w:val="007B6CDB"/>
    <w:rsid w:val="007B6FE8"/>
    <w:rsid w:val="007C01FC"/>
    <w:rsid w:val="007C157A"/>
    <w:rsid w:val="007C17C3"/>
    <w:rsid w:val="007C1947"/>
    <w:rsid w:val="007C1D1C"/>
    <w:rsid w:val="007C2947"/>
    <w:rsid w:val="007D0583"/>
    <w:rsid w:val="007D1E65"/>
    <w:rsid w:val="007D4B72"/>
    <w:rsid w:val="007D5597"/>
    <w:rsid w:val="007D6748"/>
    <w:rsid w:val="007D6F4F"/>
    <w:rsid w:val="007D7F1A"/>
    <w:rsid w:val="007E1ED3"/>
    <w:rsid w:val="007E46E4"/>
    <w:rsid w:val="007F2231"/>
    <w:rsid w:val="007F24CD"/>
    <w:rsid w:val="007F3843"/>
    <w:rsid w:val="007F4582"/>
    <w:rsid w:val="007F51E1"/>
    <w:rsid w:val="00803B5B"/>
    <w:rsid w:val="008119A0"/>
    <w:rsid w:val="00811E7F"/>
    <w:rsid w:val="00814645"/>
    <w:rsid w:val="0081648B"/>
    <w:rsid w:val="00816A59"/>
    <w:rsid w:val="008171F3"/>
    <w:rsid w:val="00821F64"/>
    <w:rsid w:val="008321C4"/>
    <w:rsid w:val="00832727"/>
    <w:rsid w:val="0083336B"/>
    <w:rsid w:val="008349FF"/>
    <w:rsid w:val="00835CA8"/>
    <w:rsid w:val="008366E0"/>
    <w:rsid w:val="00836B2B"/>
    <w:rsid w:val="0084014D"/>
    <w:rsid w:val="008403EC"/>
    <w:rsid w:val="00844E6B"/>
    <w:rsid w:val="008457EC"/>
    <w:rsid w:val="00845CA8"/>
    <w:rsid w:val="00845EB9"/>
    <w:rsid w:val="00846E88"/>
    <w:rsid w:val="00847326"/>
    <w:rsid w:val="008518EF"/>
    <w:rsid w:val="00851EEB"/>
    <w:rsid w:val="008535CF"/>
    <w:rsid w:val="0085562A"/>
    <w:rsid w:val="0086336D"/>
    <w:rsid w:val="00863827"/>
    <w:rsid w:val="0086464A"/>
    <w:rsid w:val="00866A72"/>
    <w:rsid w:val="00871747"/>
    <w:rsid w:val="00875431"/>
    <w:rsid w:val="008762BE"/>
    <w:rsid w:val="00880DC7"/>
    <w:rsid w:val="00886508"/>
    <w:rsid w:val="00886E65"/>
    <w:rsid w:val="0089080A"/>
    <w:rsid w:val="00892530"/>
    <w:rsid w:val="00894807"/>
    <w:rsid w:val="008A0685"/>
    <w:rsid w:val="008A0F2D"/>
    <w:rsid w:val="008A100E"/>
    <w:rsid w:val="008A2C9A"/>
    <w:rsid w:val="008A4F9B"/>
    <w:rsid w:val="008A5380"/>
    <w:rsid w:val="008A717B"/>
    <w:rsid w:val="008B02AA"/>
    <w:rsid w:val="008B0AC1"/>
    <w:rsid w:val="008B116A"/>
    <w:rsid w:val="008B18B7"/>
    <w:rsid w:val="008B1A07"/>
    <w:rsid w:val="008B2880"/>
    <w:rsid w:val="008B3C3F"/>
    <w:rsid w:val="008B4AB9"/>
    <w:rsid w:val="008B50A8"/>
    <w:rsid w:val="008B7F6D"/>
    <w:rsid w:val="008C136F"/>
    <w:rsid w:val="008D12BC"/>
    <w:rsid w:val="008D13FC"/>
    <w:rsid w:val="008D24EE"/>
    <w:rsid w:val="008D292E"/>
    <w:rsid w:val="008D2939"/>
    <w:rsid w:val="008D2D53"/>
    <w:rsid w:val="008D4109"/>
    <w:rsid w:val="008D43B7"/>
    <w:rsid w:val="008E084D"/>
    <w:rsid w:val="008E1AF8"/>
    <w:rsid w:val="008E21C8"/>
    <w:rsid w:val="008E3DB1"/>
    <w:rsid w:val="008E6AA3"/>
    <w:rsid w:val="008E7366"/>
    <w:rsid w:val="008F5DE8"/>
    <w:rsid w:val="008F70C5"/>
    <w:rsid w:val="009024DD"/>
    <w:rsid w:val="009033B0"/>
    <w:rsid w:val="0090499B"/>
    <w:rsid w:val="00904F1E"/>
    <w:rsid w:val="00905404"/>
    <w:rsid w:val="00911A9D"/>
    <w:rsid w:val="0091594C"/>
    <w:rsid w:val="009211C7"/>
    <w:rsid w:val="0092297C"/>
    <w:rsid w:val="00927614"/>
    <w:rsid w:val="0093039E"/>
    <w:rsid w:val="0093407D"/>
    <w:rsid w:val="00934928"/>
    <w:rsid w:val="009360BE"/>
    <w:rsid w:val="009372EB"/>
    <w:rsid w:val="009436E2"/>
    <w:rsid w:val="0095071B"/>
    <w:rsid w:val="00956E4A"/>
    <w:rsid w:val="00957866"/>
    <w:rsid w:val="0096039E"/>
    <w:rsid w:val="0096143C"/>
    <w:rsid w:val="00961CF9"/>
    <w:rsid w:val="009622F4"/>
    <w:rsid w:val="00964CA9"/>
    <w:rsid w:val="00971A2E"/>
    <w:rsid w:val="00971C53"/>
    <w:rsid w:val="00971E52"/>
    <w:rsid w:val="00973E08"/>
    <w:rsid w:val="009743F1"/>
    <w:rsid w:val="00977C81"/>
    <w:rsid w:val="0098336F"/>
    <w:rsid w:val="00984467"/>
    <w:rsid w:val="0098511C"/>
    <w:rsid w:val="00986490"/>
    <w:rsid w:val="00987844"/>
    <w:rsid w:val="00991F7B"/>
    <w:rsid w:val="009940D7"/>
    <w:rsid w:val="00997666"/>
    <w:rsid w:val="009A13F7"/>
    <w:rsid w:val="009A2501"/>
    <w:rsid w:val="009A3DAF"/>
    <w:rsid w:val="009B000C"/>
    <w:rsid w:val="009B4522"/>
    <w:rsid w:val="009B523D"/>
    <w:rsid w:val="009B6F95"/>
    <w:rsid w:val="009C2103"/>
    <w:rsid w:val="009C4E63"/>
    <w:rsid w:val="009C7C7D"/>
    <w:rsid w:val="009D0AFC"/>
    <w:rsid w:val="009D1972"/>
    <w:rsid w:val="009D49F6"/>
    <w:rsid w:val="009E64DF"/>
    <w:rsid w:val="009E6CD8"/>
    <w:rsid w:val="009F02C9"/>
    <w:rsid w:val="009F0C90"/>
    <w:rsid w:val="009F4D10"/>
    <w:rsid w:val="009F79CB"/>
    <w:rsid w:val="00A0193B"/>
    <w:rsid w:val="00A02337"/>
    <w:rsid w:val="00A02EF2"/>
    <w:rsid w:val="00A03841"/>
    <w:rsid w:val="00A0606C"/>
    <w:rsid w:val="00A071A8"/>
    <w:rsid w:val="00A10220"/>
    <w:rsid w:val="00A12460"/>
    <w:rsid w:val="00A1591B"/>
    <w:rsid w:val="00A15FDF"/>
    <w:rsid w:val="00A15FE6"/>
    <w:rsid w:val="00A20B04"/>
    <w:rsid w:val="00A23B16"/>
    <w:rsid w:val="00A23D7F"/>
    <w:rsid w:val="00A254CF"/>
    <w:rsid w:val="00A27B5F"/>
    <w:rsid w:val="00A303C1"/>
    <w:rsid w:val="00A31610"/>
    <w:rsid w:val="00A3256E"/>
    <w:rsid w:val="00A33CC3"/>
    <w:rsid w:val="00A36B8E"/>
    <w:rsid w:val="00A444AE"/>
    <w:rsid w:val="00A447A1"/>
    <w:rsid w:val="00A44B32"/>
    <w:rsid w:val="00A45044"/>
    <w:rsid w:val="00A50611"/>
    <w:rsid w:val="00A52DFB"/>
    <w:rsid w:val="00A54B79"/>
    <w:rsid w:val="00A56D0A"/>
    <w:rsid w:val="00A61A33"/>
    <w:rsid w:val="00A64478"/>
    <w:rsid w:val="00A66CE8"/>
    <w:rsid w:val="00A706E7"/>
    <w:rsid w:val="00A71282"/>
    <w:rsid w:val="00A71FB8"/>
    <w:rsid w:val="00A722F3"/>
    <w:rsid w:val="00A7395C"/>
    <w:rsid w:val="00A84140"/>
    <w:rsid w:val="00A8484C"/>
    <w:rsid w:val="00A849D2"/>
    <w:rsid w:val="00A850BB"/>
    <w:rsid w:val="00A86179"/>
    <w:rsid w:val="00A86419"/>
    <w:rsid w:val="00A9548F"/>
    <w:rsid w:val="00A96BBE"/>
    <w:rsid w:val="00AA1354"/>
    <w:rsid w:val="00AA2508"/>
    <w:rsid w:val="00AA5A2F"/>
    <w:rsid w:val="00AB1B4E"/>
    <w:rsid w:val="00AB330D"/>
    <w:rsid w:val="00AB39FD"/>
    <w:rsid w:val="00AB6BC6"/>
    <w:rsid w:val="00AB7BCC"/>
    <w:rsid w:val="00AC3FE3"/>
    <w:rsid w:val="00AC4C00"/>
    <w:rsid w:val="00AC766D"/>
    <w:rsid w:val="00AC7AAE"/>
    <w:rsid w:val="00AD0301"/>
    <w:rsid w:val="00AD1B59"/>
    <w:rsid w:val="00AD29A8"/>
    <w:rsid w:val="00AD4201"/>
    <w:rsid w:val="00AD4AC0"/>
    <w:rsid w:val="00AD6B6A"/>
    <w:rsid w:val="00AD79AB"/>
    <w:rsid w:val="00AE1EB5"/>
    <w:rsid w:val="00AE42C8"/>
    <w:rsid w:val="00AE5406"/>
    <w:rsid w:val="00AF002C"/>
    <w:rsid w:val="00AF0049"/>
    <w:rsid w:val="00AF0A03"/>
    <w:rsid w:val="00AF272D"/>
    <w:rsid w:val="00AF565B"/>
    <w:rsid w:val="00AF6ABE"/>
    <w:rsid w:val="00B01B66"/>
    <w:rsid w:val="00B01B6E"/>
    <w:rsid w:val="00B01FBC"/>
    <w:rsid w:val="00B037DE"/>
    <w:rsid w:val="00B124B6"/>
    <w:rsid w:val="00B139D5"/>
    <w:rsid w:val="00B146B9"/>
    <w:rsid w:val="00B14A67"/>
    <w:rsid w:val="00B26341"/>
    <w:rsid w:val="00B26E48"/>
    <w:rsid w:val="00B304A1"/>
    <w:rsid w:val="00B32D52"/>
    <w:rsid w:val="00B32ECA"/>
    <w:rsid w:val="00B3788C"/>
    <w:rsid w:val="00B402F2"/>
    <w:rsid w:val="00B4314D"/>
    <w:rsid w:val="00B439B1"/>
    <w:rsid w:val="00B43EA5"/>
    <w:rsid w:val="00B4476F"/>
    <w:rsid w:val="00B52D5E"/>
    <w:rsid w:val="00B53D8D"/>
    <w:rsid w:val="00B54AD9"/>
    <w:rsid w:val="00B55BF9"/>
    <w:rsid w:val="00B610E3"/>
    <w:rsid w:val="00B651A9"/>
    <w:rsid w:val="00B70B0B"/>
    <w:rsid w:val="00B72C76"/>
    <w:rsid w:val="00B733D4"/>
    <w:rsid w:val="00B74642"/>
    <w:rsid w:val="00B75CBA"/>
    <w:rsid w:val="00B83AB1"/>
    <w:rsid w:val="00B86DA0"/>
    <w:rsid w:val="00B939AC"/>
    <w:rsid w:val="00B97F85"/>
    <w:rsid w:val="00BA06B2"/>
    <w:rsid w:val="00BA1A04"/>
    <w:rsid w:val="00BA614F"/>
    <w:rsid w:val="00BA7271"/>
    <w:rsid w:val="00BA72B0"/>
    <w:rsid w:val="00BA75FF"/>
    <w:rsid w:val="00BB06FD"/>
    <w:rsid w:val="00BB120E"/>
    <w:rsid w:val="00BB20D6"/>
    <w:rsid w:val="00BB2157"/>
    <w:rsid w:val="00BB232B"/>
    <w:rsid w:val="00BB3148"/>
    <w:rsid w:val="00BB56A1"/>
    <w:rsid w:val="00BB7F5D"/>
    <w:rsid w:val="00BC1760"/>
    <w:rsid w:val="00BC17CD"/>
    <w:rsid w:val="00BC554A"/>
    <w:rsid w:val="00BC7BA8"/>
    <w:rsid w:val="00BC7F8B"/>
    <w:rsid w:val="00BD0CA5"/>
    <w:rsid w:val="00BD1E17"/>
    <w:rsid w:val="00BD2539"/>
    <w:rsid w:val="00BD4319"/>
    <w:rsid w:val="00BD6281"/>
    <w:rsid w:val="00BE235D"/>
    <w:rsid w:val="00BE4A91"/>
    <w:rsid w:val="00BF0F07"/>
    <w:rsid w:val="00BF15B1"/>
    <w:rsid w:val="00BF7B72"/>
    <w:rsid w:val="00C0093C"/>
    <w:rsid w:val="00C01028"/>
    <w:rsid w:val="00C04D60"/>
    <w:rsid w:val="00C06C3F"/>
    <w:rsid w:val="00C11CD9"/>
    <w:rsid w:val="00C1348C"/>
    <w:rsid w:val="00C169E9"/>
    <w:rsid w:val="00C1787D"/>
    <w:rsid w:val="00C20BCB"/>
    <w:rsid w:val="00C22637"/>
    <w:rsid w:val="00C23E3E"/>
    <w:rsid w:val="00C2577E"/>
    <w:rsid w:val="00C261CC"/>
    <w:rsid w:val="00C30246"/>
    <w:rsid w:val="00C304FC"/>
    <w:rsid w:val="00C31276"/>
    <w:rsid w:val="00C323CF"/>
    <w:rsid w:val="00C339AB"/>
    <w:rsid w:val="00C34144"/>
    <w:rsid w:val="00C4139B"/>
    <w:rsid w:val="00C42CB9"/>
    <w:rsid w:val="00C43BCC"/>
    <w:rsid w:val="00C43BE8"/>
    <w:rsid w:val="00C43E35"/>
    <w:rsid w:val="00C53117"/>
    <w:rsid w:val="00C55C9E"/>
    <w:rsid w:val="00C60C71"/>
    <w:rsid w:val="00C65639"/>
    <w:rsid w:val="00C6666E"/>
    <w:rsid w:val="00C73C05"/>
    <w:rsid w:val="00C73FAF"/>
    <w:rsid w:val="00C75FE0"/>
    <w:rsid w:val="00C8153C"/>
    <w:rsid w:val="00C816A9"/>
    <w:rsid w:val="00C91ECD"/>
    <w:rsid w:val="00C94D11"/>
    <w:rsid w:val="00C94FB4"/>
    <w:rsid w:val="00C95E8F"/>
    <w:rsid w:val="00CA082A"/>
    <w:rsid w:val="00CA4723"/>
    <w:rsid w:val="00CA4A55"/>
    <w:rsid w:val="00CA55A3"/>
    <w:rsid w:val="00CA6EB5"/>
    <w:rsid w:val="00CB01CE"/>
    <w:rsid w:val="00CB11CA"/>
    <w:rsid w:val="00CB2141"/>
    <w:rsid w:val="00CB3DD7"/>
    <w:rsid w:val="00CB3F4B"/>
    <w:rsid w:val="00CB68C6"/>
    <w:rsid w:val="00CB71F2"/>
    <w:rsid w:val="00CC08E0"/>
    <w:rsid w:val="00CC2398"/>
    <w:rsid w:val="00CC26B6"/>
    <w:rsid w:val="00CC2F4A"/>
    <w:rsid w:val="00CC501C"/>
    <w:rsid w:val="00CC67B7"/>
    <w:rsid w:val="00CD261E"/>
    <w:rsid w:val="00CD2A91"/>
    <w:rsid w:val="00CE0944"/>
    <w:rsid w:val="00CE170C"/>
    <w:rsid w:val="00CE3C6C"/>
    <w:rsid w:val="00CE5715"/>
    <w:rsid w:val="00CE60AF"/>
    <w:rsid w:val="00CE7C00"/>
    <w:rsid w:val="00CF132A"/>
    <w:rsid w:val="00CF2D26"/>
    <w:rsid w:val="00CF3ADF"/>
    <w:rsid w:val="00CF4363"/>
    <w:rsid w:val="00CF50BA"/>
    <w:rsid w:val="00CF63FF"/>
    <w:rsid w:val="00D01B5B"/>
    <w:rsid w:val="00D04DCC"/>
    <w:rsid w:val="00D0532B"/>
    <w:rsid w:val="00D07E7B"/>
    <w:rsid w:val="00D10911"/>
    <w:rsid w:val="00D14B98"/>
    <w:rsid w:val="00D166D9"/>
    <w:rsid w:val="00D20465"/>
    <w:rsid w:val="00D21DA4"/>
    <w:rsid w:val="00D22ABA"/>
    <w:rsid w:val="00D246C2"/>
    <w:rsid w:val="00D266D3"/>
    <w:rsid w:val="00D33F39"/>
    <w:rsid w:val="00D43164"/>
    <w:rsid w:val="00D4352A"/>
    <w:rsid w:val="00D43D9C"/>
    <w:rsid w:val="00D451FC"/>
    <w:rsid w:val="00D45FA0"/>
    <w:rsid w:val="00D5057B"/>
    <w:rsid w:val="00D51DFC"/>
    <w:rsid w:val="00D5268F"/>
    <w:rsid w:val="00D55501"/>
    <w:rsid w:val="00D5770E"/>
    <w:rsid w:val="00D60A9B"/>
    <w:rsid w:val="00D60C46"/>
    <w:rsid w:val="00D613A8"/>
    <w:rsid w:val="00D61878"/>
    <w:rsid w:val="00D62F7F"/>
    <w:rsid w:val="00D6334E"/>
    <w:rsid w:val="00D656CB"/>
    <w:rsid w:val="00D67C2F"/>
    <w:rsid w:val="00D73108"/>
    <w:rsid w:val="00D732D6"/>
    <w:rsid w:val="00D740C5"/>
    <w:rsid w:val="00D77D83"/>
    <w:rsid w:val="00D80178"/>
    <w:rsid w:val="00D80B7F"/>
    <w:rsid w:val="00D81D7B"/>
    <w:rsid w:val="00D82FD7"/>
    <w:rsid w:val="00D90623"/>
    <w:rsid w:val="00D91430"/>
    <w:rsid w:val="00D926A2"/>
    <w:rsid w:val="00D92F3F"/>
    <w:rsid w:val="00D93E51"/>
    <w:rsid w:val="00D94D39"/>
    <w:rsid w:val="00D95F63"/>
    <w:rsid w:val="00D96B50"/>
    <w:rsid w:val="00D96E46"/>
    <w:rsid w:val="00D97137"/>
    <w:rsid w:val="00D97142"/>
    <w:rsid w:val="00D975F4"/>
    <w:rsid w:val="00D97B41"/>
    <w:rsid w:val="00DA0438"/>
    <w:rsid w:val="00DA0D82"/>
    <w:rsid w:val="00DA2515"/>
    <w:rsid w:val="00DA334D"/>
    <w:rsid w:val="00DA5D3D"/>
    <w:rsid w:val="00DB06B9"/>
    <w:rsid w:val="00DB2FA3"/>
    <w:rsid w:val="00DB4B22"/>
    <w:rsid w:val="00DC164D"/>
    <w:rsid w:val="00DC7361"/>
    <w:rsid w:val="00DD2B14"/>
    <w:rsid w:val="00DD533F"/>
    <w:rsid w:val="00DD5AD3"/>
    <w:rsid w:val="00DD5BD9"/>
    <w:rsid w:val="00DD6FE8"/>
    <w:rsid w:val="00DE7066"/>
    <w:rsid w:val="00DE7D16"/>
    <w:rsid w:val="00DF0CFB"/>
    <w:rsid w:val="00DF15B5"/>
    <w:rsid w:val="00DF25E0"/>
    <w:rsid w:val="00DF41C9"/>
    <w:rsid w:val="00DF56AD"/>
    <w:rsid w:val="00DF77FC"/>
    <w:rsid w:val="00E010A1"/>
    <w:rsid w:val="00E018AB"/>
    <w:rsid w:val="00E0195D"/>
    <w:rsid w:val="00E01D02"/>
    <w:rsid w:val="00E03ED3"/>
    <w:rsid w:val="00E04DD3"/>
    <w:rsid w:val="00E06CBC"/>
    <w:rsid w:val="00E07196"/>
    <w:rsid w:val="00E10490"/>
    <w:rsid w:val="00E10678"/>
    <w:rsid w:val="00E12078"/>
    <w:rsid w:val="00E122CC"/>
    <w:rsid w:val="00E12592"/>
    <w:rsid w:val="00E16B7E"/>
    <w:rsid w:val="00E17B0A"/>
    <w:rsid w:val="00E23D35"/>
    <w:rsid w:val="00E25CEA"/>
    <w:rsid w:val="00E33994"/>
    <w:rsid w:val="00E363F2"/>
    <w:rsid w:val="00E37AD2"/>
    <w:rsid w:val="00E37BBA"/>
    <w:rsid w:val="00E40A02"/>
    <w:rsid w:val="00E41BC9"/>
    <w:rsid w:val="00E46A44"/>
    <w:rsid w:val="00E46FF8"/>
    <w:rsid w:val="00E512A6"/>
    <w:rsid w:val="00E53380"/>
    <w:rsid w:val="00E543C1"/>
    <w:rsid w:val="00E54A6C"/>
    <w:rsid w:val="00E562B4"/>
    <w:rsid w:val="00E60B04"/>
    <w:rsid w:val="00E619D1"/>
    <w:rsid w:val="00E64EDC"/>
    <w:rsid w:val="00E660D7"/>
    <w:rsid w:val="00E6629A"/>
    <w:rsid w:val="00E67BE5"/>
    <w:rsid w:val="00E70C23"/>
    <w:rsid w:val="00E72A99"/>
    <w:rsid w:val="00E73C5C"/>
    <w:rsid w:val="00E76E87"/>
    <w:rsid w:val="00E84A79"/>
    <w:rsid w:val="00E8778B"/>
    <w:rsid w:val="00E902DB"/>
    <w:rsid w:val="00E9088C"/>
    <w:rsid w:val="00E9421A"/>
    <w:rsid w:val="00E95C6F"/>
    <w:rsid w:val="00E95CCD"/>
    <w:rsid w:val="00EA046A"/>
    <w:rsid w:val="00EA1095"/>
    <w:rsid w:val="00EA244B"/>
    <w:rsid w:val="00EA3091"/>
    <w:rsid w:val="00EA5512"/>
    <w:rsid w:val="00EA6B78"/>
    <w:rsid w:val="00EA74E2"/>
    <w:rsid w:val="00EB1516"/>
    <w:rsid w:val="00EB5CEB"/>
    <w:rsid w:val="00EB6F1A"/>
    <w:rsid w:val="00EB6F89"/>
    <w:rsid w:val="00EC669A"/>
    <w:rsid w:val="00EC79FC"/>
    <w:rsid w:val="00ED25C1"/>
    <w:rsid w:val="00ED281E"/>
    <w:rsid w:val="00ED2E85"/>
    <w:rsid w:val="00EE308B"/>
    <w:rsid w:val="00EE3BF4"/>
    <w:rsid w:val="00EE4116"/>
    <w:rsid w:val="00EE4606"/>
    <w:rsid w:val="00EE4DB8"/>
    <w:rsid w:val="00EE710E"/>
    <w:rsid w:val="00EF19C9"/>
    <w:rsid w:val="00EF429A"/>
    <w:rsid w:val="00EF53AE"/>
    <w:rsid w:val="00EF6E96"/>
    <w:rsid w:val="00EF7F8B"/>
    <w:rsid w:val="00F01A0B"/>
    <w:rsid w:val="00F0314D"/>
    <w:rsid w:val="00F04699"/>
    <w:rsid w:val="00F116DD"/>
    <w:rsid w:val="00F119C3"/>
    <w:rsid w:val="00F11BBB"/>
    <w:rsid w:val="00F11BFB"/>
    <w:rsid w:val="00F11F07"/>
    <w:rsid w:val="00F136AF"/>
    <w:rsid w:val="00F136B2"/>
    <w:rsid w:val="00F15B4D"/>
    <w:rsid w:val="00F15F6B"/>
    <w:rsid w:val="00F2074A"/>
    <w:rsid w:val="00F241E2"/>
    <w:rsid w:val="00F24CD0"/>
    <w:rsid w:val="00F24D43"/>
    <w:rsid w:val="00F2650C"/>
    <w:rsid w:val="00F3054F"/>
    <w:rsid w:val="00F30761"/>
    <w:rsid w:val="00F32DCD"/>
    <w:rsid w:val="00F33204"/>
    <w:rsid w:val="00F345D7"/>
    <w:rsid w:val="00F45C69"/>
    <w:rsid w:val="00F4618C"/>
    <w:rsid w:val="00F54F7C"/>
    <w:rsid w:val="00F55BD2"/>
    <w:rsid w:val="00F61622"/>
    <w:rsid w:val="00F654B5"/>
    <w:rsid w:val="00F722A6"/>
    <w:rsid w:val="00F7280F"/>
    <w:rsid w:val="00F72EF0"/>
    <w:rsid w:val="00F75F2D"/>
    <w:rsid w:val="00F76E56"/>
    <w:rsid w:val="00F77F77"/>
    <w:rsid w:val="00F81549"/>
    <w:rsid w:val="00F82C9C"/>
    <w:rsid w:val="00F843D3"/>
    <w:rsid w:val="00F8502C"/>
    <w:rsid w:val="00F850CB"/>
    <w:rsid w:val="00F85C9B"/>
    <w:rsid w:val="00F907AE"/>
    <w:rsid w:val="00F93CF6"/>
    <w:rsid w:val="00F95AB1"/>
    <w:rsid w:val="00FA04BC"/>
    <w:rsid w:val="00FA2411"/>
    <w:rsid w:val="00FA4782"/>
    <w:rsid w:val="00FA65AF"/>
    <w:rsid w:val="00FA6998"/>
    <w:rsid w:val="00FA6F9C"/>
    <w:rsid w:val="00FA753B"/>
    <w:rsid w:val="00FA7E53"/>
    <w:rsid w:val="00FB0774"/>
    <w:rsid w:val="00FB250E"/>
    <w:rsid w:val="00FB4CE2"/>
    <w:rsid w:val="00FB6B48"/>
    <w:rsid w:val="00FB7D7D"/>
    <w:rsid w:val="00FC05D9"/>
    <w:rsid w:val="00FC0B1C"/>
    <w:rsid w:val="00FC1750"/>
    <w:rsid w:val="00FC361E"/>
    <w:rsid w:val="00FC4114"/>
    <w:rsid w:val="00FC4AF7"/>
    <w:rsid w:val="00FC52EF"/>
    <w:rsid w:val="00FC536C"/>
    <w:rsid w:val="00FC7663"/>
    <w:rsid w:val="00FD0838"/>
    <w:rsid w:val="00FD5F12"/>
    <w:rsid w:val="00FD7E9F"/>
    <w:rsid w:val="00FE2A79"/>
    <w:rsid w:val="00FE529A"/>
    <w:rsid w:val="00FE6957"/>
    <w:rsid w:val="00FE75C4"/>
    <w:rsid w:val="3CFEEE3B"/>
    <w:rsid w:val="6C1229E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CEA8A"/>
  <w15:docId w15:val="{E391F171-AED1-4719-AB20-67A185AB40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153C"/>
    <w:pPr>
      <w:spacing w:before="120"/>
    </w:pPr>
  </w:style>
  <w:style w:type="paragraph" w:styleId="Overskrift1">
    <w:name w:val="heading 1"/>
    <w:basedOn w:val="Normal"/>
    <w:next w:val="Normal"/>
    <w:link w:val="Overskrift1Tegn"/>
    <w:uiPriority w:val="9"/>
    <w:qFormat/>
    <w:rsid w:val="00C8153C"/>
    <w:pPr>
      <w:keepNext/>
      <w:keepLines/>
      <w:spacing w:before="240" w:after="240"/>
      <w:outlineLvl w:val="0"/>
    </w:pPr>
    <w:rPr>
      <w:rFonts w:asciiTheme="majorHAnsi" w:hAnsiTheme="majorHAnsi" w:eastAsiaTheme="majorEastAsia"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C8153C"/>
    <w:pPr>
      <w:keepNext/>
      <w:keepLines/>
      <w:spacing w:after="120"/>
      <w:outlineLvl w:val="1"/>
    </w:pPr>
    <w:rPr>
      <w:rFonts w:asciiTheme="majorHAnsi" w:hAnsiTheme="majorHAnsi" w:eastAsiaTheme="majorEastAsia" w:cstheme="majorBidi"/>
      <w:color w:val="2E74B5" w:themeColor="accent1" w:themeShade="BF"/>
      <w:sz w:val="26"/>
      <w:szCs w:val="26"/>
    </w:rPr>
  </w:style>
  <w:style w:type="paragraph" w:styleId="Overskrift3">
    <w:name w:val="heading 3"/>
    <w:basedOn w:val="Normal"/>
    <w:next w:val="Normal"/>
    <w:link w:val="Overskrift3Tegn"/>
    <w:uiPriority w:val="9"/>
    <w:unhideWhenUsed/>
    <w:qFormat/>
    <w:rsid w:val="00C8153C"/>
    <w:pPr>
      <w:keepNext/>
      <w:keepLines/>
      <w:spacing w:after="40"/>
      <w:outlineLvl w:val="2"/>
    </w:pPr>
    <w:rPr>
      <w:rFonts w:asciiTheme="majorHAnsi" w:hAnsiTheme="majorHAnsi" w:eastAsiaTheme="majorEastAsia" w:cstheme="majorBidi"/>
      <w:color w:val="1F4D78" w:themeColor="accent1" w:themeShade="7F"/>
      <w:sz w:val="24"/>
      <w:szCs w:val="24"/>
    </w:rPr>
  </w:style>
  <w:style w:type="paragraph" w:styleId="Overskrift4">
    <w:name w:val="heading 4"/>
    <w:basedOn w:val="Normal"/>
    <w:next w:val="Normal"/>
    <w:link w:val="Overskrift4Tegn"/>
    <w:uiPriority w:val="9"/>
    <w:unhideWhenUsed/>
    <w:qFormat/>
    <w:rsid w:val="00214E72"/>
    <w:pPr>
      <w:keepNext/>
      <w:keepLines/>
      <w:spacing w:before="200" w:after="0"/>
      <w:outlineLvl w:val="3"/>
    </w:pPr>
    <w:rPr>
      <w:rFonts w:asciiTheme="majorHAnsi" w:hAnsiTheme="majorHAnsi" w:eastAsiaTheme="majorEastAsia" w:cstheme="majorBidi"/>
      <w:b/>
      <w:bCs/>
      <w:i/>
      <w:iCs/>
      <w:color w:val="5B9BD5" w:themeColor="accent1"/>
      <w:sz w:val="20"/>
    </w:rPr>
  </w:style>
  <w:style w:type="paragraph" w:styleId="Overskrift5">
    <w:name w:val="heading 5"/>
    <w:basedOn w:val="Normal"/>
    <w:next w:val="Normal"/>
    <w:link w:val="Overskrift5Tegn"/>
    <w:uiPriority w:val="9"/>
    <w:unhideWhenUsed/>
    <w:qFormat/>
    <w:rsid w:val="00C23E3E"/>
    <w:pPr>
      <w:keepNext/>
      <w:keepLines/>
      <w:spacing w:before="40" w:after="0"/>
      <w:outlineLvl w:val="4"/>
    </w:pPr>
    <w:rPr>
      <w:rFonts w:asciiTheme="majorHAnsi" w:hAnsiTheme="majorHAnsi" w:eastAsiaTheme="majorEastAsia" w:cstheme="majorBidi"/>
      <w:color w:val="2E74B5" w:themeColor="accent1" w:themeShade="BF"/>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Listeavsnitt">
    <w:name w:val="List Paragraph"/>
    <w:basedOn w:val="Normal"/>
    <w:link w:val="ListeavsnittTegn"/>
    <w:uiPriority w:val="34"/>
    <w:qFormat/>
    <w:rsid w:val="00D60A9B"/>
    <w:pPr>
      <w:spacing w:before="0" w:after="0" w:line="240" w:lineRule="auto"/>
      <w:contextualSpacing/>
    </w:pPr>
    <w:rPr>
      <w:sz w:val="12"/>
    </w:rPr>
  </w:style>
  <w:style w:type="character" w:styleId="Overskrift1Tegn" w:customStyle="1">
    <w:name w:val="Overskrift 1 Tegn"/>
    <w:basedOn w:val="Standardskriftforavsnitt"/>
    <w:link w:val="Overskrift1"/>
    <w:uiPriority w:val="9"/>
    <w:rsid w:val="00C8153C"/>
    <w:rPr>
      <w:rFonts w:asciiTheme="majorHAnsi" w:hAnsiTheme="majorHAnsi" w:eastAsiaTheme="majorEastAsia" w:cstheme="majorBidi"/>
      <w:color w:val="2E74B5" w:themeColor="accent1" w:themeShade="BF"/>
      <w:sz w:val="32"/>
      <w:szCs w:val="32"/>
    </w:rPr>
  </w:style>
  <w:style w:type="paragraph" w:styleId="Tittel">
    <w:name w:val="Title"/>
    <w:basedOn w:val="Normal"/>
    <w:next w:val="Normal"/>
    <w:link w:val="TittelTegn"/>
    <w:uiPriority w:val="10"/>
    <w:qFormat/>
    <w:rsid w:val="007F2231"/>
    <w:pPr>
      <w:spacing w:after="0" w:line="240" w:lineRule="auto"/>
      <w:contextualSpacing/>
    </w:pPr>
    <w:rPr>
      <w:rFonts w:asciiTheme="majorHAnsi" w:hAnsiTheme="majorHAnsi" w:eastAsiaTheme="majorEastAsia" w:cstheme="majorBidi"/>
      <w:spacing w:val="-10"/>
      <w:kern w:val="28"/>
      <w:sz w:val="56"/>
      <w:szCs w:val="56"/>
    </w:rPr>
  </w:style>
  <w:style w:type="character" w:styleId="TittelTegn" w:customStyle="1">
    <w:name w:val="Tittel Tegn"/>
    <w:basedOn w:val="Standardskriftforavsnitt"/>
    <w:link w:val="Tittel"/>
    <w:uiPriority w:val="10"/>
    <w:rsid w:val="007F2231"/>
    <w:rPr>
      <w:rFonts w:asciiTheme="majorHAnsi" w:hAnsiTheme="majorHAnsi" w:eastAsiaTheme="majorEastAsia" w:cstheme="majorBidi"/>
      <w:spacing w:val="-10"/>
      <w:kern w:val="28"/>
      <w:sz w:val="56"/>
      <w:szCs w:val="56"/>
    </w:rPr>
  </w:style>
  <w:style w:type="character" w:styleId="Hyperkobling">
    <w:name w:val="Hyperlink"/>
    <w:basedOn w:val="Standardskriftforavsnitt"/>
    <w:uiPriority w:val="99"/>
    <w:unhideWhenUsed/>
    <w:rsid w:val="004179F9"/>
    <w:rPr>
      <w:color w:val="0563C1" w:themeColor="hyperlink"/>
      <w:u w:val="single"/>
    </w:rPr>
  </w:style>
  <w:style w:type="paragraph" w:styleId="Overskriftforinnholdsfortegnelse">
    <w:name w:val="TOC Heading"/>
    <w:basedOn w:val="Overskrift1"/>
    <w:next w:val="Normal"/>
    <w:uiPriority w:val="39"/>
    <w:unhideWhenUsed/>
    <w:qFormat/>
    <w:rsid w:val="00D613A8"/>
    <w:pPr>
      <w:outlineLvl w:val="9"/>
    </w:pPr>
    <w:rPr>
      <w:lang w:val="en-US"/>
    </w:rPr>
  </w:style>
  <w:style w:type="paragraph" w:styleId="INNH1">
    <w:name w:val="toc 1"/>
    <w:basedOn w:val="Normal"/>
    <w:next w:val="Normal"/>
    <w:autoRedefine/>
    <w:uiPriority w:val="39"/>
    <w:unhideWhenUsed/>
    <w:rsid w:val="00D613A8"/>
    <w:pPr>
      <w:spacing w:after="100"/>
    </w:pPr>
  </w:style>
  <w:style w:type="character" w:styleId="hilite" w:customStyle="1">
    <w:name w:val="hilite"/>
    <w:basedOn w:val="Standardskriftforavsnitt"/>
    <w:rsid w:val="00961CF9"/>
  </w:style>
  <w:style w:type="character" w:styleId="Sterk">
    <w:name w:val="Strong"/>
    <w:basedOn w:val="Standardskriftforavsnitt"/>
    <w:uiPriority w:val="22"/>
    <w:qFormat/>
    <w:rsid w:val="004948A4"/>
    <w:rPr>
      <w:b/>
      <w:bCs/>
    </w:rPr>
  </w:style>
  <w:style w:type="character" w:styleId="Overskrift2Tegn" w:customStyle="1">
    <w:name w:val="Overskrift 2 Tegn"/>
    <w:basedOn w:val="Standardskriftforavsnitt"/>
    <w:link w:val="Overskrift2"/>
    <w:uiPriority w:val="9"/>
    <w:rsid w:val="00C8153C"/>
    <w:rPr>
      <w:rFonts w:asciiTheme="majorHAnsi" w:hAnsiTheme="majorHAnsi" w:eastAsiaTheme="majorEastAsia" w:cstheme="majorBidi"/>
      <w:color w:val="2E74B5" w:themeColor="accent1" w:themeShade="BF"/>
      <w:sz w:val="26"/>
      <w:szCs w:val="26"/>
    </w:rPr>
  </w:style>
  <w:style w:type="paragraph" w:styleId="Fotnotetekst">
    <w:name w:val="footnote text"/>
    <w:basedOn w:val="Normal"/>
    <w:link w:val="FotnotetekstTegn"/>
    <w:unhideWhenUsed/>
    <w:rsid w:val="004948A4"/>
    <w:pPr>
      <w:spacing w:after="0" w:line="240" w:lineRule="auto"/>
    </w:pPr>
    <w:rPr>
      <w:sz w:val="20"/>
      <w:szCs w:val="20"/>
    </w:rPr>
  </w:style>
  <w:style w:type="character" w:styleId="FotnotetekstTegn" w:customStyle="1">
    <w:name w:val="Fotnotetekst Tegn"/>
    <w:basedOn w:val="Standardskriftforavsnitt"/>
    <w:link w:val="Fotnotetekst"/>
    <w:rsid w:val="004948A4"/>
    <w:rPr>
      <w:sz w:val="20"/>
      <w:szCs w:val="20"/>
    </w:rPr>
  </w:style>
  <w:style w:type="character" w:styleId="Fotnotereferanse">
    <w:name w:val="footnote reference"/>
    <w:basedOn w:val="Standardskriftforavsnitt"/>
    <w:unhideWhenUsed/>
    <w:rsid w:val="004948A4"/>
    <w:rPr>
      <w:vertAlign w:val="superscript"/>
    </w:rPr>
  </w:style>
  <w:style w:type="paragraph" w:styleId="INNH2">
    <w:name w:val="toc 2"/>
    <w:basedOn w:val="Normal"/>
    <w:next w:val="Normal"/>
    <w:autoRedefine/>
    <w:uiPriority w:val="39"/>
    <w:unhideWhenUsed/>
    <w:rsid w:val="004948A4"/>
    <w:pPr>
      <w:spacing w:after="100"/>
      <w:ind w:left="220"/>
    </w:pPr>
  </w:style>
  <w:style w:type="paragraph" w:styleId="Ingenmellomrom">
    <w:name w:val="No Spacing"/>
    <w:link w:val="IngenmellomromTegn"/>
    <w:uiPriority w:val="1"/>
    <w:qFormat/>
    <w:rsid w:val="00635B21"/>
    <w:pPr>
      <w:spacing w:after="0" w:line="240" w:lineRule="auto"/>
    </w:pPr>
    <w:rPr>
      <w:rFonts w:eastAsiaTheme="minorEastAsia"/>
      <w:lang w:val="en-US"/>
    </w:rPr>
  </w:style>
  <w:style w:type="character" w:styleId="IngenmellomromTegn" w:customStyle="1">
    <w:name w:val="Ingen mellomrom Tegn"/>
    <w:basedOn w:val="Standardskriftforavsnitt"/>
    <w:link w:val="Ingenmellomrom"/>
    <w:uiPriority w:val="1"/>
    <w:rsid w:val="00635B21"/>
    <w:rPr>
      <w:rFonts w:eastAsiaTheme="minorEastAsia"/>
      <w:lang w:val="en-US"/>
    </w:rPr>
  </w:style>
  <w:style w:type="paragraph" w:styleId="Bobletekst">
    <w:name w:val="Balloon Text"/>
    <w:basedOn w:val="Normal"/>
    <w:link w:val="BobletekstTegn"/>
    <w:uiPriority w:val="99"/>
    <w:semiHidden/>
    <w:unhideWhenUsed/>
    <w:rsid w:val="00836B2B"/>
    <w:pPr>
      <w:spacing w:after="0" w:line="240" w:lineRule="auto"/>
    </w:pPr>
    <w:rPr>
      <w:rFonts w:ascii="Segoe UI" w:hAnsi="Segoe UI" w:cs="Segoe UI"/>
      <w:sz w:val="18"/>
      <w:szCs w:val="18"/>
    </w:rPr>
  </w:style>
  <w:style w:type="character" w:styleId="BobletekstTegn" w:customStyle="1">
    <w:name w:val="Bobletekst Tegn"/>
    <w:basedOn w:val="Standardskriftforavsnitt"/>
    <w:link w:val="Bobletekst"/>
    <w:uiPriority w:val="99"/>
    <w:semiHidden/>
    <w:rsid w:val="00836B2B"/>
    <w:rPr>
      <w:rFonts w:ascii="Segoe UI" w:hAnsi="Segoe UI" w:cs="Segoe UI"/>
      <w:sz w:val="18"/>
      <w:szCs w:val="18"/>
    </w:rPr>
  </w:style>
  <w:style w:type="character" w:styleId="Merknadsreferanse">
    <w:name w:val="annotation reference"/>
    <w:basedOn w:val="Standardskriftforavsnitt"/>
    <w:uiPriority w:val="99"/>
    <w:unhideWhenUsed/>
    <w:rsid w:val="002F22F9"/>
    <w:rPr>
      <w:sz w:val="16"/>
      <w:szCs w:val="16"/>
    </w:rPr>
  </w:style>
  <w:style w:type="paragraph" w:styleId="Merknadstekst">
    <w:name w:val="annotation text"/>
    <w:basedOn w:val="Normal"/>
    <w:link w:val="MerknadstekstTegn"/>
    <w:uiPriority w:val="99"/>
    <w:unhideWhenUsed/>
    <w:rsid w:val="002F22F9"/>
    <w:pPr>
      <w:spacing w:line="240" w:lineRule="auto"/>
    </w:pPr>
    <w:rPr>
      <w:sz w:val="20"/>
      <w:szCs w:val="20"/>
    </w:rPr>
  </w:style>
  <w:style w:type="character" w:styleId="MerknadstekstTegn" w:customStyle="1">
    <w:name w:val="Merknadstekst Tegn"/>
    <w:basedOn w:val="Standardskriftforavsnitt"/>
    <w:link w:val="Merknadstekst"/>
    <w:uiPriority w:val="99"/>
    <w:rsid w:val="002F22F9"/>
    <w:rPr>
      <w:sz w:val="20"/>
      <w:szCs w:val="20"/>
    </w:rPr>
  </w:style>
  <w:style w:type="paragraph" w:styleId="Kommentaremne">
    <w:name w:val="annotation subject"/>
    <w:basedOn w:val="Merknadstekst"/>
    <w:next w:val="Merknadstekst"/>
    <w:link w:val="KommentaremneTegn"/>
    <w:uiPriority w:val="99"/>
    <w:semiHidden/>
    <w:unhideWhenUsed/>
    <w:rsid w:val="002F22F9"/>
    <w:rPr>
      <w:b/>
      <w:bCs/>
    </w:rPr>
  </w:style>
  <w:style w:type="character" w:styleId="KommentaremneTegn" w:customStyle="1">
    <w:name w:val="Kommentaremne Tegn"/>
    <w:basedOn w:val="MerknadstekstTegn"/>
    <w:link w:val="Kommentaremne"/>
    <w:uiPriority w:val="99"/>
    <w:semiHidden/>
    <w:rsid w:val="002F22F9"/>
    <w:rPr>
      <w:b/>
      <w:bCs/>
      <w:sz w:val="20"/>
      <w:szCs w:val="20"/>
    </w:rPr>
  </w:style>
  <w:style w:type="character" w:styleId="Ulstomtale1" w:customStyle="1">
    <w:name w:val="Uløst omtale1"/>
    <w:basedOn w:val="Standardskriftforavsnitt"/>
    <w:uiPriority w:val="99"/>
    <w:semiHidden/>
    <w:unhideWhenUsed/>
    <w:rsid w:val="009B4522"/>
    <w:rPr>
      <w:color w:val="808080"/>
      <w:shd w:val="clear" w:color="auto" w:fill="E6E6E6"/>
    </w:rPr>
  </w:style>
  <w:style w:type="character" w:styleId="Overskrift3Tegn" w:customStyle="1">
    <w:name w:val="Overskrift 3 Tegn"/>
    <w:basedOn w:val="Standardskriftforavsnitt"/>
    <w:link w:val="Overskrift3"/>
    <w:uiPriority w:val="9"/>
    <w:rsid w:val="00C8153C"/>
    <w:rPr>
      <w:rFonts w:asciiTheme="majorHAnsi" w:hAnsiTheme="majorHAnsi" w:eastAsiaTheme="majorEastAsia" w:cstheme="majorBidi"/>
      <w:color w:val="1F4D78" w:themeColor="accent1" w:themeShade="7F"/>
      <w:sz w:val="24"/>
      <w:szCs w:val="24"/>
    </w:rPr>
  </w:style>
  <w:style w:type="paragraph" w:styleId="INNH3">
    <w:name w:val="toc 3"/>
    <w:basedOn w:val="Normal"/>
    <w:next w:val="Normal"/>
    <w:autoRedefine/>
    <w:uiPriority w:val="39"/>
    <w:unhideWhenUsed/>
    <w:rsid w:val="006F691F"/>
    <w:pPr>
      <w:spacing w:after="100"/>
      <w:ind w:left="440"/>
    </w:pPr>
  </w:style>
  <w:style w:type="character" w:styleId="Fulgthyperkobling">
    <w:name w:val="FollowedHyperlink"/>
    <w:basedOn w:val="Standardskriftforavsnitt"/>
    <w:uiPriority w:val="99"/>
    <w:semiHidden/>
    <w:unhideWhenUsed/>
    <w:rsid w:val="00446567"/>
    <w:rPr>
      <w:color w:val="954F72" w:themeColor="followedHyperlink"/>
      <w:u w:val="single"/>
    </w:rPr>
  </w:style>
  <w:style w:type="paragraph" w:styleId="Brdtekst">
    <w:name w:val="Body Text"/>
    <w:basedOn w:val="Normal"/>
    <w:link w:val="BrdtekstTegn"/>
    <w:uiPriority w:val="99"/>
    <w:unhideWhenUsed/>
    <w:rsid w:val="0098511C"/>
    <w:pPr>
      <w:spacing w:after="120"/>
    </w:pPr>
  </w:style>
  <w:style w:type="character" w:styleId="BrdtekstTegn" w:customStyle="1">
    <w:name w:val="Brødtekst Tegn"/>
    <w:basedOn w:val="Standardskriftforavsnitt"/>
    <w:link w:val="Brdtekst"/>
    <w:uiPriority w:val="99"/>
    <w:rsid w:val="0098511C"/>
  </w:style>
  <w:style w:type="character" w:styleId="Plassholdertekst">
    <w:name w:val="Placeholder Text"/>
    <w:basedOn w:val="Standardskriftforavsnitt"/>
    <w:uiPriority w:val="99"/>
    <w:semiHidden/>
    <w:rsid w:val="005A1269"/>
    <w:rPr>
      <w:color w:val="808080"/>
    </w:rPr>
  </w:style>
  <w:style w:type="character" w:styleId="Ulstomtale2" w:customStyle="1">
    <w:name w:val="Uløst omtale2"/>
    <w:basedOn w:val="Standardskriftforavsnitt"/>
    <w:uiPriority w:val="99"/>
    <w:semiHidden/>
    <w:unhideWhenUsed/>
    <w:rsid w:val="004F7B68"/>
    <w:rPr>
      <w:color w:val="808080"/>
      <w:shd w:val="clear" w:color="auto" w:fill="E6E6E6"/>
    </w:rPr>
  </w:style>
  <w:style w:type="character" w:styleId="Utheving">
    <w:name w:val="Emphasis"/>
    <w:basedOn w:val="Standardskriftforavsnitt"/>
    <w:uiPriority w:val="20"/>
    <w:qFormat/>
    <w:rsid w:val="0084014D"/>
    <w:rPr>
      <w:i/>
      <w:iCs/>
    </w:rPr>
  </w:style>
  <w:style w:type="character" w:styleId="Overskrift5Tegn" w:customStyle="1">
    <w:name w:val="Overskrift 5 Tegn"/>
    <w:basedOn w:val="Standardskriftforavsnitt"/>
    <w:link w:val="Overskrift5"/>
    <w:uiPriority w:val="9"/>
    <w:rsid w:val="00C23E3E"/>
    <w:rPr>
      <w:rFonts w:asciiTheme="majorHAnsi" w:hAnsiTheme="majorHAnsi" w:eastAsiaTheme="majorEastAsia" w:cstheme="majorBidi"/>
      <w:color w:val="2E74B5" w:themeColor="accent1" w:themeShade="BF"/>
    </w:rPr>
  </w:style>
  <w:style w:type="paragraph" w:styleId="Bildetekst">
    <w:name w:val="caption"/>
    <w:basedOn w:val="Normal"/>
    <w:next w:val="Normal"/>
    <w:link w:val="BildetekstTegn"/>
    <w:uiPriority w:val="35"/>
    <w:unhideWhenUsed/>
    <w:qFormat/>
    <w:rsid w:val="00C23E3E"/>
    <w:pPr>
      <w:spacing w:after="200" w:line="240" w:lineRule="auto"/>
    </w:pPr>
    <w:rPr>
      <w:i/>
      <w:iCs/>
      <w:color w:val="44546A" w:themeColor="text2"/>
      <w:sz w:val="18"/>
      <w:szCs w:val="18"/>
    </w:rPr>
  </w:style>
  <w:style w:type="paragraph" w:styleId="Brdtekstinnrykk">
    <w:name w:val="Body Text Indent"/>
    <w:basedOn w:val="Normal"/>
    <w:link w:val="BrdtekstinnrykkTegn"/>
    <w:uiPriority w:val="99"/>
    <w:semiHidden/>
    <w:unhideWhenUsed/>
    <w:rsid w:val="00C23E3E"/>
    <w:pPr>
      <w:spacing w:after="120"/>
      <w:ind w:left="283"/>
    </w:pPr>
  </w:style>
  <w:style w:type="character" w:styleId="BrdtekstinnrykkTegn" w:customStyle="1">
    <w:name w:val="Brødtekstinnrykk Tegn"/>
    <w:basedOn w:val="Standardskriftforavsnitt"/>
    <w:link w:val="Brdtekstinnrykk"/>
    <w:uiPriority w:val="99"/>
    <w:semiHidden/>
    <w:rsid w:val="00C23E3E"/>
  </w:style>
  <w:style w:type="paragraph" w:styleId="Brdtekst-frsteinnrykk2">
    <w:name w:val="Body Text First Indent 2"/>
    <w:basedOn w:val="Brdtekstinnrykk"/>
    <w:link w:val="Brdtekst-frsteinnrykk2Tegn"/>
    <w:uiPriority w:val="99"/>
    <w:unhideWhenUsed/>
    <w:rsid w:val="00C23E3E"/>
    <w:pPr>
      <w:spacing w:after="160"/>
      <w:ind w:left="360" w:firstLine="360"/>
    </w:pPr>
  </w:style>
  <w:style w:type="character" w:styleId="Brdtekst-frsteinnrykk2Tegn" w:customStyle="1">
    <w:name w:val="Brødtekst - første innrykk 2 Tegn"/>
    <w:basedOn w:val="BrdtekstinnrykkTegn"/>
    <w:link w:val="Brdtekst-frsteinnrykk2"/>
    <w:uiPriority w:val="99"/>
    <w:rsid w:val="00C23E3E"/>
  </w:style>
  <w:style w:type="character" w:styleId="Ulstomtale3" w:customStyle="1">
    <w:name w:val="Uløst omtale3"/>
    <w:basedOn w:val="Standardskriftforavsnitt"/>
    <w:uiPriority w:val="99"/>
    <w:semiHidden/>
    <w:unhideWhenUsed/>
    <w:rsid w:val="006471AB"/>
    <w:rPr>
      <w:color w:val="808080"/>
      <w:shd w:val="clear" w:color="auto" w:fill="E6E6E6"/>
    </w:rPr>
  </w:style>
  <w:style w:type="paragraph" w:styleId="Topptekst">
    <w:name w:val="header"/>
    <w:basedOn w:val="Normal"/>
    <w:link w:val="TopptekstTegn"/>
    <w:uiPriority w:val="99"/>
    <w:unhideWhenUsed/>
    <w:rsid w:val="00685E99"/>
    <w:pPr>
      <w:tabs>
        <w:tab w:val="center" w:pos="4536"/>
        <w:tab w:val="right" w:pos="9072"/>
      </w:tabs>
      <w:spacing w:after="0" w:line="240" w:lineRule="auto"/>
    </w:pPr>
  </w:style>
  <w:style w:type="character" w:styleId="TopptekstTegn" w:customStyle="1">
    <w:name w:val="Topptekst Tegn"/>
    <w:basedOn w:val="Standardskriftforavsnitt"/>
    <w:link w:val="Topptekst"/>
    <w:uiPriority w:val="99"/>
    <w:rsid w:val="00685E99"/>
  </w:style>
  <w:style w:type="paragraph" w:styleId="Bunntekst">
    <w:name w:val="footer"/>
    <w:basedOn w:val="Normal"/>
    <w:link w:val="BunntekstTegn"/>
    <w:uiPriority w:val="99"/>
    <w:unhideWhenUsed/>
    <w:rsid w:val="00685E99"/>
    <w:pPr>
      <w:tabs>
        <w:tab w:val="center" w:pos="4536"/>
        <w:tab w:val="right" w:pos="9072"/>
      </w:tabs>
      <w:spacing w:after="0" w:line="240" w:lineRule="auto"/>
    </w:pPr>
  </w:style>
  <w:style w:type="character" w:styleId="BunntekstTegn" w:customStyle="1">
    <w:name w:val="Bunntekst Tegn"/>
    <w:basedOn w:val="Standardskriftforavsnitt"/>
    <w:link w:val="Bunntekst"/>
    <w:uiPriority w:val="99"/>
    <w:rsid w:val="00685E99"/>
  </w:style>
  <w:style w:type="character" w:styleId="BildetekstTegn" w:customStyle="1">
    <w:name w:val="Bildetekst Tegn"/>
    <w:basedOn w:val="Standardskriftforavsnitt"/>
    <w:link w:val="Bildetekst"/>
    <w:uiPriority w:val="35"/>
    <w:rsid w:val="008A717B"/>
    <w:rPr>
      <w:i/>
      <w:iCs/>
      <w:color w:val="44546A" w:themeColor="text2"/>
      <w:sz w:val="18"/>
      <w:szCs w:val="18"/>
    </w:rPr>
  </w:style>
  <w:style w:type="table" w:styleId="Lyslisteuthevingsfarge1">
    <w:name w:val="Light List Accent 1"/>
    <w:basedOn w:val="Vanligtabell"/>
    <w:uiPriority w:val="61"/>
    <w:rsid w:val="008A717B"/>
    <w:pPr>
      <w:spacing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character" w:styleId="ListeavsnittTegn" w:customStyle="1">
    <w:name w:val="Listeavsnitt Tegn"/>
    <w:link w:val="Listeavsnitt"/>
    <w:uiPriority w:val="34"/>
    <w:rsid w:val="00D60A9B"/>
    <w:rPr>
      <w:sz w:val="12"/>
    </w:rPr>
  </w:style>
  <w:style w:type="character" w:styleId="Overskrift4Tegn" w:customStyle="1">
    <w:name w:val="Overskrift 4 Tegn"/>
    <w:basedOn w:val="Standardskriftforavsnitt"/>
    <w:link w:val="Overskrift4"/>
    <w:uiPriority w:val="9"/>
    <w:rsid w:val="00214E72"/>
    <w:rPr>
      <w:rFonts w:asciiTheme="majorHAnsi" w:hAnsiTheme="majorHAnsi" w:eastAsiaTheme="majorEastAsia" w:cstheme="majorBidi"/>
      <w:b/>
      <w:bCs/>
      <w:i/>
      <w:iCs/>
      <w:color w:val="5B9BD5" w:themeColor="accent1"/>
      <w:sz w:val="20"/>
    </w:rPr>
  </w:style>
  <w:style w:type="character" w:styleId="Boktittel">
    <w:name w:val="Book Title"/>
    <w:basedOn w:val="Standardskriftforavsnitt"/>
    <w:uiPriority w:val="33"/>
    <w:qFormat/>
    <w:rsid w:val="00D60A9B"/>
    <w:rPr>
      <w:b/>
      <w:bCs/>
      <w:smallCaps/>
      <w:spacing w:val="5"/>
    </w:rPr>
  </w:style>
  <w:style w:type="table" w:styleId="Tabellrutenett">
    <w:name w:val="Table Grid"/>
    <w:basedOn w:val="Vanligtabell"/>
    <w:rsid w:val="006B1E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9024DD"/>
    <w:pPr>
      <w:spacing w:before="100" w:beforeAutospacing="1" w:after="100" w:afterAutospacing="1" w:line="240" w:lineRule="auto"/>
    </w:pPr>
    <w:rPr>
      <w:rFonts w:ascii="Times New Roman" w:hAnsi="Times New Roman" w:eastAsia="Times New Roman" w:cs="Times New Roman"/>
      <w:sz w:val="24"/>
      <w:szCs w:val="24"/>
      <w:lang w:eastAsia="nb-NO"/>
    </w:rPr>
  </w:style>
  <w:style w:type="paragraph" w:styleId="Undertittel">
    <w:name w:val="Subtitle"/>
    <w:basedOn w:val="Normal"/>
    <w:next w:val="Normal"/>
    <w:link w:val="UndertittelTegn"/>
    <w:uiPriority w:val="11"/>
    <w:qFormat/>
    <w:rsid w:val="00067FAE"/>
    <w:pPr>
      <w:numPr>
        <w:ilvl w:val="1"/>
      </w:numPr>
      <w:spacing w:before="0" w:after="200" w:line="276" w:lineRule="auto"/>
    </w:pPr>
    <w:rPr>
      <w:rFonts w:asciiTheme="majorHAnsi" w:hAnsiTheme="majorHAnsi" w:eastAsiaTheme="majorEastAsia" w:cstheme="majorBidi"/>
      <w:i/>
      <w:iCs/>
      <w:color w:val="5B9BD5" w:themeColor="accent1"/>
      <w:spacing w:val="15"/>
      <w:sz w:val="24"/>
      <w:szCs w:val="24"/>
    </w:rPr>
  </w:style>
  <w:style w:type="character" w:styleId="UndertittelTegn" w:customStyle="1">
    <w:name w:val="Undertittel Tegn"/>
    <w:basedOn w:val="Standardskriftforavsnitt"/>
    <w:link w:val="Undertittel"/>
    <w:uiPriority w:val="11"/>
    <w:rsid w:val="00067FAE"/>
    <w:rPr>
      <w:rFonts w:asciiTheme="majorHAnsi" w:hAnsiTheme="majorHAnsi" w:eastAsiaTheme="majorEastAsia" w:cstheme="majorBidi"/>
      <w:i/>
      <w:iCs/>
      <w:color w:val="5B9BD5" w:themeColor="accent1"/>
      <w:spacing w:val="15"/>
      <w:sz w:val="24"/>
      <w:szCs w:val="24"/>
    </w:rPr>
  </w:style>
  <w:style w:type="character" w:styleId="Svakutheving">
    <w:name w:val="Subtle Emphasis"/>
    <w:basedOn w:val="Standardskriftforavsnitt"/>
    <w:uiPriority w:val="19"/>
    <w:qFormat/>
    <w:rsid w:val="00067FAE"/>
    <w:rPr>
      <w:i/>
      <w:iCs/>
      <w:color w:val="808080" w:themeColor="text1" w:themeTint="7F"/>
    </w:rPr>
  </w:style>
  <w:style w:type="paragraph" w:styleId="Sitat">
    <w:name w:val="Quote"/>
    <w:basedOn w:val="Normal"/>
    <w:next w:val="Normal"/>
    <w:link w:val="SitatTegn"/>
    <w:uiPriority w:val="29"/>
    <w:qFormat/>
    <w:rsid w:val="00FA04BC"/>
    <w:rPr>
      <w:i/>
      <w:iCs/>
      <w:color w:val="000000" w:themeColor="text1"/>
    </w:rPr>
  </w:style>
  <w:style w:type="character" w:styleId="SitatTegn" w:customStyle="1">
    <w:name w:val="Sitat Tegn"/>
    <w:basedOn w:val="Standardskriftforavsnitt"/>
    <w:link w:val="Sitat"/>
    <w:uiPriority w:val="29"/>
    <w:rsid w:val="00FA04BC"/>
    <w:rPr>
      <w:i/>
      <w:iCs/>
      <w:color w:val="000000" w:themeColor="text1"/>
    </w:rPr>
  </w:style>
  <w:style w:type="character" w:styleId="Sterkutheving">
    <w:name w:val="Intense Emphasis"/>
    <w:basedOn w:val="Standardskriftforavsnitt"/>
    <w:uiPriority w:val="21"/>
    <w:qFormat/>
    <w:rsid w:val="00FA04BC"/>
    <w:rPr>
      <w:b/>
      <w:bCs/>
      <w:i/>
      <w:iCs/>
      <w:color w:val="5B9BD5" w:themeColor="accent1"/>
    </w:rPr>
  </w:style>
  <w:style w:type="paragraph" w:styleId="Sluttnotetekst">
    <w:name w:val="endnote text"/>
    <w:basedOn w:val="Normal"/>
    <w:link w:val="SluttnotetekstTegn"/>
    <w:uiPriority w:val="99"/>
    <w:semiHidden/>
    <w:unhideWhenUsed/>
    <w:rsid w:val="00BC1760"/>
    <w:pPr>
      <w:spacing w:before="0" w:after="0" w:line="240" w:lineRule="auto"/>
    </w:pPr>
    <w:rPr>
      <w:sz w:val="20"/>
      <w:szCs w:val="20"/>
    </w:rPr>
  </w:style>
  <w:style w:type="character" w:styleId="SluttnotetekstTegn" w:customStyle="1">
    <w:name w:val="Sluttnotetekst Tegn"/>
    <w:basedOn w:val="Standardskriftforavsnitt"/>
    <w:link w:val="Sluttnotetekst"/>
    <w:uiPriority w:val="99"/>
    <w:semiHidden/>
    <w:rsid w:val="00BC1760"/>
    <w:rPr>
      <w:sz w:val="20"/>
      <w:szCs w:val="20"/>
    </w:rPr>
  </w:style>
  <w:style w:type="character" w:styleId="Sluttnotereferanse">
    <w:name w:val="endnote reference"/>
    <w:basedOn w:val="Standardskriftforavsnitt"/>
    <w:uiPriority w:val="99"/>
    <w:semiHidden/>
    <w:unhideWhenUsed/>
    <w:rsid w:val="00BC1760"/>
    <w:rPr>
      <w:vertAlign w:val="superscript"/>
    </w:rPr>
  </w:style>
  <w:style w:type="paragraph" w:styleId="Revisjon">
    <w:name w:val="Revision"/>
    <w:hidden/>
    <w:uiPriority w:val="99"/>
    <w:semiHidden/>
    <w:rsid w:val="004A54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9671">
      <w:bodyDiv w:val="1"/>
      <w:marLeft w:val="0"/>
      <w:marRight w:val="0"/>
      <w:marTop w:val="0"/>
      <w:marBottom w:val="0"/>
      <w:divBdr>
        <w:top w:val="none" w:sz="0" w:space="0" w:color="auto"/>
        <w:left w:val="none" w:sz="0" w:space="0" w:color="auto"/>
        <w:bottom w:val="none" w:sz="0" w:space="0" w:color="auto"/>
        <w:right w:val="none" w:sz="0" w:space="0" w:color="auto"/>
      </w:divBdr>
    </w:div>
    <w:div w:id="77019221">
      <w:bodyDiv w:val="1"/>
      <w:marLeft w:val="0"/>
      <w:marRight w:val="0"/>
      <w:marTop w:val="0"/>
      <w:marBottom w:val="0"/>
      <w:divBdr>
        <w:top w:val="none" w:sz="0" w:space="0" w:color="auto"/>
        <w:left w:val="none" w:sz="0" w:space="0" w:color="auto"/>
        <w:bottom w:val="none" w:sz="0" w:space="0" w:color="auto"/>
        <w:right w:val="none" w:sz="0" w:space="0" w:color="auto"/>
      </w:divBdr>
    </w:div>
    <w:div w:id="86078509">
      <w:bodyDiv w:val="1"/>
      <w:marLeft w:val="0"/>
      <w:marRight w:val="0"/>
      <w:marTop w:val="0"/>
      <w:marBottom w:val="0"/>
      <w:divBdr>
        <w:top w:val="none" w:sz="0" w:space="0" w:color="auto"/>
        <w:left w:val="none" w:sz="0" w:space="0" w:color="auto"/>
        <w:bottom w:val="none" w:sz="0" w:space="0" w:color="auto"/>
        <w:right w:val="none" w:sz="0" w:space="0" w:color="auto"/>
      </w:divBdr>
    </w:div>
    <w:div w:id="108013639">
      <w:bodyDiv w:val="1"/>
      <w:marLeft w:val="0"/>
      <w:marRight w:val="0"/>
      <w:marTop w:val="0"/>
      <w:marBottom w:val="0"/>
      <w:divBdr>
        <w:top w:val="none" w:sz="0" w:space="0" w:color="auto"/>
        <w:left w:val="none" w:sz="0" w:space="0" w:color="auto"/>
        <w:bottom w:val="none" w:sz="0" w:space="0" w:color="auto"/>
        <w:right w:val="none" w:sz="0" w:space="0" w:color="auto"/>
      </w:divBdr>
    </w:div>
    <w:div w:id="112091846">
      <w:bodyDiv w:val="1"/>
      <w:marLeft w:val="0"/>
      <w:marRight w:val="0"/>
      <w:marTop w:val="0"/>
      <w:marBottom w:val="0"/>
      <w:divBdr>
        <w:top w:val="none" w:sz="0" w:space="0" w:color="auto"/>
        <w:left w:val="none" w:sz="0" w:space="0" w:color="auto"/>
        <w:bottom w:val="none" w:sz="0" w:space="0" w:color="auto"/>
        <w:right w:val="none" w:sz="0" w:space="0" w:color="auto"/>
      </w:divBdr>
    </w:div>
    <w:div w:id="136529223">
      <w:bodyDiv w:val="1"/>
      <w:marLeft w:val="0"/>
      <w:marRight w:val="0"/>
      <w:marTop w:val="0"/>
      <w:marBottom w:val="0"/>
      <w:divBdr>
        <w:top w:val="none" w:sz="0" w:space="0" w:color="auto"/>
        <w:left w:val="none" w:sz="0" w:space="0" w:color="auto"/>
        <w:bottom w:val="none" w:sz="0" w:space="0" w:color="auto"/>
        <w:right w:val="none" w:sz="0" w:space="0" w:color="auto"/>
      </w:divBdr>
    </w:div>
    <w:div w:id="148182634">
      <w:bodyDiv w:val="1"/>
      <w:marLeft w:val="0"/>
      <w:marRight w:val="0"/>
      <w:marTop w:val="0"/>
      <w:marBottom w:val="0"/>
      <w:divBdr>
        <w:top w:val="none" w:sz="0" w:space="0" w:color="auto"/>
        <w:left w:val="none" w:sz="0" w:space="0" w:color="auto"/>
        <w:bottom w:val="none" w:sz="0" w:space="0" w:color="auto"/>
        <w:right w:val="none" w:sz="0" w:space="0" w:color="auto"/>
      </w:divBdr>
      <w:divsChild>
        <w:div w:id="2028561956">
          <w:marLeft w:val="0"/>
          <w:marRight w:val="0"/>
          <w:marTop w:val="0"/>
          <w:marBottom w:val="0"/>
          <w:divBdr>
            <w:top w:val="none" w:sz="0" w:space="0" w:color="auto"/>
            <w:left w:val="none" w:sz="0" w:space="0" w:color="auto"/>
            <w:bottom w:val="none" w:sz="0" w:space="0" w:color="auto"/>
            <w:right w:val="none" w:sz="0" w:space="0" w:color="auto"/>
          </w:divBdr>
          <w:divsChild>
            <w:div w:id="1350336020">
              <w:marLeft w:val="0"/>
              <w:marRight w:val="0"/>
              <w:marTop w:val="0"/>
              <w:marBottom w:val="0"/>
              <w:divBdr>
                <w:top w:val="none" w:sz="0" w:space="0" w:color="auto"/>
                <w:left w:val="none" w:sz="0" w:space="0" w:color="auto"/>
                <w:bottom w:val="none" w:sz="0" w:space="0" w:color="auto"/>
                <w:right w:val="none" w:sz="0" w:space="0" w:color="auto"/>
              </w:divBdr>
              <w:divsChild>
                <w:div w:id="1039627291">
                  <w:marLeft w:val="0"/>
                  <w:marRight w:val="0"/>
                  <w:marTop w:val="0"/>
                  <w:marBottom w:val="0"/>
                  <w:divBdr>
                    <w:top w:val="none" w:sz="0" w:space="0" w:color="auto"/>
                    <w:left w:val="none" w:sz="0" w:space="0" w:color="auto"/>
                    <w:bottom w:val="none" w:sz="0" w:space="0" w:color="auto"/>
                    <w:right w:val="none" w:sz="0" w:space="0" w:color="auto"/>
                  </w:divBdr>
                  <w:divsChild>
                    <w:div w:id="1535387342">
                      <w:marLeft w:val="0"/>
                      <w:marRight w:val="0"/>
                      <w:marTop w:val="0"/>
                      <w:marBottom w:val="0"/>
                      <w:divBdr>
                        <w:top w:val="none" w:sz="0" w:space="0" w:color="auto"/>
                        <w:left w:val="none" w:sz="0" w:space="0" w:color="auto"/>
                        <w:bottom w:val="none" w:sz="0" w:space="0" w:color="auto"/>
                        <w:right w:val="none" w:sz="0" w:space="0" w:color="auto"/>
                      </w:divBdr>
                      <w:divsChild>
                        <w:div w:id="1303847303">
                          <w:marLeft w:val="0"/>
                          <w:marRight w:val="0"/>
                          <w:marTop w:val="0"/>
                          <w:marBottom w:val="0"/>
                          <w:divBdr>
                            <w:top w:val="none" w:sz="0" w:space="0" w:color="auto"/>
                            <w:left w:val="none" w:sz="0" w:space="0" w:color="auto"/>
                            <w:bottom w:val="none" w:sz="0" w:space="0" w:color="auto"/>
                            <w:right w:val="none" w:sz="0" w:space="0" w:color="auto"/>
                          </w:divBdr>
                          <w:divsChild>
                            <w:div w:id="13943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96903">
      <w:bodyDiv w:val="1"/>
      <w:marLeft w:val="0"/>
      <w:marRight w:val="0"/>
      <w:marTop w:val="0"/>
      <w:marBottom w:val="0"/>
      <w:divBdr>
        <w:top w:val="none" w:sz="0" w:space="0" w:color="auto"/>
        <w:left w:val="none" w:sz="0" w:space="0" w:color="auto"/>
        <w:bottom w:val="none" w:sz="0" w:space="0" w:color="auto"/>
        <w:right w:val="none" w:sz="0" w:space="0" w:color="auto"/>
      </w:divBdr>
    </w:div>
    <w:div w:id="205416971">
      <w:bodyDiv w:val="1"/>
      <w:marLeft w:val="0"/>
      <w:marRight w:val="0"/>
      <w:marTop w:val="0"/>
      <w:marBottom w:val="0"/>
      <w:divBdr>
        <w:top w:val="none" w:sz="0" w:space="0" w:color="auto"/>
        <w:left w:val="none" w:sz="0" w:space="0" w:color="auto"/>
        <w:bottom w:val="none" w:sz="0" w:space="0" w:color="auto"/>
        <w:right w:val="none" w:sz="0" w:space="0" w:color="auto"/>
      </w:divBdr>
    </w:div>
    <w:div w:id="222327365">
      <w:bodyDiv w:val="1"/>
      <w:marLeft w:val="0"/>
      <w:marRight w:val="0"/>
      <w:marTop w:val="0"/>
      <w:marBottom w:val="0"/>
      <w:divBdr>
        <w:top w:val="none" w:sz="0" w:space="0" w:color="auto"/>
        <w:left w:val="none" w:sz="0" w:space="0" w:color="auto"/>
        <w:bottom w:val="none" w:sz="0" w:space="0" w:color="auto"/>
        <w:right w:val="none" w:sz="0" w:space="0" w:color="auto"/>
      </w:divBdr>
    </w:div>
    <w:div w:id="236329720">
      <w:bodyDiv w:val="1"/>
      <w:marLeft w:val="0"/>
      <w:marRight w:val="0"/>
      <w:marTop w:val="0"/>
      <w:marBottom w:val="0"/>
      <w:divBdr>
        <w:top w:val="none" w:sz="0" w:space="0" w:color="auto"/>
        <w:left w:val="none" w:sz="0" w:space="0" w:color="auto"/>
        <w:bottom w:val="none" w:sz="0" w:space="0" w:color="auto"/>
        <w:right w:val="none" w:sz="0" w:space="0" w:color="auto"/>
      </w:divBdr>
    </w:div>
    <w:div w:id="264652876">
      <w:bodyDiv w:val="1"/>
      <w:marLeft w:val="0"/>
      <w:marRight w:val="0"/>
      <w:marTop w:val="0"/>
      <w:marBottom w:val="0"/>
      <w:divBdr>
        <w:top w:val="none" w:sz="0" w:space="0" w:color="auto"/>
        <w:left w:val="none" w:sz="0" w:space="0" w:color="auto"/>
        <w:bottom w:val="none" w:sz="0" w:space="0" w:color="auto"/>
        <w:right w:val="none" w:sz="0" w:space="0" w:color="auto"/>
      </w:divBdr>
    </w:div>
    <w:div w:id="270548738">
      <w:bodyDiv w:val="1"/>
      <w:marLeft w:val="0"/>
      <w:marRight w:val="0"/>
      <w:marTop w:val="0"/>
      <w:marBottom w:val="0"/>
      <w:divBdr>
        <w:top w:val="none" w:sz="0" w:space="0" w:color="auto"/>
        <w:left w:val="none" w:sz="0" w:space="0" w:color="auto"/>
        <w:bottom w:val="none" w:sz="0" w:space="0" w:color="auto"/>
        <w:right w:val="none" w:sz="0" w:space="0" w:color="auto"/>
      </w:divBdr>
    </w:div>
    <w:div w:id="282618484">
      <w:bodyDiv w:val="1"/>
      <w:marLeft w:val="0"/>
      <w:marRight w:val="0"/>
      <w:marTop w:val="0"/>
      <w:marBottom w:val="0"/>
      <w:divBdr>
        <w:top w:val="none" w:sz="0" w:space="0" w:color="auto"/>
        <w:left w:val="none" w:sz="0" w:space="0" w:color="auto"/>
        <w:bottom w:val="none" w:sz="0" w:space="0" w:color="auto"/>
        <w:right w:val="none" w:sz="0" w:space="0" w:color="auto"/>
      </w:divBdr>
      <w:divsChild>
        <w:div w:id="762649242">
          <w:marLeft w:val="547"/>
          <w:marRight w:val="0"/>
          <w:marTop w:val="200"/>
          <w:marBottom w:val="0"/>
          <w:divBdr>
            <w:top w:val="none" w:sz="0" w:space="0" w:color="auto"/>
            <w:left w:val="none" w:sz="0" w:space="0" w:color="auto"/>
            <w:bottom w:val="none" w:sz="0" w:space="0" w:color="auto"/>
            <w:right w:val="none" w:sz="0" w:space="0" w:color="auto"/>
          </w:divBdr>
        </w:div>
        <w:div w:id="938954056">
          <w:marLeft w:val="547"/>
          <w:marRight w:val="0"/>
          <w:marTop w:val="200"/>
          <w:marBottom w:val="0"/>
          <w:divBdr>
            <w:top w:val="none" w:sz="0" w:space="0" w:color="auto"/>
            <w:left w:val="none" w:sz="0" w:space="0" w:color="auto"/>
            <w:bottom w:val="none" w:sz="0" w:space="0" w:color="auto"/>
            <w:right w:val="none" w:sz="0" w:space="0" w:color="auto"/>
          </w:divBdr>
        </w:div>
        <w:div w:id="1370647066">
          <w:marLeft w:val="547"/>
          <w:marRight w:val="0"/>
          <w:marTop w:val="200"/>
          <w:marBottom w:val="0"/>
          <w:divBdr>
            <w:top w:val="none" w:sz="0" w:space="0" w:color="auto"/>
            <w:left w:val="none" w:sz="0" w:space="0" w:color="auto"/>
            <w:bottom w:val="none" w:sz="0" w:space="0" w:color="auto"/>
            <w:right w:val="none" w:sz="0" w:space="0" w:color="auto"/>
          </w:divBdr>
        </w:div>
        <w:div w:id="1461997049">
          <w:marLeft w:val="547"/>
          <w:marRight w:val="0"/>
          <w:marTop w:val="200"/>
          <w:marBottom w:val="0"/>
          <w:divBdr>
            <w:top w:val="none" w:sz="0" w:space="0" w:color="auto"/>
            <w:left w:val="none" w:sz="0" w:space="0" w:color="auto"/>
            <w:bottom w:val="none" w:sz="0" w:space="0" w:color="auto"/>
            <w:right w:val="none" w:sz="0" w:space="0" w:color="auto"/>
          </w:divBdr>
        </w:div>
      </w:divsChild>
    </w:div>
    <w:div w:id="282619641">
      <w:bodyDiv w:val="1"/>
      <w:marLeft w:val="0"/>
      <w:marRight w:val="0"/>
      <w:marTop w:val="0"/>
      <w:marBottom w:val="0"/>
      <w:divBdr>
        <w:top w:val="none" w:sz="0" w:space="0" w:color="auto"/>
        <w:left w:val="none" w:sz="0" w:space="0" w:color="auto"/>
        <w:bottom w:val="none" w:sz="0" w:space="0" w:color="auto"/>
        <w:right w:val="none" w:sz="0" w:space="0" w:color="auto"/>
      </w:divBdr>
      <w:divsChild>
        <w:div w:id="656495895">
          <w:marLeft w:val="274"/>
          <w:marRight w:val="0"/>
          <w:marTop w:val="0"/>
          <w:marBottom w:val="0"/>
          <w:divBdr>
            <w:top w:val="none" w:sz="0" w:space="0" w:color="auto"/>
            <w:left w:val="none" w:sz="0" w:space="0" w:color="auto"/>
            <w:bottom w:val="none" w:sz="0" w:space="0" w:color="auto"/>
            <w:right w:val="none" w:sz="0" w:space="0" w:color="auto"/>
          </w:divBdr>
        </w:div>
        <w:div w:id="1062413091">
          <w:marLeft w:val="274"/>
          <w:marRight w:val="0"/>
          <w:marTop w:val="0"/>
          <w:marBottom w:val="0"/>
          <w:divBdr>
            <w:top w:val="none" w:sz="0" w:space="0" w:color="auto"/>
            <w:left w:val="none" w:sz="0" w:space="0" w:color="auto"/>
            <w:bottom w:val="none" w:sz="0" w:space="0" w:color="auto"/>
            <w:right w:val="none" w:sz="0" w:space="0" w:color="auto"/>
          </w:divBdr>
        </w:div>
        <w:div w:id="1139808421">
          <w:marLeft w:val="274"/>
          <w:marRight w:val="0"/>
          <w:marTop w:val="0"/>
          <w:marBottom w:val="0"/>
          <w:divBdr>
            <w:top w:val="none" w:sz="0" w:space="0" w:color="auto"/>
            <w:left w:val="none" w:sz="0" w:space="0" w:color="auto"/>
            <w:bottom w:val="none" w:sz="0" w:space="0" w:color="auto"/>
            <w:right w:val="none" w:sz="0" w:space="0" w:color="auto"/>
          </w:divBdr>
        </w:div>
        <w:div w:id="1165827770">
          <w:marLeft w:val="274"/>
          <w:marRight w:val="0"/>
          <w:marTop w:val="0"/>
          <w:marBottom w:val="0"/>
          <w:divBdr>
            <w:top w:val="none" w:sz="0" w:space="0" w:color="auto"/>
            <w:left w:val="none" w:sz="0" w:space="0" w:color="auto"/>
            <w:bottom w:val="none" w:sz="0" w:space="0" w:color="auto"/>
            <w:right w:val="none" w:sz="0" w:space="0" w:color="auto"/>
          </w:divBdr>
        </w:div>
        <w:div w:id="1387487179">
          <w:marLeft w:val="274"/>
          <w:marRight w:val="0"/>
          <w:marTop w:val="0"/>
          <w:marBottom w:val="60"/>
          <w:divBdr>
            <w:top w:val="none" w:sz="0" w:space="0" w:color="auto"/>
            <w:left w:val="none" w:sz="0" w:space="0" w:color="auto"/>
            <w:bottom w:val="none" w:sz="0" w:space="0" w:color="auto"/>
            <w:right w:val="none" w:sz="0" w:space="0" w:color="auto"/>
          </w:divBdr>
        </w:div>
      </w:divsChild>
    </w:div>
    <w:div w:id="307906226">
      <w:bodyDiv w:val="1"/>
      <w:marLeft w:val="0"/>
      <w:marRight w:val="0"/>
      <w:marTop w:val="0"/>
      <w:marBottom w:val="0"/>
      <w:divBdr>
        <w:top w:val="none" w:sz="0" w:space="0" w:color="auto"/>
        <w:left w:val="none" w:sz="0" w:space="0" w:color="auto"/>
        <w:bottom w:val="none" w:sz="0" w:space="0" w:color="auto"/>
        <w:right w:val="none" w:sz="0" w:space="0" w:color="auto"/>
      </w:divBdr>
    </w:div>
    <w:div w:id="308166974">
      <w:bodyDiv w:val="1"/>
      <w:marLeft w:val="0"/>
      <w:marRight w:val="0"/>
      <w:marTop w:val="0"/>
      <w:marBottom w:val="0"/>
      <w:divBdr>
        <w:top w:val="none" w:sz="0" w:space="0" w:color="auto"/>
        <w:left w:val="none" w:sz="0" w:space="0" w:color="auto"/>
        <w:bottom w:val="none" w:sz="0" w:space="0" w:color="auto"/>
        <w:right w:val="none" w:sz="0" w:space="0" w:color="auto"/>
      </w:divBdr>
    </w:div>
    <w:div w:id="309554377">
      <w:bodyDiv w:val="1"/>
      <w:marLeft w:val="0"/>
      <w:marRight w:val="0"/>
      <w:marTop w:val="0"/>
      <w:marBottom w:val="0"/>
      <w:divBdr>
        <w:top w:val="none" w:sz="0" w:space="0" w:color="auto"/>
        <w:left w:val="none" w:sz="0" w:space="0" w:color="auto"/>
        <w:bottom w:val="none" w:sz="0" w:space="0" w:color="auto"/>
        <w:right w:val="none" w:sz="0" w:space="0" w:color="auto"/>
      </w:divBdr>
    </w:div>
    <w:div w:id="324359742">
      <w:bodyDiv w:val="1"/>
      <w:marLeft w:val="0"/>
      <w:marRight w:val="0"/>
      <w:marTop w:val="0"/>
      <w:marBottom w:val="0"/>
      <w:divBdr>
        <w:top w:val="none" w:sz="0" w:space="0" w:color="auto"/>
        <w:left w:val="none" w:sz="0" w:space="0" w:color="auto"/>
        <w:bottom w:val="none" w:sz="0" w:space="0" w:color="auto"/>
        <w:right w:val="none" w:sz="0" w:space="0" w:color="auto"/>
      </w:divBdr>
    </w:div>
    <w:div w:id="348067124">
      <w:bodyDiv w:val="1"/>
      <w:marLeft w:val="0"/>
      <w:marRight w:val="0"/>
      <w:marTop w:val="0"/>
      <w:marBottom w:val="0"/>
      <w:divBdr>
        <w:top w:val="none" w:sz="0" w:space="0" w:color="auto"/>
        <w:left w:val="none" w:sz="0" w:space="0" w:color="auto"/>
        <w:bottom w:val="none" w:sz="0" w:space="0" w:color="auto"/>
        <w:right w:val="none" w:sz="0" w:space="0" w:color="auto"/>
      </w:divBdr>
    </w:div>
    <w:div w:id="348459032">
      <w:bodyDiv w:val="1"/>
      <w:marLeft w:val="0"/>
      <w:marRight w:val="0"/>
      <w:marTop w:val="0"/>
      <w:marBottom w:val="0"/>
      <w:divBdr>
        <w:top w:val="none" w:sz="0" w:space="0" w:color="auto"/>
        <w:left w:val="none" w:sz="0" w:space="0" w:color="auto"/>
        <w:bottom w:val="none" w:sz="0" w:space="0" w:color="auto"/>
        <w:right w:val="none" w:sz="0" w:space="0" w:color="auto"/>
      </w:divBdr>
      <w:divsChild>
        <w:div w:id="1156798941">
          <w:marLeft w:val="547"/>
          <w:marRight w:val="0"/>
          <w:marTop w:val="200"/>
          <w:marBottom w:val="0"/>
          <w:divBdr>
            <w:top w:val="none" w:sz="0" w:space="0" w:color="auto"/>
            <w:left w:val="none" w:sz="0" w:space="0" w:color="auto"/>
            <w:bottom w:val="none" w:sz="0" w:space="0" w:color="auto"/>
            <w:right w:val="none" w:sz="0" w:space="0" w:color="auto"/>
          </w:divBdr>
        </w:div>
      </w:divsChild>
    </w:div>
    <w:div w:id="350491223">
      <w:bodyDiv w:val="1"/>
      <w:marLeft w:val="0"/>
      <w:marRight w:val="0"/>
      <w:marTop w:val="0"/>
      <w:marBottom w:val="0"/>
      <w:divBdr>
        <w:top w:val="none" w:sz="0" w:space="0" w:color="auto"/>
        <w:left w:val="none" w:sz="0" w:space="0" w:color="auto"/>
        <w:bottom w:val="none" w:sz="0" w:space="0" w:color="auto"/>
        <w:right w:val="none" w:sz="0" w:space="0" w:color="auto"/>
      </w:divBdr>
    </w:div>
    <w:div w:id="365719520">
      <w:bodyDiv w:val="1"/>
      <w:marLeft w:val="0"/>
      <w:marRight w:val="0"/>
      <w:marTop w:val="0"/>
      <w:marBottom w:val="0"/>
      <w:divBdr>
        <w:top w:val="none" w:sz="0" w:space="0" w:color="auto"/>
        <w:left w:val="none" w:sz="0" w:space="0" w:color="auto"/>
        <w:bottom w:val="none" w:sz="0" w:space="0" w:color="auto"/>
        <w:right w:val="none" w:sz="0" w:space="0" w:color="auto"/>
      </w:divBdr>
    </w:div>
    <w:div w:id="400099822">
      <w:bodyDiv w:val="1"/>
      <w:marLeft w:val="0"/>
      <w:marRight w:val="0"/>
      <w:marTop w:val="0"/>
      <w:marBottom w:val="0"/>
      <w:divBdr>
        <w:top w:val="none" w:sz="0" w:space="0" w:color="auto"/>
        <w:left w:val="none" w:sz="0" w:space="0" w:color="auto"/>
        <w:bottom w:val="none" w:sz="0" w:space="0" w:color="auto"/>
        <w:right w:val="none" w:sz="0" w:space="0" w:color="auto"/>
      </w:divBdr>
    </w:div>
    <w:div w:id="407269674">
      <w:bodyDiv w:val="1"/>
      <w:marLeft w:val="0"/>
      <w:marRight w:val="0"/>
      <w:marTop w:val="0"/>
      <w:marBottom w:val="0"/>
      <w:divBdr>
        <w:top w:val="none" w:sz="0" w:space="0" w:color="auto"/>
        <w:left w:val="none" w:sz="0" w:space="0" w:color="auto"/>
        <w:bottom w:val="none" w:sz="0" w:space="0" w:color="auto"/>
        <w:right w:val="none" w:sz="0" w:space="0" w:color="auto"/>
      </w:divBdr>
    </w:div>
    <w:div w:id="432285233">
      <w:bodyDiv w:val="1"/>
      <w:marLeft w:val="0"/>
      <w:marRight w:val="0"/>
      <w:marTop w:val="0"/>
      <w:marBottom w:val="0"/>
      <w:divBdr>
        <w:top w:val="none" w:sz="0" w:space="0" w:color="auto"/>
        <w:left w:val="none" w:sz="0" w:space="0" w:color="auto"/>
        <w:bottom w:val="none" w:sz="0" w:space="0" w:color="auto"/>
        <w:right w:val="none" w:sz="0" w:space="0" w:color="auto"/>
      </w:divBdr>
    </w:div>
    <w:div w:id="437221030">
      <w:bodyDiv w:val="1"/>
      <w:marLeft w:val="0"/>
      <w:marRight w:val="0"/>
      <w:marTop w:val="0"/>
      <w:marBottom w:val="0"/>
      <w:divBdr>
        <w:top w:val="none" w:sz="0" w:space="0" w:color="auto"/>
        <w:left w:val="none" w:sz="0" w:space="0" w:color="auto"/>
        <w:bottom w:val="none" w:sz="0" w:space="0" w:color="auto"/>
        <w:right w:val="none" w:sz="0" w:space="0" w:color="auto"/>
      </w:divBdr>
      <w:divsChild>
        <w:div w:id="1093940895">
          <w:marLeft w:val="0"/>
          <w:marRight w:val="0"/>
          <w:marTop w:val="0"/>
          <w:marBottom w:val="0"/>
          <w:divBdr>
            <w:top w:val="none" w:sz="0" w:space="0" w:color="auto"/>
            <w:left w:val="none" w:sz="0" w:space="0" w:color="auto"/>
            <w:bottom w:val="none" w:sz="0" w:space="0" w:color="auto"/>
            <w:right w:val="none" w:sz="0" w:space="0" w:color="auto"/>
          </w:divBdr>
          <w:divsChild>
            <w:div w:id="1091976601">
              <w:marLeft w:val="0"/>
              <w:marRight w:val="0"/>
              <w:marTop w:val="0"/>
              <w:marBottom w:val="0"/>
              <w:divBdr>
                <w:top w:val="none" w:sz="0" w:space="0" w:color="auto"/>
                <w:left w:val="none" w:sz="0" w:space="0" w:color="auto"/>
                <w:bottom w:val="none" w:sz="0" w:space="0" w:color="auto"/>
                <w:right w:val="none" w:sz="0" w:space="0" w:color="auto"/>
              </w:divBdr>
              <w:divsChild>
                <w:div w:id="728115101">
                  <w:marLeft w:val="0"/>
                  <w:marRight w:val="0"/>
                  <w:marTop w:val="0"/>
                  <w:marBottom w:val="0"/>
                  <w:divBdr>
                    <w:top w:val="none" w:sz="0" w:space="0" w:color="auto"/>
                    <w:left w:val="none" w:sz="0" w:space="0" w:color="auto"/>
                    <w:bottom w:val="none" w:sz="0" w:space="0" w:color="auto"/>
                    <w:right w:val="none" w:sz="0" w:space="0" w:color="auto"/>
                  </w:divBdr>
                  <w:divsChild>
                    <w:div w:id="956134115">
                      <w:marLeft w:val="0"/>
                      <w:marRight w:val="0"/>
                      <w:marTop w:val="0"/>
                      <w:marBottom w:val="0"/>
                      <w:divBdr>
                        <w:top w:val="none" w:sz="0" w:space="0" w:color="auto"/>
                        <w:left w:val="none" w:sz="0" w:space="0" w:color="auto"/>
                        <w:bottom w:val="none" w:sz="0" w:space="0" w:color="auto"/>
                        <w:right w:val="none" w:sz="0" w:space="0" w:color="auto"/>
                      </w:divBdr>
                      <w:divsChild>
                        <w:div w:id="2095471173">
                          <w:marLeft w:val="0"/>
                          <w:marRight w:val="0"/>
                          <w:marTop w:val="0"/>
                          <w:marBottom w:val="0"/>
                          <w:divBdr>
                            <w:top w:val="none" w:sz="0" w:space="0" w:color="auto"/>
                            <w:left w:val="none" w:sz="0" w:space="0" w:color="auto"/>
                            <w:bottom w:val="none" w:sz="0" w:space="0" w:color="auto"/>
                            <w:right w:val="none" w:sz="0" w:space="0" w:color="auto"/>
                          </w:divBdr>
                          <w:divsChild>
                            <w:div w:id="5512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105148">
      <w:bodyDiv w:val="1"/>
      <w:marLeft w:val="0"/>
      <w:marRight w:val="0"/>
      <w:marTop w:val="0"/>
      <w:marBottom w:val="0"/>
      <w:divBdr>
        <w:top w:val="none" w:sz="0" w:space="0" w:color="auto"/>
        <w:left w:val="none" w:sz="0" w:space="0" w:color="auto"/>
        <w:bottom w:val="none" w:sz="0" w:space="0" w:color="auto"/>
        <w:right w:val="none" w:sz="0" w:space="0" w:color="auto"/>
      </w:divBdr>
    </w:div>
    <w:div w:id="476993255">
      <w:bodyDiv w:val="1"/>
      <w:marLeft w:val="0"/>
      <w:marRight w:val="0"/>
      <w:marTop w:val="0"/>
      <w:marBottom w:val="0"/>
      <w:divBdr>
        <w:top w:val="none" w:sz="0" w:space="0" w:color="auto"/>
        <w:left w:val="none" w:sz="0" w:space="0" w:color="auto"/>
        <w:bottom w:val="none" w:sz="0" w:space="0" w:color="auto"/>
        <w:right w:val="none" w:sz="0" w:space="0" w:color="auto"/>
      </w:divBdr>
    </w:div>
    <w:div w:id="509561212">
      <w:bodyDiv w:val="1"/>
      <w:marLeft w:val="0"/>
      <w:marRight w:val="0"/>
      <w:marTop w:val="0"/>
      <w:marBottom w:val="0"/>
      <w:divBdr>
        <w:top w:val="none" w:sz="0" w:space="0" w:color="auto"/>
        <w:left w:val="none" w:sz="0" w:space="0" w:color="auto"/>
        <w:bottom w:val="none" w:sz="0" w:space="0" w:color="auto"/>
        <w:right w:val="none" w:sz="0" w:space="0" w:color="auto"/>
      </w:divBdr>
    </w:div>
    <w:div w:id="509830783">
      <w:bodyDiv w:val="1"/>
      <w:marLeft w:val="0"/>
      <w:marRight w:val="0"/>
      <w:marTop w:val="0"/>
      <w:marBottom w:val="0"/>
      <w:divBdr>
        <w:top w:val="none" w:sz="0" w:space="0" w:color="auto"/>
        <w:left w:val="none" w:sz="0" w:space="0" w:color="auto"/>
        <w:bottom w:val="none" w:sz="0" w:space="0" w:color="auto"/>
        <w:right w:val="none" w:sz="0" w:space="0" w:color="auto"/>
      </w:divBdr>
    </w:div>
    <w:div w:id="517542722">
      <w:bodyDiv w:val="1"/>
      <w:marLeft w:val="0"/>
      <w:marRight w:val="0"/>
      <w:marTop w:val="0"/>
      <w:marBottom w:val="0"/>
      <w:divBdr>
        <w:top w:val="none" w:sz="0" w:space="0" w:color="auto"/>
        <w:left w:val="none" w:sz="0" w:space="0" w:color="auto"/>
        <w:bottom w:val="none" w:sz="0" w:space="0" w:color="auto"/>
        <w:right w:val="none" w:sz="0" w:space="0" w:color="auto"/>
      </w:divBdr>
    </w:div>
    <w:div w:id="521628476">
      <w:bodyDiv w:val="1"/>
      <w:marLeft w:val="0"/>
      <w:marRight w:val="0"/>
      <w:marTop w:val="0"/>
      <w:marBottom w:val="0"/>
      <w:divBdr>
        <w:top w:val="none" w:sz="0" w:space="0" w:color="auto"/>
        <w:left w:val="none" w:sz="0" w:space="0" w:color="auto"/>
        <w:bottom w:val="none" w:sz="0" w:space="0" w:color="auto"/>
        <w:right w:val="none" w:sz="0" w:space="0" w:color="auto"/>
      </w:divBdr>
    </w:div>
    <w:div w:id="554632323">
      <w:bodyDiv w:val="1"/>
      <w:marLeft w:val="0"/>
      <w:marRight w:val="0"/>
      <w:marTop w:val="0"/>
      <w:marBottom w:val="0"/>
      <w:divBdr>
        <w:top w:val="none" w:sz="0" w:space="0" w:color="auto"/>
        <w:left w:val="none" w:sz="0" w:space="0" w:color="auto"/>
        <w:bottom w:val="none" w:sz="0" w:space="0" w:color="auto"/>
        <w:right w:val="none" w:sz="0" w:space="0" w:color="auto"/>
      </w:divBdr>
      <w:divsChild>
        <w:div w:id="348682266">
          <w:marLeft w:val="274"/>
          <w:marRight w:val="0"/>
          <w:marTop w:val="0"/>
          <w:marBottom w:val="0"/>
          <w:divBdr>
            <w:top w:val="none" w:sz="0" w:space="0" w:color="auto"/>
            <w:left w:val="none" w:sz="0" w:space="0" w:color="auto"/>
            <w:bottom w:val="none" w:sz="0" w:space="0" w:color="auto"/>
            <w:right w:val="none" w:sz="0" w:space="0" w:color="auto"/>
          </w:divBdr>
        </w:div>
        <w:div w:id="562256421">
          <w:marLeft w:val="274"/>
          <w:marRight w:val="0"/>
          <w:marTop w:val="0"/>
          <w:marBottom w:val="0"/>
          <w:divBdr>
            <w:top w:val="none" w:sz="0" w:space="0" w:color="auto"/>
            <w:left w:val="none" w:sz="0" w:space="0" w:color="auto"/>
            <w:bottom w:val="none" w:sz="0" w:space="0" w:color="auto"/>
            <w:right w:val="none" w:sz="0" w:space="0" w:color="auto"/>
          </w:divBdr>
        </w:div>
        <w:div w:id="591355148">
          <w:marLeft w:val="274"/>
          <w:marRight w:val="0"/>
          <w:marTop w:val="0"/>
          <w:marBottom w:val="0"/>
          <w:divBdr>
            <w:top w:val="none" w:sz="0" w:space="0" w:color="auto"/>
            <w:left w:val="none" w:sz="0" w:space="0" w:color="auto"/>
            <w:bottom w:val="none" w:sz="0" w:space="0" w:color="auto"/>
            <w:right w:val="none" w:sz="0" w:space="0" w:color="auto"/>
          </w:divBdr>
        </w:div>
        <w:div w:id="1517191086">
          <w:marLeft w:val="274"/>
          <w:marRight w:val="0"/>
          <w:marTop w:val="0"/>
          <w:marBottom w:val="0"/>
          <w:divBdr>
            <w:top w:val="none" w:sz="0" w:space="0" w:color="auto"/>
            <w:left w:val="none" w:sz="0" w:space="0" w:color="auto"/>
            <w:bottom w:val="none" w:sz="0" w:space="0" w:color="auto"/>
            <w:right w:val="none" w:sz="0" w:space="0" w:color="auto"/>
          </w:divBdr>
        </w:div>
      </w:divsChild>
    </w:div>
    <w:div w:id="561713535">
      <w:bodyDiv w:val="1"/>
      <w:marLeft w:val="0"/>
      <w:marRight w:val="0"/>
      <w:marTop w:val="0"/>
      <w:marBottom w:val="0"/>
      <w:divBdr>
        <w:top w:val="none" w:sz="0" w:space="0" w:color="auto"/>
        <w:left w:val="none" w:sz="0" w:space="0" w:color="auto"/>
        <w:bottom w:val="none" w:sz="0" w:space="0" w:color="auto"/>
        <w:right w:val="none" w:sz="0" w:space="0" w:color="auto"/>
      </w:divBdr>
    </w:div>
    <w:div w:id="562065723">
      <w:bodyDiv w:val="1"/>
      <w:marLeft w:val="0"/>
      <w:marRight w:val="0"/>
      <w:marTop w:val="0"/>
      <w:marBottom w:val="0"/>
      <w:divBdr>
        <w:top w:val="none" w:sz="0" w:space="0" w:color="auto"/>
        <w:left w:val="none" w:sz="0" w:space="0" w:color="auto"/>
        <w:bottom w:val="none" w:sz="0" w:space="0" w:color="auto"/>
        <w:right w:val="none" w:sz="0" w:space="0" w:color="auto"/>
      </w:divBdr>
      <w:divsChild>
        <w:div w:id="293994741">
          <w:marLeft w:val="274"/>
          <w:marRight w:val="0"/>
          <w:marTop w:val="0"/>
          <w:marBottom w:val="0"/>
          <w:divBdr>
            <w:top w:val="none" w:sz="0" w:space="0" w:color="auto"/>
            <w:left w:val="none" w:sz="0" w:space="0" w:color="auto"/>
            <w:bottom w:val="none" w:sz="0" w:space="0" w:color="auto"/>
            <w:right w:val="none" w:sz="0" w:space="0" w:color="auto"/>
          </w:divBdr>
        </w:div>
        <w:div w:id="1039548565">
          <w:marLeft w:val="274"/>
          <w:marRight w:val="0"/>
          <w:marTop w:val="0"/>
          <w:marBottom w:val="120"/>
          <w:divBdr>
            <w:top w:val="none" w:sz="0" w:space="0" w:color="auto"/>
            <w:left w:val="none" w:sz="0" w:space="0" w:color="auto"/>
            <w:bottom w:val="none" w:sz="0" w:space="0" w:color="auto"/>
            <w:right w:val="none" w:sz="0" w:space="0" w:color="auto"/>
          </w:divBdr>
        </w:div>
        <w:div w:id="1135102874">
          <w:marLeft w:val="274"/>
          <w:marRight w:val="0"/>
          <w:marTop w:val="0"/>
          <w:marBottom w:val="0"/>
          <w:divBdr>
            <w:top w:val="none" w:sz="0" w:space="0" w:color="auto"/>
            <w:left w:val="none" w:sz="0" w:space="0" w:color="auto"/>
            <w:bottom w:val="none" w:sz="0" w:space="0" w:color="auto"/>
            <w:right w:val="none" w:sz="0" w:space="0" w:color="auto"/>
          </w:divBdr>
        </w:div>
        <w:div w:id="1657954642">
          <w:marLeft w:val="274"/>
          <w:marRight w:val="0"/>
          <w:marTop w:val="0"/>
          <w:marBottom w:val="0"/>
          <w:divBdr>
            <w:top w:val="none" w:sz="0" w:space="0" w:color="auto"/>
            <w:left w:val="none" w:sz="0" w:space="0" w:color="auto"/>
            <w:bottom w:val="none" w:sz="0" w:space="0" w:color="auto"/>
            <w:right w:val="none" w:sz="0" w:space="0" w:color="auto"/>
          </w:divBdr>
        </w:div>
        <w:div w:id="1941643442">
          <w:marLeft w:val="274"/>
          <w:marRight w:val="0"/>
          <w:marTop w:val="0"/>
          <w:marBottom w:val="0"/>
          <w:divBdr>
            <w:top w:val="none" w:sz="0" w:space="0" w:color="auto"/>
            <w:left w:val="none" w:sz="0" w:space="0" w:color="auto"/>
            <w:bottom w:val="none" w:sz="0" w:space="0" w:color="auto"/>
            <w:right w:val="none" w:sz="0" w:space="0" w:color="auto"/>
          </w:divBdr>
        </w:div>
      </w:divsChild>
    </w:div>
    <w:div w:id="565192162">
      <w:bodyDiv w:val="1"/>
      <w:marLeft w:val="0"/>
      <w:marRight w:val="0"/>
      <w:marTop w:val="0"/>
      <w:marBottom w:val="0"/>
      <w:divBdr>
        <w:top w:val="none" w:sz="0" w:space="0" w:color="auto"/>
        <w:left w:val="none" w:sz="0" w:space="0" w:color="auto"/>
        <w:bottom w:val="none" w:sz="0" w:space="0" w:color="auto"/>
        <w:right w:val="none" w:sz="0" w:space="0" w:color="auto"/>
      </w:divBdr>
    </w:div>
    <w:div w:id="576136503">
      <w:bodyDiv w:val="1"/>
      <w:marLeft w:val="0"/>
      <w:marRight w:val="0"/>
      <w:marTop w:val="0"/>
      <w:marBottom w:val="0"/>
      <w:divBdr>
        <w:top w:val="none" w:sz="0" w:space="0" w:color="auto"/>
        <w:left w:val="none" w:sz="0" w:space="0" w:color="auto"/>
        <w:bottom w:val="none" w:sz="0" w:space="0" w:color="auto"/>
        <w:right w:val="none" w:sz="0" w:space="0" w:color="auto"/>
      </w:divBdr>
    </w:div>
    <w:div w:id="657999321">
      <w:bodyDiv w:val="1"/>
      <w:marLeft w:val="0"/>
      <w:marRight w:val="0"/>
      <w:marTop w:val="0"/>
      <w:marBottom w:val="0"/>
      <w:divBdr>
        <w:top w:val="none" w:sz="0" w:space="0" w:color="auto"/>
        <w:left w:val="none" w:sz="0" w:space="0" w:color="auto"/>
        <w:bottom w:val="none" w:sz="0" w:space="0" w:color="auto"/>
        <w:right w:val="none" w:sz="0" w:space="0" w:color="auto"/>
      </w:divBdr>
    </w:div>
    <w:div w:id="702941431">
      <w:bodyDiv w:val="1"/>
      <w:marLeft w:val="0"/>
      <w:marRight w:val="0"/>
      <w:marTop w:val="0"/>
      <w:marBottom w:val="0"/>
      <w:divBdr>
        <w:top w:val="none" w:sz="0" w:space="0" w:color="auto"/>
        <w:left w:val="none" w:sz="0" w:space="0" w:color="auto"/>
        <w:bottom w:val="none" w:sz="0" w:space="0" w:color="auto"/>
        <w:right w:val="none" w:sz="0" w:space="0" w:color="auto"/>
      </w:divBdr>
    </w:div>
    <w:div w:id="704867296">
      <w:bodyDiv w:val="1"/>
      <w:marLeft w:val="0"/>
      <w:marRight w:val="0"/>
      <w:marTop w:val="0"/>
      <w:marBottom w:val="0"/>
      <w:divBdr>
        <w:top w:val="none" w:sz="0" w:space="0" w:color="auto"/>
        <w:left w:val="none" w:sz="0" w:space="0" w:color="auto"/>
        <w:bottom w:val="none" w:sz="0" w:space="0" w:color="auto"/>
        <w:right w:val="none" w:sz="0" w:space="0" w:color="auto"/>
      </w:divBdr>
    </w:div>
    <w:div w:id="742266079">
      <w:bodyDiv w:val="1"/>
      <w:marLeft w:val="0"/>
      <w:marRight w:val="0"/>
      <w:marTop w:val="0"/>
      <w:marBottom w:val="0"/>
      <w:divBdr>
        <w:top w:val="none" w:sz="0" w:space="0" w:color="auto"/>
        <w:left w:val="none" w:sz="0" w:space="0" w:color="auto"/>
        <w:bottom w:val="none" w:sz="0" w:space="0" w:color="auto"/>
        <w:right w:val="none" w:sz="0" w:space="0" w:color="auto"/>
      </w:divBdr>
    </w:div>
    <w:div w:id="771097833">
      <w:bodyDiv w:val="1"/>
      <w:marLeft w:val="0"/>
      <w:marRight w:val="0"/>
      <w:marTop w:val="0"/>
      <w:marBottom w:val="0"/>
      <w:divBdr>
        <w:top w:val="none" w:sz="0" w:space="0" w:color="auto"/>
        <w:left w:val="none" w:sz="0" w:space="0" w:color="auto"/>
        <w:bottom w:val="none" w:sz="0" w:space="0" w:color="auto"/>
        <w:right w:val="none" w:sz="0" w:space="0" w:color="auto"/>
      </w:divBdr>
    </w:div>
    <w:div w:id="778766169">
      <w:bodyDiv w:val="1"/>
      <w:marLeft w:val="0"/>
      <w:marRight w:val="0"/>
      <w:marTop w:val="0"/>
      <w:marBottom w:val="0"/>
      <w:divBdr>
        <w:top w:val="none" w:sz="0" w:space="0" w:color="auto"/>
        <w:left w:val="none" w:sz="0" w:space="0" w:color="auto"/>
        <w:bottom w:val="none" w:sz="0" w:space="0" w:color="auto"/>
        <w:right w:val="none" w:sz="0" w:space="0" w:color="auto"/>
      </w:divBdr>
    </w:div>
    <w:div w:id="793139868">
      <w:bodyDiv w:val="1"/>
      <w:marLeft w:val="0"/>
      <w:marRight w:val="0"/>
      <w:marTop w:val="0"/>
      <w:marBottom w:val="0"/>
      <w:divBdr>
        <w:top w:val="none" w:sz="0" w:space="0" w:color="auto"/>
        <w:left w:val="none" w:sz="0" w:space="0" w:color="auto"/>
        <w:bottom w:val="none" w:sz="0" w:space="0" w:color="auto"/>
        <w:right w:val="none" w:sz="0" w:space="0" w:color="auto"/>
      </w:divBdr>
    </w:div>
    <w:div w:id="802432899">
      <w:bodyDiv w:val="1"/>
      <w:marLeft w:val="0"/>
      <w:marRight w:val="0"/>
      <w:marTop w:val="0"/>
      <w:marBottom w:val="0"/>
      <w:divBdr>
        <w:top w:val="none" w:sz="0" w:space="0" w:color="auto"/>
        <w:left w:val="none" w:sz="0" w:space="0" w:color="auto"/>
        <w:bottom w:val="none" w:sz="0" w:space="0" w:color="auto"/>
        <w:right w:val="none" w:sz="0" w:space="0" w:color="auto"/>
      </w:divBdr>
    </w:div>
    <w:div w:id="868641917">
      <w:bodyDiv w:val="1"/>
      <w:marLeft w:val="0"/>
      <w:marRight w:val="0"/>
      <w:marTop w:val="0"/>
      <w:marBottom w:val="0"/>
      <w:divBdr>
        <w:top w:val="none" w:sz="0" w:space="0" w:color="auto"/>
        <w:left w:val="none" w:sz="0" w:space="0" w:color="auto"/>
        <w:bottom w:val="none" w:sz="0" w:space="0" w:color="auto"/>
        <w:right w:val="none" w:sz="0" w:space="0" w:color="auto"/>
      </w:divBdr>
    </w:div>
    <w:div w:id="869538495">
      <w:bodyDiv w:val="1"/>
      <w:marLeft w:val="0"/>
      <w:marRight w:val="0"/>
      <w:marTop w:val="0"/>
      <w:marBottom w:val="0"/>
      <w:divBdr>
        <w:top w:val="none" w:sz="0" w:space="0" w:color="auto"/>
        <w:left w:val="none" w:sz="0" w:space="0" w:color="auto"/>
        <w:bottom w:val="none" w:sz="0" w:space="0" w:color="auto"/>
        <w:right w:val="none" w:sz="0" w:space="0" w:color="auto"/>
      </w:divBdr>
    </w:div>
    <w:div w:id="870067606">
      <w:bodyDiv w:val="1"/>
      <w:marLeft w:val="0"/>
      <w:marRight w:val="0"/>
      <w:marTop w:val="0"/>
      <w:marBottom w:val="0"/>
      <w:divBdr>
        <w:top w:val="none" w:sz="0" w:space="0" w:color="auto"/>
        <w:left w:val="none" w:sz="0" w:space="0" w:color="auto"/>
        <w:bottom w:val="none" w:sz="0" w:space="0" w:color="auto"/>
        <w:right w:val="none" w:sz="0" w:space="0" w:color="auto"/>
      </w:divBdr>
    </w:div>
    <w:div w:id="870532273">
      <w:bodyDiv w:val="1"/>
      <w:marLeft w:val="0"/>
      <w:marRight w:val="0"/>
      <w:marTop w:val="0"/>
      <w:marBottom w:val="0"/>
      <w:divBdr>
        <w:top w:val="none" w:sz="0" w:space="0" w:color="auto"/>
        <w:left w:val="none" w:sz="0" w:space="0" w:color="auto"/>
        <w:bottom w:val="none" w:sz="0" w:space="0" w:color="auto"/>
        <w:right w:val="none" w:sz="0" w:space="0" w:color="auto"/>
      </w:divBdr>
    </w:div>
    <w:div w:id="872231462">
      <w:bodyDiv w:val="1"/>
      <w:marLeft w:val="0"/>
      <w:marRight w:val="0"/>
      <w:marTop w:val="0"/>
      <w:marBottom w:val="0"/>
      <w:divBdr>
        <w:top w:val="none" w:sz="0" w:space="0" w:color="auto"/>
        <w:left w:val="none" w:sz="0" w:space="0" w:color="auto"/>
        <w:bottom w:val="none" w:sz="0" w:space="0" w:color="auto"/>
        <w:right w:val="none" w:sz="0" w:space="0" w:color="auto"/>
      </w:divBdr>
    </w:div>
    <w:div w:id="899755608">
      <w:bodyDiv w:val="1"/>
      <w:marLeft w:val="0"/>
      <w:marRight w:val="0"/>
      <w:marTop w:val="0"/>
      <w:marBottom w:val="0"/>
      <w:divBdr>
        <w:top w:val="none" w:sz="0" w:space="0" w:color="auto"/>
        <w:left w:val="none" w:sz="0" w:space="0" w:color="auto"/>
        <w:bottom w:val="none" w:sz="0" w:space="0" w:color="auto"/>
        <w:right w:val="none" w:sz="0" w:space="0" w:color="auto"/>
      </w:divBdr>
      <w:divsChild>
        <w:div w:id="1301114752">
          <w:marLeft w:val="0"/>
          <w:marRight w:val="0"/>
          <w:marTop w:val="0"/>
          <w:marBottom w:val="0"/>
          <w:divBdr>
            <w:top w:val="none" w:sz="0" w:space="0" w:color="auto"/>
            <w:left w:val="none" w:sz="0" w:space="0" w:color="auto"/>
            <w:bottom w:val="none" w:sz="0" w:space="0" w:color="auto"/>
            <w:right w:val="none" w:sz="0" w:space="0" w:color="auto"/>
          </w:divBdr>
          <w:divsChild>
            <w:div w:id="1253323344">
              <w:marLeft w:val="0"/>
              <w:marRight w:val="0"/>
              <w:marTop w:val="0"/>
              <w:marBottom w:val="0"/>
              <w:divBdr>
                <w:top w:val="none" w:sz="0" w:space="0" w:color="auto"/>
                <w:left w:val="none" w:sz="0" w:space="0" w:color="auto"/>
                <w:bottom w:val="none" w:sz="0" w:space="0" w:color="auto"/>
                <w:right w:val="none" w:sz="0" w:space="0" w:color="auto"/>
              </w:divBdr>
              <w:divsChild>
                <w:div w:id="444007833">
                  <w:marLeft w:val="0"/>
                  <w:marRight w:val="0"/>
                  <w:marTop w:val="0"/>
                  <w:marBottom w:val="0"/>
                  <w:divBdr>
                    <w:top w:val="none" w:sz="0" w:space="0" w:color="auto"/>
                    <w:left w:val="none" w:sz="0" w:space="0" w:color="auto"/>
                    <w:bottom w:val="none" w:sz="0" w:space="0" w:color="auto"/>
                    <w:right w:val="none" w:sz="0" w:space="0" w:color="auto"/>
                  </w:divBdr>
                  <w:divsChild>
                    <w:div w:id="1145586603">
                      <w:marLeft w:val="0"/>
                      <w:marRight w:val="0"/>
                      <w:marTop w:val="0"/>
                      <w:marBottom w:val="0"/>
                      <w:divBdr>
                        <w:top w:val="none" w:sz="0" w:space="0" w:color="auto"/>
                        <w:left w:val="none" w:sz="0" w:space="0" w:color="auto"/>
                        <w:bottom w:val="none" w:sz="0" w:space="0" w:color="auto"/>
                        <w:right w:val="none" w:sz="0" w:space="0" w:color="auto"/>
                      </w:divBdr>
                      <w:divsChild>
                        <w:div w:id="1739010613">
                          <w:marLeft w:val="0"/>
                          <w:marRight w:val="0"/>
                          <w:marTop w:val="0"/>
                          <w:marBottom w:val="0"/>
                          <w:divBdr>
                            <w:top w:val="none" w:sz="0" w:space="0" w:color="auto"/>
                            <w:left w:val="none" w:sz="0" w:space="0" w:color="auto"/>
                            <w:bottom w:val="none" w:sz="0" w:space="0" w:color="auto"/>
                            <w:right w:val="none" w:sz="0" w:space="0" w:color="auto"/>
                          </w:divBdr>
                          <w:divsChild>
                            <w:div w:id="73651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457760">
      <w:bodyDiv w:val="1"/>
      <w:marLeft w:val="0"/>
      <w:marRight w:val="0"/>
      <w:marTop w:val="0"/>
      <w:marBottom w:val="0"/>
      <w:divBdr>
        <w:top w:val="none" w:sz="0" w:space="0" w:color="auto"/>
        <w:left w:val="none" w:sz="0" w:space="0" w:color="auto"/>
        <w:bottom w:val="none" w:sz="0" w:space="0" w:color="auto"/>
        <w:right w:val="none" w:sz="0" w:space="0" w:color="auto"/>
      </w:divBdr>
    </w:div>
    <w:div w:id="911742911">
      <w:bodyDiv w:val="1"/>
      <w:marLeft w:val="0"/>
      <w:marRight w:val="0"/>
      <w:marTop w:val="0"/>
      <w:marBottom w:val="0"/>
      <w:divBdr>
        <w:top w:val="none" w:sz="0" w:space="0" w:color="auto"/>
        <w:left w:val="none" w:sz="0" w:space="0" w:color="auto"/>
        <w:bottom w:val="none" w:sz="0" w:space="0" w:color="auto"/>
        <w:right w:val="none" w:sz="0" w:space="0" w:color="auto"/>
      </w:divBdr>
    </w:div>
    <w:div w:id="911810725">
      <w:bodyDiv w:val="1"/>
      <w:marLeft w:val="0"/>
      <w:marRight w:val="0"/>
      <w:marTop w:val="0"/>
      <w:marBottom w:val="0"/>
      <w:divBdr>
        <w:top w:val="none" w:sz="0" w:space="0" w:color="auto"/>
        <w:left w:val="none" w:sz="0" w:space="0" w:color="auto"/>
        <w:bottom w:val="none" w:sz="0" w:space="0" w:color="auto"/>
        <w:right w:val="none" w:sz="0" w:space="0" w:color="auto"/>
      </w:divBdr>
    </w:div>
    <w:div w:id="912081709">
      <w:bodyDiv w:val="1"/>
      <w:marLeft w:val="0"/>
      <w:marRight w:val="0"/>
      <w:marTop w:val="0"/>
      <w:marBottom w:val="0"/>
      <w:divBdr>
        <w:top w:val="none" w:sz="0" w:space="0" w:color="auto"/>
        <w:left w:val="none" w:sz="0" w:space="0" w:color="auto"/>
        <w:bottom w:val="none" w:sz="0" w:space="0" w:color="auto"/>
        <w:right w:val="none" w:sz="0" w:space="0" w:color="auto"/>
      </w:divBdr>
    </w:div>
    <w:div w:id="921063095">
      <w:bodyDiv w:val="1"/>
      <w:marLeft w:val="0"/>
      <w:marRight w:val="0"/>
      <w:marTop w:val="0"/>
      <w:marBottom w:val="0"/>
      <w:divBdr>
        <w:top w:val="none" w:sz="0" w:space="0" w:color="auto"/>
        <w:left w:val="none" w:sz="0" w:space="0" w:color="auto"/>
        <w:bottom w:val="none" w:sz="0" w:space="0" w:color="auto"/>
        <w:right w:val="none" w:sz="0" w:space="0" w:color="auto"/>
      </w:divBdr>
    </w:div>
    <w:div w:id="922955257">
      <w:bodyDiv w:val="1"/>
      <w:marLeft w:val="0"/>
      <w:marRight w:val="0"/>
      <w:marTop w:val="0"/>
      <w:marBottom w:val="0"/>
      <w:divBdr>
        <w:top w:val="none" w:sz="0" w:space="0" w:color="auto"/>
        <w:left w:val="none" w:sz="0" w:space="0" w:color="auto"/>
        <w:bottom w:val="none" w:sz="0" w:space="0" w:color="auto"/>
        <w:right w:val="none" w:sz="0" w:space="0" w:color="auto"/>
      </w:divBdr>
    </w:div>
    <w:div w:id="995718651">
      <w:bodyDiv w:val="1"/>
      <w:marLeft w:val="0"/>
      <w:marRight w:val="0"/>
      <w:marTop w:val="0"/>
      <w:marBottom w:val="0"/>
      <w:divBdr>
        <w:top w:val="none" w:sz="0" w:space="0" w:color="auto"/>
        <w:left w:val="none" w:sz="0" w:space="0" w:color="auto"/>
        <w:bottom w:val="none" w:sz="0" w:space="0" w:color="auto"/>
        <w:right w:val="none" w:sz="0" w:space="0" w:color="auto"/>
      </w:divBdr>
    </w:div>
    <w:div w:id="1011417904">
      <w:bodyDiv w:val="1"/>
      <w:marLeft w:val="0"/>
      <w:marRight w:val="0"/>
      <w:marTop w:val="0"/>
      <w:marBottom w:val="0"/>
      <w:divBdr>
        <w:top w:val="none" w:sz="0" w:space="0" w:color="auto"/>
        <w:left w:val="none" w:sz="0" w:space="0" w:color="auto"/>
        <w:bottom w:val="none" w:sz="0" w:space="0" w:color="auto"/>
        <w:right w:val="none" w:sz="0" w:space="0" w:color="auto"/>
      </w:divBdr>
    </w:div>
    <w:div w:id="1018121855">
      <w:bodyDiv w:val="1"/>
      <w:marLeft w:val="0"/>
      <w:marRight w:val="0"/>
      <w:marTop w:val="0"/>
      <w:marBottom w:val="0"/>
      <w:divBdr>
        <w:top w:val="none" w:sz="0" w:space="0" w:color="auto"/>
        <w:left w:val="none" w:sz="0" w:space="0" w:color="auto"/>
        <w:bottom w:val="none" w:sz="0" w:space="0" w:color="auto"/>
        <w:right w:val="none" w:sz="0" w:space="0" w:color="auto"/>
      </w:divBdr>
    </w:div>
    <w:div w:id="1039165246">
      <w:bodyDiv w:val="1"/>
      <w:marLeft w:val="0"/>
      <w:marRight w:val="0"/>
      <w:marTop w:val="0"/>
      <w:marBottom w:val="0"/>
      <w:divBdr>
        <w:top w:val="none" w:sz="0" w:space="0" w:color="auto"/>
        <w:left w:val="none" w:sz="0" w:space="0" w:color="auto"/>
        <w:bottom w:val="none" w:sz="0" w:space="0" w:color="auto"/>
        <w:right w:val="none" w:sz="0" w:space="0" w:color="auto"/>
      </w:divBdr>
      <w:divsChild>
        <w:div w:id="1438017958">
          <w:marLeft w:val="0"/>
          <w:marRight w:val="0"/>
          <w:marTop w:val="0"/>
          <w:marBottom w:val="0"/>
          <w:divBdr>
            <w:top w:val="none" w:sz="0" w:space="0" w:color="auto"/>
            <w:left w:val="none" w:sz="0" w:space="0" w:color="auto"/>
            <w:bottom w:val="none" w:sz="0" w:space="0" w:color="auto"/>
            <w:right w:val="none" w:sz="0" w:space="0" w:color="auto"/>
          </w:divBdr>
          <w:divsChild>
            <w:div w:id="117144950">
              <w:marLeft w:val="0"/>
              <w:marRight w:val="0"/>
              <w:marTop w:val="0"/>
              <w:marBottom w:val="0"/>
              <w:divBdr>
                <w:top w:val="none" w:sz="0" w:space="0" w:color="auto"/>
                <w:left w:val="none" w:sz="0" w:space="0" w:color="auto"/>
                <w:bottom w:val="none" w:sz="0" w:space="0" w:color="auto"/>
                <w:right w:val="none" w:sz="0" w:space="0" w:color="auto"/>
              </w:divBdr>
              <w:divsChild>
                <w:div w:id="556941714">
                  <w:marLeft w:val="0"/>
                  <w:marRight w:val="0"/>
                  <w:marTop w:val="0"/>
                  <w:marBottom w:val="0"/>
                  <w:divBdr>
                    <w:top w:val="none" w:sz="0" w:space="0" w:color="auto"/>
                    <w:left w:val="none" w:sz="0" w:space="0" w:color="auto"/>
                    <w:bottom w:val="none" w:sz="0" w:space="0" w:color="auto"/>
                    <w:right w:val="none" w:sz="0" w:space="0" w:color="auto"/>
                  </w:divBdr>
                  <w:divsChild>
                    <w:div w:id="704334791">
                      <w:marLeft w:val="0"/>
                      <w:marRight w:val="0"/>
                      <w:marTop w:val="0"/>
                      <w:marBottom w:val="0"/>
                      <w:divBdr>
                        <w:top w:val="none" w:sz="0" w:space="0" w:color="auto"/>
                        <w:left w:val="none" w:sz="0" w:space="0" w:color="auto"/>
                        <w:bottom w:val="none" w:sz="0" w:space="0" w:color="auto"/>
                        <w:right w:val="none" w:sz="0" w:space="0" w:color="auto"/>
                      </w:divBdr>
                      <w:divsChild>
                        <w:div w:id="653727019">
                          <w:marLeft w:val="0"/>
                          <w:marRight w:val="0"/>
                          <w:marTop w:val="0"/>
                          <w:marBottom w:val="0"/>
                          <w:divBdr>
                            <w:top w:val="none" w:sz="0" w:space="0" w:color="auto"/>
                            <w:left w:val="none" w:sz="0" w:space="0" w:color="auto"/>
                            <w:bottom w:val="none" w:sz="0" w:space="0" w:color="auto"/>
                            <w:right w:val="none" w:sz="0" w:space="0" w:color="auto"/>
                          </w:divBdr>
                          <w:divsChild>
                            <w:div w:id="77898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904747">
      <w:bodyDiv w:val="1"/>
      <w:marLeft w:val="0"/>
      <w:marRight w:val="0"/>
      <w:marTop w:val="0"/>
      <w:marBottom w:val="0"/>
      <w:divBdr>
        <w:top w:val="none" w:sz="0" w:space="0" w:color="auto"/>
        <w:left w:val="none" w:sz="0" w:space="0" w:color="auto"/>
        <w:bottom w:val="none" w:sz="0" w:space="0" w:color="auto"/>
        <w:right w:val="none" w:sz="0" w:space="0" w:color="auto"/>
      </w:divBdr>
    </w:div>
    <w:div w:id="1106577450">
      <w:bodyDiv w:val="1"/>
      <w:marLeft w:val="0"/>
      <w:marRight w:val="0"/>
      <w:marTop w:val="0"/>
      <w:marBottom w:val="0"/>
      <w:divBdr>
        <w:top w:val="none" w:sz="0" w:space="0" w:color="auto"/>
        <w:left w:val="none" w:sz="0" w:space="0" w:color="auto"/>
        <w:bottom w:val="none" w:sz="0" w:space="0" w:color="auto"/>
        <w:right w:val="none" w:sz="0" w:space="0" w:color="auto"/>
      </w:divBdr>
      <w:divsChild>
        <w:div w:id="1452750703">
          <w:marLeft w:val="274"/>
          <w:marRight w:val="0"/>
          <w:marTop w:val="0"/>
          <w:marBottom w:val="0"/>
          <w:divBdr>
            <w:top w:val="none" w:sz="0" w:space="0" w:color="auto"/>
            <w:left w:val="none" w:sz="0" w:space="0" w:color="auto"/>
            <w:bottom w:val="none" w:sz="0" w:space="0" w:color="auto"/>
            <w:right w:val="none" w:sz="0" w:space="0" w:color="auto"/>
          </w:divBdr>
        </w:div>
        <w:div w:id="1763452913">
          <w:marLeft w:val="274"/>
          <w:marRight w:val="0"/>
          <w:marTop w:val="0"/>
          <w:marBottom w:val="0"/>
          <w:divBdr>
            <w:top w:val="none" w:sz="0" w:space="0" w:color="auto"/>
            <w:left w:val="none" w:sz="0" w:space="0" w:color="auto"/>
            <w:bottom w:val="none" w:sz="0" w:space="0" w:color="auto"/>
            <w:right w:val="none" w:sz="0" w:space="0" w:color="auto"/>
          </w:divBdr>
        </w:div>
        <w:div w:id="2137796332">
          <w:marLeft w:val="274"/>
          <w:marRight w:val="0"/>
          <w:marTop w:val="0"/>
          <w:marBottom w:val="0"/>
          <w:divBdr>
            <w:top w:val="none" w:sz="0" w:space="0" w:color="auto"/>
            <w:left w:val="none" w:sz="0" w:space="0" w:color="auto"/>
            <w:bottom w:val="none" w:sz="0" w:space="0" w:color="auto"/>
            <w:right w:val="none" w:sz="0" w:space="0" w:color="auto"/>
          </w:divBdr>
        </w:div>
      </w:divsChild>
    </w:div>
    <w:div w:id="1115515077">
      <w:bodyDiv w:val="1"/>
      <w:marLeft w:val="0"/>
      <w:marRight w:val="0"/>
      <w:marTop w:val="0"/>
      <w:marBottom w:val="0"/>
      <w:divBdr>
        <w:top w:val="none" w:sz="0" w:space="0" w:color="auto"/>
        <w:left w:val="none" w:sz="0" w:space="0" w:color="auto"/>
        <w:bottom w:val="none" w:sz="0" w:space="0" w:color="auto"/>
        <w:right w:val="none" w:sz="0" w:space="0" w:color="auto"/>
      </w:divBdr>
    </w:div>
    <w:div w:id="1122067603">
      <w:bodyDiv w:val="1"/>
      <w:marLeft w:val="0"/>
      <w:marRight w:val="0"/>
      <w:marTop w:val="0"/>
      <w:marBottom w:val="0"/>
      <w:divBdr>
        <w:top w:val="none" w:sz="0" w:space="0" w:color="auto"/>
        <w:left w:val="none" w:sz="0" w:space="0" w:color="auto"/>
        <w:bottom w:val="none" w:sz="0" w:space="0" w:color="auto"/>
        <w:right w:val="none" w:sz="0" w:space="0" w:color="auto"/>
      </w:divBdr>
    </w:div>
    <w:div w:id="1134255837">
      <w:bodyDiv w:val="1"/>
      <w:marLeft w:val="0"/>
      <w:marRight w:val="0"/>
      <w:marTop w:val="0"/>
      <w:marBottom w:val="0"/>
      <w:divBdr>
        <w:top w:val="none" w:sz="0" w:space="0" w:color="auto"/>
        <w:left w:val="none" w:sz="0" w:space="0" w:color="auto"/>
        <w:bottom w:val="none" w:sz="0" w:space="0" w:color="auto"/>
        <w:right w:val="none" w:sz="0" w:space="0" w:color="auto"/>
      </w:divBdr>
    </w:div>
    <w:div w:id="1169557685">
      <w:bodyDiv w:val="1"/>
      <w:marLeft w:val="0"/>
      <w:marRight w:val="0"/>
      <w:marTop w:val="0"/>
      <w:marBottom w:val="0"/>
      <w:divBdr>
        <w:top w:val="none" w:sz="0" w:space="0" w:color="auto"/>
        <w:left w:val="none" w:sz="0" w:space="0" w:color="auto"/>
        <w:bottom w:val="none" w:sz="0" w:space="0" w:color="auto"/>
        <w:right w:val="none" w:sz="0" w:space="0" w:color="auto"/>
      </w:divBdr>
    </w:div>
    <w:div w:id="1202935357">
      <w:bodyDiv w:val="1"/>
      <w:marLeft w:val="0"/>
      <w:marRight w:val="0"/>
      <w:marTop w:val="0"/>
      <w:marBottom w:val="0"/>
      <w:divBdr>
        <w:top w:val="none" w:sz="0" w:space="0" w:color="auto"/>
        <w:left w:val="none" w:sz="0" w:space="0" w:color="auto"/>
        <w:bottom w:val="none" w:sz="0" w:space="0" w:color="auto"/>
        <w:right w:val="none" w:sz="0" w:space="0" w:color="auto"/>
      </w:divBdr>
    </w:div>
    <w:div w:id="1244560886">
      <w:bodyDiv w:val="1"/>
      <w:marLeft w:val="0"/>
      <w:marRight w:val="0"/>
      <w:marTop w:val="0"/>
      <w:marBottom w:val="0"/>
      <w:divBdr>
        <w:top w:val="none" w:sz="0" w:space="0" w:color="auto"/>
        <w:left w:val="none" w:sz="0" w:space="0" w:color="auto"/>
        <w:bottom w:val="none" w:sz="0" w:space="0" w:color="auto"/>
        <w:right w:val="none" w:sz="0" w:space="0" w:color="auto"/>
      </w:divBdr>
    </w:div>
    <w:div w:id="1253198416">
      <w:bodyDiv w:val="1"/>
      <w:marLeft w:val="0"/>
      <w:marRight w:val="0"/>
      <w:marTop w:val="0"/>
      <w:marBottom w:val="0"/>
      <w:divBdr>
        <w:top w:val="none" w:sz="0" w:space="0" w:color="auto"/>
        <w:left w:val="none" w:sz="0" w:space="0" w:color="auto"/>
        <w:bottom w:val="none" w:sz="0" w:space="0" w:color="auto"/>
        <w:right w:val="none" w:sz="0" w:space="0" w:color="auto"/>
      </w:divBdr>
      <w:divsChild>
        <w:div w:id="156115041">
          <w:marLeft w:val="274"/>
          <w:marRight w:val="0"/>
          <w:marTop w:val="0"/>
          <w:marBottom w:val="120"/>
          <w:divBdr>
            <w:top w:val="none" w:sz="0" w:space="0" w:color="auto"/>
            <w:left w:val="none" w:sz="0" w:space="0" w:color="auto"/>
            <w:bottom w:val="none" w:sz="0" w:space="0" w:color="auto"/>
            <w:right w:val="none" w:sz="0" w:space="0" w:color="auto"/>
          </w:divBdr>
        </w:div>
        <w:div w:id="401878722">
          <w:marLeft w:val="274"/>
          <w:marRight w:val="0"/>
          <w:marTop w:val="0"/>
          <w:marBottom w:val="0"/>
          <w:divBdr>
            <w:top w:val="none" w:sz="0" w:space="0" w:color="auto"/>
            <w:left w:val="none" w:sz="0" w:space="0" w:color="auto"/>
            <w:bottom w:val="none" w:sz="0" w:space="0" w:color="auto"/>
            <w:right w:val="none" w:sz="0" w:space="0" w:color="auto"/>
          </w:divBdr>
        </w:div>
        <w:div w:id="996424671">
          <w:marLeft w:val="274"/>
          <w:marRight w:val="0"/>
          <w:marTop w:val="0"/>
          <w:marBottom w:val="0"/>
          <w:divBdr>
            <w:top w:val="none" w:sz="0" w:space="0" w:color="auto"/>
            <w:left w:val="none" w:sz="0" w:space="0" w:color="auto"/>
            <w:bottom w:val="none" w:sz="0" w:space="0" w:color="auto"/>
            <w:right w:val="none" w:sz="0" w:space="0" w:color="auto"/>
          </w:divBdr>
        </w:div>
        <w:div w:id="1821992768">
          <w:marLeft w:val="274"/>
          <w:marRight w:val="0"/>
          <w:marTop w:val="0"/>
          <w:marBottom w:val="0"/>
          <w:divBdr>
            <w:top w:val="none" w:sz="0" w:space="0" w:color="auto"/>
            <w:left w:val="none" w:sz="0" w:space="0" w:color="auto"/>
            <w:bottom w:val="none" w:sz="0" w:space="0" w:color="auto"/>
            <w:right w:val="none" w:sz="0" w:space="0" w:color="auto"/>
          </w:divBdr>
        </w:div>
        <w:div w:id="1898396070">
          <w:marLeft w:val="274"/>
          <w:marRight w:val="0"/>
          <w:marTop w:val="0"/>
          <w:marBottom w:val="0"/>
          <w:divBdr>
            <w:top w:val="none" w:sz="0" w:space="0" w:color="auto"/>
            <w:left w:val="none" w:sz="0" w:space="0" w:color="auto"/>
            <w:bottom w:val="none" w:sz="0" w:space="0" w:color="auto"/>
            <w:right w:val="none" w:sz="0" w:space="0" w:color="auto"/>
          </w:divBdr>
        </w:div>
      </w:divsChild>
    </w:div>
    <w:div w:id="1253589540">
      <w:bodyDiv w:val="1"/>
      <w:marLeft w:val="0"/>
      <w:marRight w:val="0"/>
      <w:marTop w:val="0"/>
      <w:marBottom w:val="0"/>
      <w:divBdr>
        <w:top w:val="none" w:sz="0" w:space="0" w:color="auto"/>
        <w:left w:val="none" w:sz="0" w:space="0" w:color="auto"/>
        <w:bottom w:val="none" w:sz="0" w:space="0" w:color="auto"/>
        <w:right w:val="none" w:sz="0" w:space="0" w:color="auto"/>
      </w:divBdr>
    </w:div>
    <w:div w:id="1265184046">
      <w:bodyDiv w:val="1"/>
      <w:marLeft w:val="0"/>
      <w:marRight w:val="0"/>
      <w:marTop w:val="0"/>
      <w:marBottom w:val="0"/>
      <w:divBdr>
        <w:top w:val="none" w:sz="0" w:space="0" w:color="auto"/>
        <w:left w:val="none" w:sz="0" w:space="0" w:color="auto"/>
        <w:bottom w:val="none" w:sz="0" w:space="0" w:color="auto"/>
        <w:right w:val="none" w:sz="0" w:space="0" w:color="auto"/>
      </w:divBdr>
    </w:div>
    <w:div w:id="1293054875">
      <w:bodyDiv w:val="1"/>
      <w:marLeft w:val="0"/>
      <w:marRight w:val="0"/>
      <w:marTop w:val="0"/>
      <w:marBottom w:val="0"/>
      <w:divBdr>
        <w:top w:val="none" w:sz="0" w:space="0" w:color="auto"/>
        <w:left w:val="none" w:sz="0" w:space="0" w:color="auto"/>
        <w:bottom w:val="none" w:sz="0" w:space="0" w:color="auto"/>
        <w:right w:val="none" w:sz="0" w:space="0" w:color="auto"/>
      </w:divBdr>
      <w:divsChild>
        <w:div w:id="19281425">
          <w:marLeft w:val="547"/>
          <w:marRight w:val="0"/>
          <w:marTop w:val="200"/>
          <w:marBottom w:val="0"/>
          <w:divBdr>
            <w:top w:val="none" w:sz="0" w:space="0" w:color="auto"/>
            <w:left w:val="none" w:sz="0" w:space="0" w:color="auto"/>
            <w:bottom w:val="none" w:sz="0" w:space="0" w:color="auto"/>
            <w:right w:val="none" w:sz="0" w:space="0" w:color="auto"/>
          </w:divBdr>
        </w:div>
      </w:divsChild>
    </w:div>
    <w:div w:id="1294287426">
      <w:bodyDiv w:val="1"/>
      <w:marLeft w:val="0"/>
      <w:marRight w:val="0"/>
      <w:marTop w:val="0"/>
      <w:marBottom w:val="0"/>
      <w:divBdr>
        <w:top w:val="none" w:sz="0" w:space="0" w:color="auto"/>
        <w:left w:val="none" w:sz="0" w:space="0" w:color="auto"/>
        <w:bottom w:val="none" w:sz="0" w:space="0" w:color="auto"/>
        <w:right w:val="none" w:sz="0" w:space="0" w:color="auto"/>
      </w:divBdr>
    </w:div>
    <w:div w:id="1346008536">
      <w:bodyDiv w:val="1"/>
      <w:marLeft w:val="0"/>
      <w:marRight w:val="0"/>
      <w:marTop w:val="0"/>
      <w:marBottom w:val="0"/>
      <w:divBdr>
        <w:top w:val="none" w:sz="0" w:space="0" w:color="auto"/>
        <w:left w:val="none" w:sz="0" w:space="0" w:color="auto"/>
        <w:bottom w:val="none" w:sz="0" w:space="0" w:color="auto"/>
        <w:right w:val="none" w:sz="0" w:space="0" w:color="auto"/>
      </w:divBdr>
    </w:div>
    <w:div w:id="1422948156">
      <w:bodyDiv w:val="1"/>
      <w:marLeft w:val="0"/>
      <w:marRight w:val="0"/>
      <w:marTop w:val="0"/>
      <w:marBottom w:val="0"/>
      <w:divBdr>
        <w:top w:val="none" w:sz="0" w:space="0" w:color="auto"/>
        <w:left w:val="none" w:sz="0" w:space="0" w:color="auto"/>
        <w:bottom w:val="none" w:sz="0" w:space="0" w:color="auto"/>
        <w:right w:val="none" w:sz="0" w:space="0" w:color="auto"/>
      </w:divBdr>
    </w:div>
    <w:div w:id="1427113105">
      <w:bodyDiv w:val="1"/>
      <w:marLeft w:val="0"/>
      <w:marRight w:val="0"/>
      <w:marTop w:val="0"/>
      <w:marBottom w:val="0"/>
      <w:divBdr>
        <w:top w:val="none" w:sz="0" w:space="0" w:color="auto"/>
        <w:left w:val="none" w:sz="0" w:space="0" w:color="auto"/>
        <w:bottom w:val="none" w:sz="0" w:space="0" w:color="auto"/>
        <w:right w:val="none" w:sz="0" w:space="0" w:color="auto"/>
      </w:divBdr>
    </w:div>
    <w:div w:id="1457676785">
      <w:bodyDiv w:val="1"/>
      <w:marLeft w:val="0"/>
      <w:marRight w:val="0"/>
      <w:marTop w:val="0"/>
      <w:marBottom w:val="0"/>
      <w:divBdr>
        <w:top w:val="none" w:sz="0" w:space="0" w:color="auto"/>
        <w:left w:val="none" w:sz="0" w:space="0" w:color="auto"/>
        <w:bottom w:val="none" w:sz="0" w:space="0" w:color="auto"/>
        <w:right w:val="none" w:sz="0" w:space="0" w:color="auto"/>
      </w:divBdr>
    </w:div>
    <w:div w:id="1464886681">
      <w:bodyDiv w:val="1"/>
      <w:marLeft w:val="0"/>
      <w:marRight w:val="0"/>
      <w:marTop w:val="0"/>
      <w:marBottom w:val="0"/>
      <w:divBdr>
        <w:top w:val="none" w:sz="0" w:space="0" w:color="auto"/>
        <w:left w:val="none" w:sz="0" w:space="0" w:color="auto"/>
        <w:bottom w:val="none" w:sz="0" w:space="0" w:color="auto"/>
        <w:right w:val="none" w:sz="0" w:space="0" w:color="auto"/>
      </w:divBdr>
    </w:div>
    <w:div w:id="1466582670">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502313722">
      <w:bodyDiv w:val="1"/>
      <w:marLeft w:val="0"/>
      <w:marRight w:val="0"/>
      <w:marTop w:val="0"/>
      <w:marBottom w:val="0"/>
      <w:divBdr>
        <w:top w:val="none" w:sz="0" w:space="0" w:color="auto"/>
        <w:left w:val="none" w:sz="0" w:space="0" w:color="auto"/>
        <w:bottom w:val="none" w:sz="0" w:space="0" w:color="auto"/>
        <w:right w:val="none" w:sz="0" w:space="0" w:color="auto"/>
      </w:divBdr>
    </w:div>
    <w:div w:id="1536230900">
      <w:bodyDiv w:val="1"/>
      <w:marLeft w:val="0"/>
      <w:marRight w:val="0"/>
      <w:marTop w:val="0"/>
      <w:marBottom w:val="0"/>
      <w:divBdr>
        <w:top w:val="none" w:sz="0" w:space="0" w:color="auto"/>
        <w:left w:val="none" w:sz="0" w:space="0" w:color="auto"/>
        <w:bottom w:val="none" w:sz="0" w:space="0" w:color="auto"/>
        <w:right w:val="none" w:sz="0" w:space="0" w:color="auto"/>
      </w:divBdr>
    </w:div>
    <w:div w:id="1537884857">
      <w:bodyDiv w:val="1"/>
      <w:marLeft w:val="0"/>
      <w:marRight w:val="0"/>
      <w:marTop w:val="0"/>
      <w:marBottom w:val="0"/>
      <w:divBdr>
        <w:top w:val="none" w:sz="0" w:space="0" w:color="auto"/>
        <w:left w:val="none" w:sz="0" w:space="0" w:color="auto"/>
        <w:bottom w:val="none" w:sz="0" w:space="0" w:color="auto"/>
        <w:right w:val="none" w:sz="0" w:space="0" w:color="auto"/>
      </w:divBdr>
      <w:divsChild>
        <w:div w:id="1657807701">
          <w:marLeft w:val="274"/>
          <w:marRight w:val="0"/>
          <w:marTop w:val="0"/>
          <w:marBottom w:val="0"/>
          <w:divBdr>
            <w:top w:val="none" w:sz="0" w:space="0" w:color="auto"/>
            <w:left w:val="none" w:sz="0" w:space="0" w:color="auto"/>
            <w:bottom w:val="none" w:sz="0" w:space="0" w:color="auto"/>
            <w:right w:val="none" w:sz="0" w:space="0" w:color="auto"/>
          </w:divBdr>
        </w:div>
        <w:div w:id="1897202707">
          <w:marLeft w:val="274"/>
          <w:marRight w:val="0"/>
          <w:marTop w:val="0"/>
          <w:marBottom w:val="0"/>
          <w:divBdr>
            <w:top w:val="none" w:sz="0" w:space="0" w:color="auto"/>
            <w:left w:val="none" w:sz="0" w:space="0" w:color="auto"/>
            <w:bottom w:val="none" w:sz="0" w:space="0" w:color="auto"/>
            <w:right w:val="none" w:sz="0" w:space="0" w:color="auto"/>
          </w:divBdr>
        </w:div>
      </w:divsChild>
    </w:div>
    <w:div w:id="1558468200">
      <w:bodyDiv w:val="1"/>
      <w:marLeft w:val="0"/>
      <w:marRight w:val="0"/>
      <w:marTop w:val="0"/>
      <w:marBottom w:val="0"/>
      <w:divBdr>
        <w:top w:val="none" w:sz="0" w:space="0" w:color="auto"/>
        <w:left w:val="none" w:sz="0" w:space="0" w:color="auto"/>
        <w:bottom w:val="none" w:sz="0" w:space="0" w:color="auto"/>
        <w:right w:val="none" w:sz="0" w:space="0" w:color="auto"/>
      </w:divBdr>
    </w:div>
    <w:div w:id="1561331653">
      <w:bodyDiv w:val="1"/>
      <w:marLeft w:val="0"/>
      <w:marRight w:val="0"/>
      <w:marTop w:val="0"/>
      <w:marBottom w:val="0"/>
      <w:divBdr>
        <w:top w:val="none" w:sz="0" w:space="0" w:color="auto"/>
        <w:left w:val="none" w:sz="0" w:space="0" w:color="auto"/>
        <w:bottom w:val="none" w:sz="0" w:space="0" w:color="auto"/>
        <w:right w:val="none" w:sz="0" w:space="0" w:color="auto"/>
      </w:divBdr>
    </w:div>
    <w:div w:id="1586693658">
      <w:bodyDiv w:val="1"/>
      <w:marLeft w:val="0"/>
      <w:marRight w:val="0"/>
      <w:marTop w:val="0"/>
      <w:marBottom w:val="0"/>
      <w:divBdr>
        <w:top w:val="none" w:sz="0" w:space="0" w:color="auto"/>
        <w:left w:val="none" w:sz="0" w:space="0" w:color="auto"/>
        <w:bottom w:val="none" w:sz="0" w:space="0" w:color="auto"/>
        <w:right w:val="none" w:sz="0" w:space="0" w:color="auto"/>
      </w:divBdr>
    </w:div>
    <w:div w:id="1636449273">
      <w:bodyDiv w:val="1"/>
      <w:marLeft w:val="0"/>
      <w:marRight w:val="0"/>
      <w:marTop w:val="0"/>
      <w:marBottom w:val="0"/>
      <w:divBdr>
        <w:top w:val="none" w:sz="0" w:space="0" w:color="auto"/>
        <w:left w:val="none" w:sz="0" w:space="0" w:color="auto"/>
        <w:bottom w:val="none" w:sz="0" w:space="0" w:color="auto"/>
        <w:right w:val="none" w:sz="0" w:space="0" w:color="auto"/>
      </w:divBdr>
      <w:divsChild>
        <w:div w:id="1403601270">
          <w:marLeft w:val="274"/>
          <w:marRight w:val="0"/>
          <w:marTop w:val="0"/>
          <w:marBottom w:val="0"/>
          <w:divBdr>
            <w:top w:val="none" w:sz="0" w:space="0" w:color="auto"/>
            <w:left w:val="none" w:sz="0" w:space="0" w:color="auto"/>
            <w:bottom w:val="none" w:sz="0" w:space="0" w:color="auto"/>
            <w:right w:val="none" w:sz="0" w:space="0" w:color="auto"/>
          </w:divBdr>
        </w:div>
        <w:div w:id="2028285963">
          <w:marLeft w:val="274"/>
          <w:marRight w:val="0"/>
          <w:marTop w:val="0"/>
          <w:marBottom w:val="0"/>
          <w:divBdr>
            <w:top w:val="none" w:sz="0" w:space="0" w:color="auto"/>
            <w:left w:val="none" w:sz="0" w:space="0" w:color="auto"/>
            <w:bottom w:val="none" w:sz="0" w:space="0" w:color="auto"/>
            <w:right w:val="none" w:sz="0" w:space="0" w:color="auto"/>
          </w:divBdr>
        </w:div>
      </w:divsChild>
    </w:div>
    <w:div w:id="1647396985">
      <w:bodyDiv w:val="1"/>
      <w:marLeft w:val="0"/>
      <w:marRight w:val="0"/>
      <w:marTop w:val="0"/>
      <w:marBottom w:val="0"/>
      <w:divBdr>
        <w:top w:val="none" w:sz="0" w:space="0" w:color="auto"/>
        <w:left w:val="none" w:sz="0" w:space="0" w:color="auto"/>
        <w:bottom w:val="none" w:sz="0" w:space="0" w:color="auto"/>
        <w:right w:val="none" w:sz="0" w:space="0" w:color="auto"/>
      </w:divBdr>
    </w:div>
    <w:div w:id="1657998704">
      <w:bodyDiv w:val="1"/>
      <w:marLeft w:val="0"/>
      <w:marRight w:val="0"/>
      <w:marTop w:val="0"/>
      <w:marBottom w:val="0"/>
      <w:divBdr>
        <w:top w:val="none" w:sz="0" w:space="0" w:color="auto"/>
        <w:left w:val="none" w:sz="0" w:space="0" w:color="auto"/>
        <w:bottom w:val="none" w:sz="0" w:space="0" w:color="auto"/>
        <w:right w:val="none" w:sz="0" w:space="0" w:color="auto"/>
      </w:divBdr>
    </w:div>
    <w:div w:id="1678342216">
      <w:bodyDiv w:val="1"/>
      <w:marLeft w:val="0"/>
      <w:marRight w:val="0"/>
      <w:marTop w:val="0"/>
      <w:marBottom w:val="0"/>
      <w:divBdr>
        <w:top w:val="none" w:sz="0" w:space="0" w:color="auto"/>
        <w:left w:val="none" w:sz="0" w:space="0" w:color="auto"/>
        <w:bottom w:val="none" w:sz="0" w:space="0" w:color="auto"/>
        <w:right w:val="none" w:sz="0" w:space="0" w:color="auto"/>
      </w:divBdr>
    </w:div>
    <w:div w:id="1700004702">
      <w:bodyDiv w:val="1"/>
      <w:marLeft w:val="0"/>
      <w:marRight w:val="0"/>
      <w:marTop w:val="0"/>
      <w:marBottom w:val="0"/>
      <w:divBdr>
        <w:top w:val="none" w:sz="0" w:space="0" w:color="auto"/>
        <w:left w:val="none" w:sz="0" w:space="0" w:color="auto"/>
        <w:bottom w:val="none" w:sz="0" w:space="0" w:color="auto"/>
        <w:right w:val="none" w:sz="0" w:space="0" w:color="auto"/>
      </w:divBdr>
    </w:div>
    <w:div w:id="1728989334">
      <w:bodyDiv w:val="1"/>
      <w:marLeft w:val="0"/>
      <w:marRight w:val="0"/>
      <w:marTop w:val="0"/>
      <w:marBottom w:val="0"/>
      <w:divBdr>
        <w:top w:val="none" w:sz="0" w:space="0" w:color="auto"/>
        <w:left w:val="none" w:sz="0" w:space="0" w:color="auto"/>
        <w:bottom w:val="none" w:sz="0" w:space="0" w:color="auto"/>
        <w:right w:val="none" w:sz="0" w:space="0" w:color="auto"/>
      </w:divBdr>
    </w:div>
    <w:div w:id="1742754576">
      <w:bodyDiv w:val="1"/>
      <w:marLeft w:val="0"/>
      <w:marRight w:val="0"/>
      <w:marTop w:val="0"/>
      <w:marBottom w:val="0"/>
      <w:divBdr>
        <w:top w:val="none" w:sz="0" w:space="0" w:color="auto"/>
        <w:left w:val="none" w:sz="0" w:space="0" w:color="auto"/>
        <w:bottom w:val="none" w:sz="0" w:space="0" w:color="auto"/>
        <w:right w:val="none" w:sz="0" w:space="0" w:color="auto"/>
      </w:divBdr>
    </w:div>
    <w:div w:id="1757093020">
      <w:bodyDiv w:val="1"/>
      <w:marLeft w:val="0"/>
      <w:marRight w:val="0"/>
      <w:marTop w:val="0"/>
      <w:marBottom w:val="0"/>
      <w:divBdr>
        <w:top w:val="none" w:sz="0" w:space="0" w:color="auto"/>
        <w:left w:val="none" w:sz="0" w:space="0" w:color="auto"/>
        <w:bottom w:val="none" w:sz="0" w:space="0" w:color="auto"/>
        <w:right w:val="none" w:sz="0" w:space="0" w:color="auto"/>
      </w:divBdr>
    </w:div>
    <w:div w:id="1781685528">
      <w:bodyDiv w:val="1"/>
      <w:marLeft w:val="0"/>
      <w:marRight w:val="0"/>
      <w:marTop w:val="0"/>
      <w:marBottom w:val="0"/>
      <w:divBdr>
        <w:top w:val="none" w:sz="0" w:space="0" w:color="auto"/>
        <w:left w:val="none" w:sz="0" w:space="0" w:color="auto"/>
        <w:bottom w:val="none" w:sz="0" w:space="0" w:color="auto"/>
        <w:right w:val="none" w:sz="0" w:space="0" w:color="auto"/>
      </w:divBdr>
    </w:div>
    <w:div w:id="1794248047">
      <w:bodyDiv w:val="1"/>
      <w:marLeft w:val="0"/>
      <w:marRight w:val="0"/>
      <w:marTop w:val="0"/>
      <w:marBottom w:val="0"/>
      <w:divBdr>
        <w:top w:val="none" w:sz="0" w:space="0" w:color="auto"/>
        <w:left w:val="none" w:sz="0" w:space="0" w:color="auto"/>
        <w:bottom w:val="none" w:sz="0" w:space="0" w:color="auto"/>
        <w:right w:val="none" w:sz="0" w:space="0" w:color="auto"/>
      </w:divBdr>
    </w:div>
    <w:div w:id="1798260214">
      <w:bodyDiv w:val="1"/>
      <w:marLeft w:val="0"/>
      <w:marRight w:val="0"/>
      <w:marTop w:val="0"/>
      <w:marBottom w:val="0"/>
      <w:divBdr>
        <w:top w:val="none" w:sz="0" w:space="0" w:color="auto"/>
        <w:left w:val="none" w:sz="0" w:space="0" w:color="auto"/>
        <w:bottom w:val="none" w:sz="0" w:space="0" w:color="auto"/>
        <w:right w:val="none" w:sz="0" w:space="0" w:color="auto"/>
      </w:divBdr>
    </w:div>
    <w:div w:id="1808665084">
      <w:bodyDiv w:val="1"/>
      <w:marLeft w:val="0"/>
      <w:marRight w:val="0"/>
      <w:marTop w:val="0"/>
      <w:marBottom w:val="0"/>
      <w:divBdr>
        <w:top w:val="none" w:sz="0" w:space="0" w:color="auto"/>
        <w:left w:val="none" w:sz="0" w:space="0" w:color="auto"/>
        <w:bottom w:val="none" w:sz="0" w:space="0" w:color="auto"/>
        <w:right w:val="none" w:sz="0" w:space="0" w:color="auto"/>
      </w:divBdr>
      <w:divsChild>
        <w:div w:id="1320958923">
          <w:marLeft w:val="0"/>
          <w:marRight w:val="0"/>
          <w:marTop w:val="0"/>
          <w:marBottom w:val="0"/>
          <w:divBdr>
            <w:top w:val="none" w:sz="0" w:space="0" w:color="auto"/>
            <w:left w:val="none" w:sz="0" w:space="0" w:color="auto"/>
            <w:bottom w:val="none" w:sz="0" w:space="0" w:color="auto"/>
            <w:right w:val="none" w:sz="0" w:space="0" w:color="auto"/>
          </w:divBdr>
          <w:divsChild>
            <w:div w:id="468669137">
              <w:marLeft w:val="0"/>
              <w:marRight w:val="0"/>
              <w:marTop w:val="0"/>
              <w:marBottom w:val="0"/>
              <w:divBdr>
                <w:top w:val="none" w:sz="0" w:space="0" w:color="auto"/>
                <w:left w:val="none" w:sz="0" w:space="0" w:color="auto"/>
                <w:bottom w:val="none" w:sz="0" w:space="0" w:color="auto"/>
                <w:right w:val="none" w:sz="0" w:space="0" w:color="auto"/>
              </w:divBdr>
              <w:divsChild>
                <w:div w:id="656298344">
                  <w:marLeft w:val="0"/>
                  <w:marRight w:val="0"/>
                  <w:marTop w:val="0"/>
                  <w:marBottom w:val="0"/>
                  <w:divBdr>
                    <w:top w:val="none" w:sz="0" w:space="0" w:color="auto"/>
                    <w:left w:val="none" w:sz="0" w:space="0" w:color="auto"/>
                    <w:bottom w:val="none" w:sz="0" w:space="0" w:color="auto"/>
                    <w:right w:val="none" w:sz="0" w:space="0" w:color="auto"/>
                  </w:divBdr>
                  <w:divsChild>
                    <w:div w:id="121383289">
                      <w:marLeft w:val="0"/>
                      <w:marRight w:val="0"/>
                      <w:marTop w:val="0"/>
                      <w:marBottom w:val="0"/>
                      <w:divBdr>
                        <w:top w:val="none" w:sz="0" w:space="0" w:color="auto"/>
                        <w:left w:val="none" w:sz="0" w:space="0" w:color="auto"/>
                        <w:bottom w:val="none" w:sz="0" w:space="0" w:color="auto"/>
                        <w:right w:val="none" w:sz="0" w:space="0" w:color="auto"/>
                      </w:divBdr>
                      <w:divsChild>
                        <w:div w:id="1888637117">
                          <w:marLeft w:val="0"/>
                          <w:marRight w:val="0"/>
                          <w:marTop w:val="0"/>
                          <w:marBottom w:val="0"/>
                          <w:divBdr>
                            <w:top w:val="none" w:sz="0" w:space="0" w:color="auto"/>
                            <w:left w:val="none" w:sz="0" w:space="0" w:color="auto"/>
                            <w:bottom w:val="none" w:sz="0" w:space="0" w:color="auto"/>
                            <w:right w:val="none" w:sz="0" w:space="0" w:color="auto"/>
                          </w:divBdr>
                          <w:divsChild>
                            <w:div w:id="569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177730">
      <w:bodyDiv w:val="1"/>
      <w:marLeft w:val="0"/>
      <w:marRight w:val="0"/>
      <w:marTop w:val="0"/>
      <w:marBottom w:val="0"/>
      <w:divBdr>
        <w:top w:val="none" w:sz="0" w:space="0" w:color="auto"/>
        <w:left w:val="none" w:sz="0" w:space="0" w:color="auto"/>
        <w:bottom w:val="none" w:sz="0" w:space="0" w:color="auto"/>
        <w:right w:val="none" w:sz="0" w:space="0" w:color="auto"/>
      </w:divBdr>
    </w:div>
    <w:div w:id="1831630834">
      <w:bodyDiv w:val="1"/>
      <w:marLeft w:val="0"/>
      <w:marRight w:val="0"/>
      <w:marTop w:val="0"/>
      <w:marBottom w:val="0"/>
      <w:divBdr>
        <w:top w:val="none" w:sz="0" w:space="0" w:color="auto"/>
        <w:left w:val="none" w:sz="0" w:space="0" w:color="auto"/>
        <w:bottom w:val="none" w:sz="0" w:space="0" w:color="auto"/>
        <w:right w:val="none" w:sz="0" w:space="0" w:color="auto"/>
      </w:divBdr>
      <w:divsChild>
        <w:div w:id="423263870">
          <w:marLeft w:val="274"/>
          <w:marRight w:val="0"/>
          <w:marTop w:val="0"/>
          <w:marBottom w:val="0"/>
          <w:divBdr>
            <w:top w:val="none" w:sz="0" w:space="0" w:color="auto"/>
            <w:left w:val="none" w:sz="0" w:space="0" w:color="auto"/>
            <w:bottom w:val="none" w:sz="0" w:space="0" w:color="auto"/>
            <w:right w:val="none" w:sz="0" w:space="0" w:color="auto"/>
          </w:divBdr>
        </w:div>
        <w:div w:id="827481830">
          <w:marLeft w:val="274"/>
          <w:marRight w:val="0"/>
          <w:marTop w:val="0"/>
          <w:marBottom w:val="0"/>
          <w:divBdr>
            <w:top w:val="none" w:sz="0" w:space="0" w:color="auto"/>
            <w:left w:val="none" w:sz="0" w:space="0" w:color="auto"/>
            <w:bottom w:val="none" w:sz="0" w:space="0" w:color="auto"/>
            <w:right w:val="none" w:sz="0" w:space="0" w:color="auto"/>
          </w:divBdr>
        </w:div>
        <w:div w:id="1138492864">
          <w:marLeft w:val="274"/>
          <w:marRight w:val="0"/>
          <w:marTop w:val="0"/>
          <w:marBottom w:val="0"/>
          <w:divBdr>
            <w:top w:val="none" w:sz="0" w:space="0" w:color="auto"/>
            <w:left w:val="none" w:sz="0" w:space="0" w:color="auto"/>
            <w:bottom w:val="none" w:sz="0" w:space="0" w:color="auto"/>
            <w:right w:val="none" w:sz="0" w:space="0" w:color="auto"/>
          </w:divBdr>
        </w:div>
        <w:div w:id="1291518138">
          <w:marLeft w:val="274"/>
          <w:marRight w:val="0"/>
          <w:marTop w:val="0"/>
          <w:marBottom w:val="0"/>
          <w:divBdr>
            <w:top w:val="none" w:sz="0" w:space="0" w:color="auto"/>
            <w:left w:val="none" w:sz="0" w:space="0" w:color="auto"/>
            <w:bottom w:val="none" w:sz="0" w:space="0" w:color="auto"/>
            <w:right w:val="none" w:sz="0" w:space="0" w:color="auto"/>
          </w:divBdr>
        </w:div>
        <w:div w:id="1298222573">
          <w:marLeft w:val="274"/>
          <w:marRight w:val="0"/>
          <w:marTop w:val="0"/>
          <w:marBottom w:val="0"/>
          <w:divBdr>
            <w:top w:val="none" w:sz="0" w:space="0" w:color="auto"/>
            <w:left w:val="none" w:sz="0" w:space="0" w:color="auto"/>
            <w:bottom w:val="none" w:sz="0" w:space="0" w:color="auto"/>
            <w:right w:val="none" w:sz="0" w:space="0" w:color="auto"/>
          </w:divBdr>
        </w:div>
        <w:div w:id="1346978262">
          <w:marLeft w:val="274"/>
          <w:marRight w:val="0"/>
          <w:marTop w:val="0"/>
          <w:marBottom w:val="0"/>
          <w:divBdr>
            <w:top w:val="none" w:sz="0" w:space="0" w:color="auto"/>
            <w:left w:val="none" w:sz="0" w:space="0" w:color="auto"/>
            <w:bottom w:val="none" w:sz="0" w:space="0" w:color="auto"/>
            <w:right w:val="none" w:sz="0" w:space="0" w:color="auto"/>
          </w:divBdr>
        </w:div>
        <w:div w:id="1684286033">
          <w:marLeft w:val="274"/>
          <w:marRight w:val="0"/>
          <w:marTop w:val="0"/>
          <w:marBottom w:val="0"/>
          <w:divBdr>
            <w:top w:val="none" w:sz="0" w:space="0" w:color="auto"/>
            <w:left w:val="none" w:sz="0" w:space="0" w:color="auto"/>
            <w:bottom w:val="none" w:sz="0" w:space="0" w:color="auto"/>
            <w:right w:val="none" w:sz="0" w:space="0" w:color="auto"/>
          </w:divBdr>
        </w:div>
      </w:divsChild>
    </w:div>
    <w:div w:id="1839617259">
      <w:bodyDiv w:val="1"/>
      <w:marLeft w:val="0"/>
      <w:marRight w:val="0"/>
      <w:marTop w:val="0"/>
      <w:marBottom w:val="0"/>
      <w:divBdr>
        <w:top w:val="none" w:sz="0" w:space="0" w:color="auto"/>
        <w:left w:val="none" w:sz="0" w:space="0" w:color="auto"/>
        <w:bottom w:val="none" w:sz="0" w:space="0" w:color="auto"/>
        <w:right w:val="none" w:sz="0" w:space="0" w:color="auto"/>
      </w:divBdr>
    </w:div>
    <w:div w:id="1860386659">
      <w:bodyDiv w:val="1"/>
      <w:marLeft w:val="0"/>
      <w:marRight w:val="0"/>
      <w:marTop w:val="0"/>
      <w:marBottom w:val="0"/>
      <w:divBdr>
        <w:top w:val="none" w:sz="0" w:space="0" w:color="auto"/>
        <w:left w:val="none" w:sz="0" w:space="0" w:color="auto"/>
        <w:bottom w:val="none" w:sz="0" w:space="0" w:color="auto"/>
        <w:right w:val="none" w:sz="0" w:space="0" w:color="auto"/>
      </w:divBdr>
    </w:div>
    <w:div w:id="1865899745">
      <w:bodyDiv w:val="1"/>
      <w:marLeft w:val="0"/>
      <w:marRight w:val="0"/>
      <w:marTop w:val="0"/>
      <w:marBottom w:val="0"/>
      <w:divBdr>
        <w:top w:val="none" w:sz="0" w:space="0" w:color="auto"/>
        <w:left w:val="none" w:sz="0" w:space="0" w:color="auto"/>
        <w:bottom w:val="none" w:sz="0" w:space="0" w:color="auto"/>
        <w:right w:val="none" w:sz="0" w:space="0" w:color="auto"/>
      </w:divBdr>
    </w:div>
    <w:div w:id="1905794610">
      <w:bodyDiv w:val="1"/>
      <w:marLeft w:val="0"/>
      <w:marRight w:val="0"/>
      <w:marTop w:val="0"/>
      <w:marBottom w:val="0"/>
      <w:divBdr>
        <w:top w:val="none" w:sz="0" w:space="0" w:color="auto"/>
        <w:left w:val="none" w:sz="0" w:space="0" w:color="auto"/>
        <w:bottom w:val="none" w:sz="0" w:space="0" w:color="auto"/>
        <w:right w:val="none" w:sz="0" w:space="0" w:color="auto"/>
      </w:divBdr>
    </w:div>
    <w:div w:id="1909147883">
      <w:bodyDiv w:val="1"/>
      <w:marLeft w:val="0"/>
      <w:marRight w:val="0"/>
      <w:marTop w:val="0"/>
      <w:marBottom w:val="0"/>
      <w:divBdr>
        <w:top w:val="none" w:sz="0" w:space="0" w:color="auto"/>
        <w:left w:val="none" w:sz="0" w:space="0" w:color="auto"/>
        <w:bottom w:val="none" w:sz="0" w:space="0" w:color="auto"/>
        <w:right w:val="none" w:sz="0" w:space="0" w:color="auto"/>
      </w:divBdr>
    </w:div>
    <w:div w:id="1916548119">
      <w:bodyDiv w:val="1"/>
      <w:marLeft w:val="0"/>
      <w:marRight w:val="0"/>
      <w:marTop w:val="0"/>
      <w:marBottom w:val="0"/>
      <w:divBdr>
        <w:top w:val="none" w:sz="0" w:space="0" w:color="auto"/>
        <w:left w:val="none" w:sz="0" w:space="0" w:color="auto"/>
        <w:bottom w:val="none" w:sz="0" w:space="0" w:color="auto"/>
        <w:right w:val="none" w:sz="0" w:space="0" w:color="auto"/>
      </w:divBdr>
    </w:div>
    <w:div w:id="1945920706">
      <w:bodyDiv w:val="1"/>
      <w:marLeft w:val="0"/>
      <w:marRight w:val="0"/>
      <w:marTop w:val="0"/>
      <w:marBottom w:val="0"/>
      <w:divBdr>
        <w:top w:val="none" w:sz="0" w:space="0" w:color="auto"/>
        <w:left w:val="none" w:sz="0" w:space="0" w:color="auto"/>
        <w:bottom w:val="none" w:sz="0" w:space="0" w:color="auto"/>
        <w:right w:val="none" w:sz="0" w:space="0" w:color="auto"/>
      </w:divBdr>
    </w:div>
    <w:div w:id="1961448637">
      <w:bodyDiv w:val="1"/>
      <w:marLeft w:val="0"/>
      <w:marRight w:val="0"/>
      <w:marTop w:val="0"/>
      <w:marBottom w:val="0"/>
      <w:divBdr>
        <w:top w:val="none" w:sz="0" w:space="0" w:color="auto"/>
        <w:left w:val="none" w:sz="0" w:space="0" w:color="auto"/>
        <w:bottom w:val="none" w:sz="0" w:space="0" w:color="auto"/>
        <w:right w:val="none" w:sz="0" w:space="0" w:color="auto"/>
      </w:divBdr>
    </w:div>
    <w:div w:id="1988435198">
      <w:bodyDiv w:val="1"/>
      <w:marLeft w:val="0"/>
      <w:marRight w:val="0"/>
      <w:marTop w:val="0"/>
      <w:marBottom w:val="0"/>
      <w:divBdr>
        <w:top w:val="none" w:sz="0" w:space="0" w:color="auto"/>
        <w:left w:val="none" w:sz="0" w:space="0" w:color="auto"/>
        <w:bottom w:val="none" w:sz="0" w:space="0" w:color="auto"/>
        <w:right w:val="none" w:sz="0" w:space="0" w:color="auto"/>
      </w:divBdr>
    </w:div>
    <w:div w:id="2007636182">
      <w:bodyDiv w:val="1"/>
      <w:marLeft w:val="0"/>
      <w:marRight w:val="0"/>
      <w:marTop w:val="0"/>
      <w:marBottom w:val="0"/>
      <w:divBdr>
        <w:top w:val="none" w:sz="0" w:space="0" w:color="auto"/>
        <w:left w:val="none" w:sz="0" w:space="0" w:color="auto"/>
        <w:bottom w:val="none" w:sz="0" w:space="0" w:color="auto"/>
        <w:right w:val="none" w:sz="0" w:space="0" w:color="auto"/>
      </w:divBdr>
    </w:div>
    <w:div w:id="2039618455">
      <w:bodyDiv w:val="1"/>
      <w:marLeft w:val="0"/>
      <w:marRight w:val="0"/>
      <w:marTop w:val="0"/>
      <w:marBottom w:val="0"/>
      <w:divBdr>
        <w:top w:val="none" w:sz="0" w:space="0" w:color="auto"/>
        <w:left w:val="none" w:sz="0" w:space="0" w:color="auto"/>
        <w:bottom w:val="none" w:sz="0" w:space="0" w:color="auto"/>
        <w:right w:val="none" w:sz="0" w:space="0" w:color="auto"/>
      </w:divBdr>
    </w:div>
    <w:div w:id="2041393177">
      <w:bodyDiv w:val="1"/>
      <w:marLeft w:val="0"/>
      <w:marRight w:val="0"/>
      <w:marTop w:val="0"/>
      <w:marBottom w:val="0"/>
      <w:divBdr>
        <w:top w:val="none" w:sz="0" w:space="0" w:color="auto"/>
        <w:left w:val="none" w:sz="0" w:space="0" w:color="auto"/>
        <w:bottom w:val="none" w:sz="0" w:space="0" w:color="auto"/>
        <w:right w:val="none" w:sz="0" w:space="0" w:color="auto"/>
      </w:divBdr>
    </w:div>
    <w:div w:id="2047366277">
      <w:bodyDiv w:val="1"/>
      <w:marLeft w:val="0"/>
      <w:marRight w:val="0"/>
      <w:marTop w:val="0"/>
      <w:marBottom w:val="0"/>
      <w:divBdr>
        <w:top w:val="none" w:sz="0" w:space="0" w:color="auto"/>
        <w:left w:val="none" w:sz="0" w:space="0" w:color="auto"/>
        <w:bottom w:val="none" w:sz="0" w:space="0" w:color="auto"/>
        <w:right w:val="none" w:sz="0" w:space="0" w:color="auto"/>
      </w:divBdr>
      <w:divsChild>
        <w:div w:id="113132933">
          <w:marLeft w:val="274"/>
          <w:marRight w:val="0"/>
          <w:marTop w:val="0"/>
          <w:marBottom w:val="0"/>
          <w:divBdr>
            <w:top w:val="none" w:sz="0" w:space="0" w:color="auto"/>
            <w:left w:val="none" w:sz="0" w:space="0" w:color="auto"/>
            <w:bottom w:val="none" w:sz="0" w:space="0" w:color="auto"/>
            <w:right w:val="none" w:sz="0" w:space="0" w:color="auto"/>
          </w:divBdr>
        </w:div>
        <w:div w:id="667053283">
          <w:marLeft w:val="274"/>
          <w:marRight w:val="0"/>
          <w:marTop w:val="0"/>
          <w:marBottom w:val="0"/>
          <w:divBdr>
            <w:top w:val="none" w:sz="0" w:space="0" w:color="auto"/>
            <w:left w:val="none" w:sz="0" w:space="0" w:color="auto"/>
            <w:bottom w:val="none" w:sz="0" w:space="0" w:color="auto"/>
            <w:right w:val="none" w:sz="0" w:space="0" w:color="auto"/>
          </w:divBdr>
        </w:div>
        <w:div w:id="813722426">
          <w:marLeft w:val="274"/>
          <w:marRight w:val="0"/>
          <w:marTop w:val="0"/>
          <w:marBottom w:val="0"/>
          <w:divBdr>
            <w:top w:val="none" w:sz="0" w:space="0" w:color="auto"/>
            <w:left w:val="none" w:sz="0" w:space="0" w:color="auto"/>
            <w:bottom w:val="none" w:sz="0" w:space="0" w:color="auto"/>
            <w:right w:val="none" w:sz="0" w:space="0" w:color="auto"/>
          </w:divBdr>
        </w:div>
        <w:div w:id="1177042599">
          <w:marLeft w:val="274"/>
          <w:marRight w:val="0"/>
          <w:marTop w:val="0"/>
          <w:marBottom w:val="0"/>
          <w:divBdr>
            <w:top w:val="none" w:sz="0" w:space="0" w:color="auto"/>
            <w:left w:val="none" w:sz="0" w:space="0" w:color="auto"/>
            <w:bottom w:val="none" w:sz="0" w:space="0" w:color="auto"/>
            <w:right w:val="none" w:sz="0" w:space="0" w:color="auto"/>
          </w:divBdr>
        </w:div>
        <w:div w:id="1630234891">
          <w:marLeft w:val="274"/>
          <w:marRight w:val="0"/>
          <w:marTop w:val="0"/>
          <w:marBottom w:val="0"/>
          <w:divBdr>
            <w:top w:val="none" w:sz="0" w:space="0" w:color="auto"/>
            <w:left w:val="none" w:sz="0" w:space="0" w:color="auto"/>
            <w:bottom w:val="none" w:sz="0" w:space="0" w:color="auto"/>
            <w:right w:val="none" w:sz="0" w:space="0" w:color="auto"/>
          </w:divBdr>
        </w:div>
      </w:divsChild>
    </w:div>
    <w:div w:id="2063752373">
      <w:bodyDiv w:val="1"/>
      <w:marLeft w:val="0"/>
      <w:marRight w:val="0"/>
      <w:marTop w:val="0"/>
      <w:marBottom w:val="0"/>
      <w:divBdr>
        <w:top w:val="none" w:sz="0" w:space="0" w:color="auto"/>
        <w:left w:val="none" w:sz="0" w:space="0" w:color="auto"/>
        <w:bottom w:val="none" w:sz="0" w:space="0" w:color="auto"/>
        <w:right w:val="none" w:sz="0" w:space="0" w:color="auto"/>
      </w:divBdr>
    </w:div>
    <w:div w:id="2067333753">
      <w:bodyDiv w:val="1"/>
      <w:marLeft w:val="0"/>
      <w:marRight w:val="0"/>
      <w:marTop w:val="0"/>
      <w:marBottom w:val="0"/>
      <w:divBdr>
        <w:top w:val="none" w:sz="0" w:space="0" w:color="auto"/>
        <w:left w:val="none" w:sz="0" w:space="0" w:color="auto"/>
        <w:bottom w:val="none" w:sz="0" w:space="0" w:color="auto"/>
        <w:right w:val="none" w:sz="0" w:space="0" w:color="auto"/>
      </w:divBdr>
      <w:divsChild>
        <w:div w:id="716929382">
          <w:marLeft w:val="274"/>
          <w:marRight w:val="0"/>
          <w:marTop w:val="0"/>
          <w:marBottom w:val="120"/>
          <w:divBdr>
            <w:top w:val="none" w:sz="0" w:space="0" w:color="auto"/>
            <w:left w:val="none" w:sz="0" w:space="0" w:color="auto"/>
            <w:bottom w:val="none" w:sz="0" w:space="0" w:color="auto"/>
            <w:right w:val="none" w:sz="0" w:space="0" w:color="auto"/>
          </w:divBdr>
        </w:div>
        <w:div w:id="1138915321">
          <w:marLeft w:val="274"/>
          <w:marRight w:val="0"/>
          <w:marTop w:val="0"/>
          <w:marBottom w:val="0"/>
          <w:divBdr>
            <w:top w:val="none" w:sz="0" w:space="0" w:color="auto"/>
            <w:left w:val="none" w:sz="0" w:space="0" w:color="auto"/>
            <w:bottom w:val="none" w:sz="0" w:space="0" w:color="auto"/>
            <w:right w:val="none" w:sz="0" w:space="0" w:color="auto"/>
          </w:divBdr>
        </w:div>
        <w:div w:id="1307201684">
          <w:marLeft w:val="274"/>
          <w:marRight w:val="0"/>
          <w:marTop w:val="0"/>
          <w:marBottom w:val="0"/>
          <w:divBdr>
            <w:top w:val="none" w:sz="0" w:space="0" w:color="auto"/>
            <w:left w:val="none" w:sz="0" w:space="0" w:color="auto"/>
            <w:bottom w:val="none" w:sz="0" w:space="0" w:color="auto"/>
            <w:right w:val="none" w:sz="0" w:space="0" w:color="auto"/>
          </w:divBdr>
        </w:div>
        <w:div w:id="1360083531">
          <w:marLeft w:val="274"/>
          <w:marRight w:val="0"/>
          <w:marTop w:val="0"/>
          <w:marBottom w:val="0"/>
          <w:divBdr>
            <w:top w:val="none" w:sz="0" w:space="0" w:color="auto"/>
            <w:left w:val="none" w:sz="0" w:space="0" w:color="auto"/>
            <w:bottom w:val="none" w:sz="0" w:space="0" w:color="auto"/>
            <w:right w:val="none" w:sz="0" w:space="0" w:color="auto"/>
          </w:divBdr>
        </w:div>
        <w:div w:id="1382557785">
          <w:marLeft w:val="274"/>
          <w:marRight w:val="0"/>
          <w:marTop w:val="0"/>
          <w:marBottom w:val="0"/>
          <w:divBdr>
            <w:top w:val="none" w:sz="0" w:space="0" w:color="auto"/>
            <w:left w:val="none" w:sz="0" w:space="0" w:color="auto"/>
            <w:bottom w:val="none" w:sz="0" w:space="0" w:color="auto"/>
            <w:right w:val="none" w:sz="0" w:space="0" w:color="auto"/>
          </w:divBdr>
        </w:div>
        <w:div w:id="1610549225">
          <w:marLeft w:val="274"/>
          <w:marRight w:val="0"/>
          <w:marTop w:val="0"/>
          <w:marBottom w:val="0"/>
          <w:divBdr>
            <w:top w:val="none" w:sz="0" w:space="0" w:color="auto"/>
            <w:left w:val="none" w:sz="0" w:space="0" w:color="auto"/>
            <w:bottom w:val="none" w:sz="0" w:space="0" w:color="auto"/>
            <w:right w:val="none" w:sz="0" w:space="0" w:color="auto"/>
          </w:divBdr>
        </w:div>
      </w:divsChild>
    </w:div>
    <w:div w:id="2086107063">
      <w:bodyDiv w:val="1"/>
      <w:marLeft w:val="0"/>
      <w:marRight w:val="0"/>
      <w:marTop w:val="0"/>
      <w:marBottom w:val="0"/>
      <w:divBdr>
        <w:top w:val="none" w:sz="0" w:space="0" w:color="auto"/>
        <w:left w:val="none" w:sz="0" w:space="0" w:color="auto"/>
        <w:bottom w:val="none" w:sz="0" w:space="0" w:color="auto"/>
        <w:right w:val="none" w:sz="0" w:space="0" w:color="auto"/>
      </w:divBdr>
    </w:div>
    <w:div w:id="2090038020">
      <w:bodyDiv w:val="1"/>
      <w:marLeft w:val="0"/>
      <w:marRight w:val="0"/>
      <w:marTop w:val="0"/>
      <w:marBottom w:val="0"/>
      <w:divBdr>
        <w:top w:val="none" w:sz="0" w:space="0" w:color="auto"/>
        <w:left w:val="none" w:sz="0" w:space="0" w:color="auto"/>
        <w:bottom w:val="none" w:sz="0" w:space="0" w:color="auto"/>
        <w:right w:val="none" w:sz="0" w:space="0" w:color="auto"/>
      </w:divBdr>
    </w:div>
    <w:div w:id="2098868009">
      <w:bodyDiv w:val="1"/>
      <w:marLeft w:val="0"/>
      <w:marRight w:val="0"/>
      <w:marTop w:val="0"/>
      <w:marBottom w:val="0"/>
      <w:divBdr>
        <w:top w:val="none" w:sz="0" w:space="0" w:color="auto"/>
        <w:left w:val="none" w:sz="0" w:space="0" w:color="auto"/>
        <w:bottom w:val="none" w:sz="0" w:space="0" w:color="auto"/>
        <w:right w:val="none" w:sz="0" w:space="0" w:color="auto"/>
      </w:divBdr>
    </w:div>
    <w:div w:id="211670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s://teams.microsoft.com/_" TargetMode="External" Id="rId13" /><Relationship Type="http://schemas.openxmlformats.org/officeDocument/2006/relationships/hyperlink" Target="https://teams.microsoft.com/_" TargetMode="External" Id="rId18" /><Relationship Type="http://schemas.openxmlformats.org/officeDocument/2006/relationships/hyperlink" Target="mailto:nav.eessi.helpdesk@nav.no" TargetMode="External" Id="rId26"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hyperlink" Target="https://teams.microsoft.com/_" TargetMode="External" Id="rId17" /><Relationship Type="http://schemas.openxmlformats.org/officeDocument/2006/relationships/image" Target="media/image5.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teams.microsoft.com/_" TargetMode="External" Id="rId16" /><Relationship Type="http://schemas.openxmlformats.org/officeDocument/2006/relationships/footer" Target="footer1.xml" Id="rId20" /><Relationship Type="http://schemas.openxmlformats.org/officeDocument/2006/relationships/hyperlink" Target="https://navno.sharepoint.com/sites/intranett-prosjekter-og-utvikling/SitePages/Modernisering-av-folkeregisteret.aspx"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4.png" Id="rId24" /><Relationship Type="http://schemas.openxmlformats.org/officeDocument/2006/relationships/fontTable" Target="fontTable.xml" Id="rId32" /><Relationship Type="http://schemas.openxmlformats.org/officeDocument/2006/relationships/customXml" Target="../customXml/item5.xml" Id="rId5" /><Relationship Type="http://schemas.openxmlformats.org/officeDocument/2006/relationships/hyperlink" Target="https://teams.microsoft.com/_" TargetMode="External" Id="rId15" /><Relationship Type="http://schemas.openxmlformats.org/officeDocument/2006/relationships/image" Target="media/image3.tmp" Id="rId23" /><Relationship Type="http://schemas.openxmlformats.org/officeDocument/2006/relationships/image" Target="media/image7.png" Id="rId28" /><Relationship Type="http://schemas.openxmlformats.org/officeDocument/2006/relationships/footnotes" Target="footnotes.xml" Id="rId10" /><Relationship Type="http://schemas.openxmlformats.org/officeDocument/2006/relationships/hyperlink" Target="https://teams.microsoft.com/_" TargetMode="External" Id="rId19" /><Relationship Type="http://schemas.openxmlformats.org/officeDocument/2006/relationships/image" Target="media/image9.pn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teams.microsoft.com/_" TargetMode="External" Id="rId14" /><Relationship Type="http://schemas.openxmlformats.org/officeDocument/2006/relationships/image" Target="media/image2.png" Id="rId22" /><Relationship Type="http://schemas.openxmlformats.org/officeDocument/2006/relationships/image" Target="media/image6.png" Id="rId27" /><Relationship Type="http://schemas.openxmlformats.org/officeDocument/2006/relationships/image" Target="media/image8.png" Id="rId30" /><Relationship Type="http://schemas.openxmlformats.org/officeDocument/2006/relationships/settings" Target="settings.xml" Id="rId8" /></Relationships>
</file>

<file path=word/_rels/footnotes.xml.rels><?xml version="1.0" encoding="UTF-8" standalone="yes"?>
<Relationships xmlns="http://schemas.openxmlformats.org/package/2006/relationships"><Relationship Id="rId8" Type="http://schemas.openxmlformats.org/officeDocument/2006/relationships/hyperlink" Target="https://www.nav.no/no/Person/hva-er-din-situasjon" TargetMode="External"/><Relationship Id="rId13" Type="http://schemas.openxmlformats.org/officeDocument/2006/relationships/hyperlink" Target="https://navet.adeo.no/ansatt/Etatstjenester/Personvern/slik-h%C3%A5ndterer-vi-innsyn-i-personopplysninger" TargetMode="External"/><Relationship Id="rId18" Type="http://schemas.openxmlformats.org/officeDocument/2006/relationships/hyperlink" Target="https://navno.sharepoint.com/sites/intranett-personvern/SiteAssets/SitePages/3/Styringsdokument%20for%20personvern_1.0.pdf" TargetMode="External"/><Relationship Id="rId3" Type="http://schemas.openxmlformats.org/officeDocument/2006/relationships/hyperlink" Target="https://www.datatilsynet.no/globalassets/global/regelverk/veiledere/dpia-veileder/sjekkliste-for-dpiafaser.pdf" TargetMode="External"/><Relationship Id="rId7" Type="http://schemas.openxmlformats.org/officeDocument/2006/relationships/hyperlink" Target="https://navno.sharepoint.com/sites/intranett-personvern/SitePages/Retting,-sletting-og-sperring.aspx?web=1" TargetMode="External"/><Relationship Id="rId12" Type="http://schemas.openxmlformats.org/officeDocument/2006/relationships/hyperlink" Target="https://navet.adeo.no/ansatt/Etatstjenester/Personvern/_attachment/490062?_ts=1675539ab30&amp;download=true" TargetMode="External"/><Relationship Id="rId17" Type="http://schemas.openxmlformats.org/officeDocument/2006/relationships/hyperlink" Target="https://navet.adeo.no/ansatt/Etatstjenester/Personvern/_attachment/490064?_ts=1647ec9ba38&amp;download=true" TargetMode="External"/><Relationship Id="rId2" Type="http://schemas.openxmlformats.org/officeDocument/2006/relationships/hyperlink" Target="https://www.nav.no/no/NAV+og+samfunn/Statistikk/Pensjon+-+statistikk/Alderspensjon" TargetMode="External"/><Relationship Id="rId16" Type="http://schemas.openxmlformats.org/officeDocument/2006/relationships/hyperlink" Target="https://navet.adeo.no/ansatt/Etatstjenester/Personvern/_attachment/490063?_ts=1647ec954a8&amp;download=true" TargetMode="External"/><Relationship Id="rId1" Type="http://schemas.openxmlformats.org/officeDocument/2006/relationships/hyperlink" Target="https://navet.adeo.no/ansatt/Etatstjenester/Stottefunksjoner/Arkiv+og+dokumenthandtering/Rutiner/_attachment/805331922?_ts=10f71ede7d0&amp;download=true" TargetMode="External"/><Relationship Id="rId6" Type="http://schemas.openxmlformats.org/officeDocument/2006/relationships/hyperlink" Target="https://confluence.adeo.no/display/PVK/4.2+Etterlevelsekravene+i+NAV" TargetMode="External"/><Relationship Id="rId11" Type="http://schemas.openxmlformats.org/officeDocument/2006/relationships/hyperlink" Target="https://www.nav.no/no/NAV+og+samfunn/Om+NAV/personvern-i-arbeids-og-velferdsetaten/personvernerkl%C3%A6ring-for-arbeids-og-velferdsetaten" TargetMode="External"/><Relationship Id="rId5" Type="http://schemas.openxmlformats.org/officeDocument/2006/relationships/hyperlink" Target="mailto:nav.eessi.helpdesk@nav.no" TargetMode="External"/><Relationship Id="rId15" Type="http://schemas.openxmlformats.org/officeDocument/2006/relationships/hyperlink" Target="https://navet.adeo.no/ansatt/Etatstjenester/Personvern/_attachment/490959?_ts=1655c361d58&amp;download=true" TargetMode="External"/><Relationship Id="rId10" Type="http://schemas.openxmlformats.org/officeDocument/2006/relationships/hyperlink" Target="https://www.nav.no/no/NAV+og+samfunn/Om+NAV/personvern-i-arbeids-og-velferdsetaten/Personopplysninger+i+s%C3%B8knader+til+NAV" TargetMode="External"/><Relationship Id="rId4" Type="http://schemas.openxmlformats.org/officeDocument/2006/relationships/hyperlink" Target="https://navno.sharepoint.com/sites/intranett-prosjekter-og-utvikling/SitePages/Modernisering-av-folkeregisteret.aspx" TargetMode="External"/><Relationship Id="rId9" Type="http://schemas.openxmlformats.org/officeDocument/2006/relationships/hyperlink" Target="https://www.nav.no/en/Home/Forms+for+individuals/Forms" TargetMode="External"/><Relationship Id="rId14" Type="http://schemas.openxmlformats.org/officeDocument/2006/relationships/hyperlink" Target="https://navet.adeo.no/Fag/Regelverk+og+rutiner/tjenestepakker-for-nav-kontor/administrative-rutiner/innsyn-opplysninger"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2021-05-05T00:00:00</PublishDate>
  <Abstract>En vurdering av personvernkonsekvenser (Data Protection Impact Assessment - DPIA) skal sikre at personvernet til de som er registrert i løsningen hos NAV ivaretas.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E2A1521550D7A48AB326AAFBB78B4A6" ma:contentTypeVersion="17" ma:contentTypeDescription="Create a new document." ma:contentTypeScope="" ma:versionID="f0ea313df79f43f099042551076aca45">
  <xsd:schema xmlns:xsd="http://www.w3.org/2001/XMLSchema" xmlns:xs="http://www.w3.org/2001/XMLSchema" xmlns:p="http://schemas.microsoft.com/office/2006/metadata/properties" xmlns:ns2="b03d7965-b2e5-471b-ae1f-33c279548f40" xmlns:ns3="22fb54e8-8695-438e-813f-ba1d707e115d" targetNamespace="http://schemas.microsoft.com/office/2006/metadata/properties" ma:root="true" ma:fieldsID="388e2b04b3c56a580bf2738443eb96d5" ns2:_="" ns3:_="">
    <xsd:import namespace="b03d7965-b2e5-471b-ae1f-33c279548f40"/>
    <xsd:import namespace="22fb54e8-8695-438e-813f-ba1d707e115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3d7965-b2e5-471b-ae1f-33c279548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228493a-ba9a-494e-af97-f05f01d29c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fb54e8-8695-438e-813f-ba1d707e115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dc17fb5-e4e2-4db0-9ef1-54d8c588fb87}" ma:internalName="TaxCatchAll" ma:showField="CatchAllData" ma:web="22fb54e8-8695-438e-813f-ba1d707e11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2fb54e8-8695-438e-813f-ba1d707e115d" xsi:nil="true"/>
    <lcf76f155ced4ddcb4097134ff3c332f xmlns="b03d7965-b2e5-471b-ae1f-33c279548f40">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994C87-E25E-4C13-B4A0-B01FB20AE9CF}">
  <ds:schemaRefs>
    <ds:schemaRef ds:uri="http://schemas.openxmlformats.org/officeDocument/2006/bibliography"/>
  </ds:schemaRefs>
</ds:datastoreItem>
</file>

<file path=customXml/itemProps3.xml><?xml version="1.0" encoding="utf-8"?>
<ds:datastoreItem xmlns:ds="http://schemas.openxmlformats.org/officeDocument/2006/customXml" ds:itemID="{21A9C9B8-1A8E-405A-B99D-E3D0C95F5B03}"/>
</file>

<file path=customXml/itemProps4.xml><?xml version="1.0" encoding="utf-8"?>
<ds:datastoreItem xmlns:ds="http://schemas.openxmlformats.org/officeDocument/2006/customXml" ds:itemID="{A796C677-B8E1-4CF3-9101-CC0F10B9C7E5}">
  <ds:schemaRefs>
    <ds:schemaRef ds:uri="http://schemas.microsoft.com/office/2006/metadata/properties"/>
    <ds:schemaRef ds:uri="http://schemas.microsoft.com/office/infopath/2007/PartnerControls"/>
    <ds:schemaRef ds:uri="22fb54e8-8695-438e-813f-ba1d707e115d"/>
    <ds:schemaRef ds:uri="b03d7965-b2e5-471b-ae1f-33c279548f40"/>
  </ds:schemaRefs>
</ds:datastoreItem>
</file>

<file path=customXml/itemProps5.xml><?xml version="1.0" encoding="utf-8"?>
<ds:datastoreItem xmlns:ds="http://schemas.openxmlformats.org/officeDocument/2006/customXml" ds:itemID="{2BD68569-D57D-4A9A-93DB-31E8B3AF0EA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2</ap:DocSecurity>
  <ap:ScaleCrop>false</ap:ScaleCrop>
  <ap:Company>NAV</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Vurdering av personvernkonsekvenser (PVK)</dc:title>
  <dc:subject/>
  <dc:creator>Aar, Christina</dc:creator>
  <cp:keywords/>
  <cp:lastModifiedBy>Rittik, Dey</cp:lastModifiedBy>
  <cp:revision>179</cp:revision>
  <cp:lastPrinted>2019-02-23T09:04:00Z</cp:lastPrinted>
  <dcterms:created xsi:type="dcterms:W3CDTF">2019-10-22T02:27:00Z</dcterms:created>
  <dcterms:modified xsi:type="dcterms:W3CDTF">2026-05-22T08:22:11Z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491420-1ae2-4120-89e6-e6f668f067e2_Enabled">
    <vt:lpwstr>True</vt:lpwstr>
  </property>
  <property fmtid="{D5CDD505-2E9C-101B-9397-08002B2CF9AE}" pid="3" name="MSIP_Label_d3491420-1ae2-4120-89e6-e6f668f067e2_SiteId">
    <vt:lpwstr>62366534-1ec3-4962-8869-9b5535279d0b</vt:lpwstr>
  </property>
  <property fmtid="{D5CDD505-2E9C-101B-9397-08002B2CF9AE}" pid="4" name="MSIP_Label_d3491420-1ae2-4120-89e6-e6f668f067e2_Ref">
    <vt:lpwstr>https://api.informationprotection.azure.com/api/62366534-1ec3-4962-8869-9b5535279d0b</vt:lpwstr>
  </property>
  <property fmtid="{D5CDD505-2E9C-101B-9397-08002B2CF9AE}" pid="5" name="MSIP_Label_d3491420-1ae2-4120-89e6-e6f668f067e2_Owner">
    <vt:lpwstr>Anna.Testaniere@nav.no</vt:lpwstr>
  </property>
  <property fmtid="{D5CDD505-2E9C-101B-9397-08002B2CF9AE}" pid="6" name="MSIP_Label_d3491420-1ae2-4120-89e6-e6f668f067e2_SetDate">
    <vt:lpwstr>2018-08-14T12:27:32.5660493+02:00</vt:lpwstr>
  </property>
  <property fmtid="{D5CDD505-2E9C-101B-9397-08002B2CF9AE}" pid="7" name="MSIP_Label_d3491420-1ae2-4120-89e6-e6f668f067e2_Name">
    <vt:lpwstr>NAV Internt</vt:lpwstr>
  </property>
  <property fmtid="{D5CDD505-2E9C-101B-9397-08002B2CF9AE}" pid="8" name="MSIP_Label_d3491420-1ae2-4120-89e6-e6f668f067e2_Application">
    <vt:lpwstr>Microsoft Azure Information Protection</vt:lpwstr>
  </property>
  <property fmtid="{D5CDD505-2E9C-101B-9397-08002B2CF9AE}" pid="9" name="MSIP_Label_d3491420-1ae2-4120-89e6-e6f668f067e2_Extended_MSFT_Method">
    <vt:lpwstr>Automatic</vt:lpwstr>
  </property>
  <property fmtid="{D5CDD505-2E9C-101B-9397-08002B2CF9AE}" pid="10" name="Sensitivity">
    <vt:lpwstr>NAV Internt</vt:lpwstr>
  </property>
  <property fmtid="{D5CDD505-2E9C-101B-9397-08002B2CF9AE}" pid="11" name="ContentTypeId">
    <vt:lpwstr>0x0101008E2A1521550D7A48AB326AAFBB78B4A6</vt:lpwstr>
  </property>
  <property fmtid="{D5CDD505-2E9C-101B-9397-08002B2CF9AE}" pid="12" name="AuthorIds_UIVersion_512">
    <vt:lpwstr>25</vt:lpwstr>
  </property>
  <property fmtid="{D5CDD505-2E9C-101B-9397-08002B2CF9AE}" pid="13" name="MediaServiceImageTags">
    <vt:lpwstr/>
  </property>
</Properties>
</file>